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Default="006944B6">
            <w:pPr>
              <w:pStyle w:val="a6"/>
              <w:spacing w:line="336" w:lineRule="auto"/>
              <w:jc w:val="center"/>
            </w:pPr>
            <w:bookmarkStart w:id="0" w:name="_top"/>
            <w:bookmarkEnd w:id="0"/>
            <w:r>
              <w:rPr>
                <w:rFonts w:eastAsia="돋움"/>
                <w:spacing w:val="-9"/>
                <w:sz w:val="20"/>
              </w:rPr>
              <w:t>개발기관</w:t>
            </w:r>
          </w:p>
          <w:p w14:paraId="6B941A0A" w14:textId="77777777" w:rsidR="00BA3CCE" w:rsidRDefault="006944B6">
            <w:pPr>
              <w:pStyle w:val="a6"/>
              <w:spacing w:line="336" w:lineRule="auto"/>
              <w:jc w:val="center"/>
            </w:pPr>
            <w:r>
              <w:rPr>
                <w:rFonts w:eastAsia="돋움"/>
                <w:spacing w:val="-9"/>
                <w:sz w:val="20"/>
              </w:rPr>
              <w:t>배정연번</w:t>
            </w:r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6614AFDB" w:rsidR="00BA3CCE" w:rsidRDefault="003F3305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Default="006944B6">
            <w:pPr>
              <w:pStyle w:val="2"/>
            </w:pPr>
            <w:r>
              <w:rPr>
                <w:rFonts w:eastAsia="돋움"/>
                <w:b/>
                <w:spacing w:val="-9"/>
              </w:rPr>
              <w:t>개발이력</w:t>
            </w:r>
          </w:p>
        </w:tc>
      </w:tr>
      <w:tr w:rsidR="00BA3CCE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Default="006944B6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최초 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40D8A5F5" w:rsidR="00BA3CCE" w:rsidRDefault="003F3305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2026.01.28</w:t>
            </w:r>
          </w:p>
        </w:tc>
      </w:tr>
      <w:tr w:rsidR="003A456D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3A456D" w:rsidRDefault="003A456D" w:rsidP="003A456D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1차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05E5F9FB" w:rsidR="003A456D" w:rsidRDefault="003A456D" w:rsidP="003A456D">
            <w:pPr>
              <w:pStyle w:val="1"/>
              <w:numPr>
                <w:ilvl w:val="0"/>
                <w:numId w:val="0"/>
              </w:numPr>
              <w:wordWrap/>
              <w:spacing w:line="336" w:lineRule="auto"/>
              <w:jc w:val="center"/>
              <w:rPr>
                <w:rFonts w:ascii="돋움" w:eastAsia="돋움"/>
                <w:spacing w:val="-9"/>
              </w:rPr>
            </w:pPr>
            <w:r>
              <w:rPr>
                <w:rFonts w:ascii="돋움"/>
                <w:spacing w:val="-9"/>
              </w:rPr>
              <w:t>2026.0</w:t>
            </w:r>
            <w:r>
              <w:rPr>
                <w:rFonts w:ascii="돋움" w:hint="eastAsia"/>
                <w:spacing w:val="-9"/>
              </w:rPr>
              <w:t>5</w:t>
            </w:r>
            <w:r>
              <w:rPr>
                <w:rFonts w:ascii="돋움"/>
                <w:spacing w:val="-9"/>
              </w:rPr>
              <w:t>.</w:t>
            </w:r>
            <w:r>
              <w:rPr>
                <w:rFonts w:ascii="돋움" w:hint="eastAsia"/>
                <w:spacing w:val="-9"/>
              </w:rPr>
              <w:t>01</w:t>
            </w:r>
          </w:p>
        </w:tc>
      </w:tr>
      <w:tr w:rsidR="003A456D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3A456D" w:rsidRDefault="003A456D" w:rsidP="003A456D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2차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3A456D" w:rsidRDefault="003A456D" w:rsidP="003A456D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3A456D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3A456D" w:rsidRDefault="003A456D" w:rsidP="003A456D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3차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3A456D" w:rsidRDefault="003A456D" w:rsidP="003A456D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</w:tbl>
    <w:p w14:paraId="7CA7E7FE" w14:textId="77777777" w:rsidR="00BA3CCE" w:rsidRDefault="00BA3CCE">
      <w:pPr>
        <w:pStyle w:val="a3"/>
        <w:wordWrap/>
        <w:spacing w:line="288" w:lineRule="auto"/>
        <w:jc w:val="left"/>
      </w:pPr>
    </w:p>
    <w:p w14:paraId="507BE5E5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3C2F6E50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02A7D107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7B0AA479" w14:textId="340E370F" w:rsidR="00BA3CCE" w:rsidRDefault="006944B6">
      <w:pPr>
        <w:pStyle w:val="a3"/>
        <w:wordWrap/>
        <w:snapToGrid w:val="0"/>
        <w:spacing w:line="336" w:lineRule="auto"/>
        <w:jc w:val="left"/>
      </w:pPr>
      <w:r>
        <w:rPr>
          <w:rFonts w:ascii="돋움"/>
          <w:b/>
          <w:spacing w:val="-18"/>
          <w:sz w:val="36"/>
        </w:rPr>
        <w:t>「</w:t>
      </w:r>
      <w:r w:rsidR="003F3305" w:rsidRPr="003F3305">
        <w:rPr>
          <w:rFonts w:ascii="돋움"/>
          <w:b/>
          <w:spacing w:val="-18"/>
          <w:sz w:val="36"/>
        </w:rPr>
        <w:t>Cursor AI</w:t>
      </w:r>
      <w:r w:rsidR="003F3305" w:rsidRPr="003F3305">
        <w:rPr>
          <w:rFonts w:ascii="돋움"/>
          <w:b/>
          <w:spacing w:val="-18"/>
          <w:sz w:val="36"/>
        </w:rPr>
        <w:t>를</w:t>
      </w:r>
      <w:r w:rsidR="003F3305" w:rsidRPr="003F3305">
        <w:rPr>
          <w:rFonts w:ascii="돋움"/>
          <w:b/>
          <w:spacing w:val="-18"/>
          <w:sz w:val="36"/>
        </w:rPr>
        <w:t xml:space="preserve"> </w:t>
      </w:r>
      <w:r w:rsidR="003F3305" w:rsidRPr="003F3305">
        <w:rPr>
          <w:rFonts w:ascii="돋움"/>
          <w:b/>
          <w:spacing w:val="-18"/>
          <w:sz w:val="36"/>
        </w:rPr>
        <w:t>활용한</w:t>
      </w:r>
      <w:r w:rsidR="003F3305" w:rsidRPr="003F3305">
        <w:rPr>
          <w:rFonts w:ascii="돋움"/>
          <w:b/>
          <w:spacing w:val="-18"/>
          <w:sz w:val="36"/>
        </w:rPr>
        <w:t xml:space="preserve"> </w:t>
      </w:r>
      <w:r w:rsidR="003F3305" w:rsidRPr="003F3305">
        <w:rPr>
          <w:rFonts w:ascii="돋움"/>
          <w:b/>
          <w:spacing w:val="-18"/>
          <w:sz w:val="36"/>
        </w:rPr>
        <w:t>소프트웨어</w:t>
      </w:r>
      <w:r w:rsidR="003F3305" w:rsidRPr="003F3305">
        <w:rPr>
          <w:rFonts w:ascii="돋움"/>
          <w:b/>
          <w:spacing w:val="-18"/>
          <w:sz w:val="36"/>
        </w:rPr>
        <w:t xml:space="preserve"> </w:t>
      </w:r>
      <w:r w:rsidR="003F3305" w:rsidRPr="003F3305">
        <w:rPr>
          <w:rFonts w:ascii="돋움"/>
          <w:b/>
          <w:spacing w:val="-18"/>
          <w:sz w:val="36"/>
        </w:rPr>
        <w:t>개발</w:t>
      </w:r>
      <w:r w:rsidR="003F3305" w:rsidRPr="003F3305">
        <w:rPr>
          <w:rFonts w:ascii="돋움"/>
          <w:b/>
          <w:spacing w:val="-18"/>
          <w:sz w:val="36"/>
        </w:rPr>
        <w:t xml:space="preserve"> </w:t>
      </w:r>
      <w:r w:rsidR="003F3305" w:rsidRPr="003F3305">
        <w:rPr>
          <w:rFonts w:ascii="돋움"/>
          <w:b/>
          <w:spacing w:val="-18"/>
          <w:sz w:val="36"/>
        </w:rPr>
        <w:t>과정</w:t>
      </w:r>
      <w:r w:rsidR="00F345AD" w:rsidRPr="00F345AD">
        <w:rPr>
          <w:rFonts w:ascii="돋움"/>
          <w:b/>
          <w:spacing w:val="-18"/>
          <w:sz w:val="36"/>
        </w:rPr>
        <w:t>-2</w:t>
      </w:r>
      <w:r w:rsidR="003F3305">
        <w:rPr>
          <w:rFonts w:ascii="돋움" w:hint="eastAsia"/>
          <w:b/>
          <w:spacing w:val="-18"/>
          <w:sz w:val="36"/>
        </w:rPr>
        <w:t>6</w:t>
      </w:r>
      <w:r w:rsidR="00F345AD" w:rsidRPr="00F345AD">
        <w:rPr>
          <w:rFonts w:ascii="돋움"/>
          <w:b/>
          <w:spacing w:val="-18"/>
          <w:sz w:val="36"/>
        </w:rPr>
        <w:t>-</w:t>
      </w:r>
      <w:r w:rsidR="003F3305">
        <w:rPr>
          <w:rFonts w:ascii="돋움" w:hint="eastAsia"/>
          <w:b/>
          <w:spacing w:val="-18"/>
          <w:sz w:val="36"/>
        </w:rPr>
        <w:t>04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254B93B" w14:textId="58A70846" w:rsidR="00BA3CCE" w:rsidRDefault="003F3305">
            <w:pPr>
              <w:pStyle w:val="a3"/>
              <w:wordWrap/>
              <w:spacing w:line="312" w:lineRule="auto"/>
              <w:jc w:val="center"/>
            </w:pPr>
            <w:r w:rsidRPr="003F3305">
              <w:rPr>
                <w:rFonts w:ascii="HY헤드라인M" w:eastAsia="HY헤드라인M"/>
                <w:sz w:val="46"/>
              </w:rPr>
              <w:t>Cursor AI를 활용한 소프트웨어 개발 과정</w:t>
            </w:r>
            <w:r>
              <w:rPr>
                <w:rFonts w:ascii="HY헤드라인M" w:eastAsia="HY헤드라인M" w:hint="eastAsia"/>
                <w:sz w:val="46"/>
              </w:rPr>
              <w:t xml:space="preserve"> </w:t>
            </w:r>
            <w:r>
              <w:rPr>
                <w:rFonts w:ascii="HY헤드라인M" w:eastAsia="HY헤드라인M"/>
                <w:sz w:val="46"/>
              </w:rPr>
              <w:t>워크북</w:t>
            </w:r>
          </w:p>
        </w:tc>
      </w:tr>
    </w:tbl>
    <w:p w14:paraId="35FA81D4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665369A5" w14:textId="77777777" w:rsidR="00BA3CCE" w:rsidRDefault="006944B6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</w:p>
    <w:p w14:paraId="2908D1A9" w14:textId="77777777" w:rsidR="00BA3CCE" w:rsidRDefault="006944B6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</w:p>
    <w:p w14:paraId="525FF764" w14:textId="77777777" w:rsidR="00BA3CCE" w:rsidRDefault="006944B6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600B6F5A" w:rsidR="00BA3CCE" w:rsidRDefault="006944B6">
            <w:pPr>
              <w:pStyle w:val="a3"/>
              <w:snapToGrid w:val="0"/>
              <w:spacing w:line="456" w:lineRule="auto"/>
              <w:ind w:left="498" w:hanging="398"/>
            </w:pPr>
            <w:r>
              <w:rPr>
                <w:rFonts w:ascii="돋움"/>
                <w:b/>
                <w:spacing w:val="-6"/>
                <w:sz w:val="24"/>
              </w:rPr>
              <w:t>※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 워크북 제출시 반드시 파일명을 </w:t>
            </w:r>
            <w:r w:rsidR="003F3305"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(제출년월일8자리)_</w:t>
            </w:r>
            <w:r>
              <w:rPr>
                <w:rFonts w:ascii="돋움"/>
                <w:b/>
                <w:spacing w:val="-6"/>
                <w:sz w:val="24"/>
              </w:rPr>
              <w:t>○○○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(성명).hwp로 하여 주십시오.(예시 : </w:t>
            </w:r>
            <w:r w:rsidR="003F3305">
              <w:rPr>
                <w:rFonts w:ascii="돋움" w:eastAsia="돋움"/>
                <w:b/>
                <w:spacing w:val="-6"/>
                <w:sz w:val="24"/>
              </w:rPr>
              <w:t>2026</w:t>
            </w:r>
            <w:r>
              <w:rPr>
                <w:rFonts w:ascii="돋움" w:eastAsia="돋움"/>
                <w:b/>
                <w:spacing w:val="-6"/>
                <w:sz w:val="24"/>
              </w:rPr>
              <w:t>0128_홍길동.hwp)</w:t>
            </w:r>
          </w:p>
        </w:tc>
      </w:tr>
    </w:tbl>
    <w:p w14:paraId="42A0C735" w14:textId="77777777" w:rsidR="00BA3CCE" w:rsidRDefault="00BA3CCE">
      <w:pPr>
        <w:pStyle w:val="a3"/>
        <w:tabs>
          <w:tab w:val="right" w:leader="middleDot" w:pos="13153"/>
        </w:tabs>
        <w:rPr>
          <w:rFonts w:ascii="한양중고딕" w:eastAsia="한양중고딕"/>
          <w:sz w:val="24"/>
        </w:rPr>
      </w:pPr>
    </w:p>
    <w:p w14:paraId="2D071006" w14:textId="1368C017" w:rsidR="00BA3CCE" w:rsidRDefault="006944B6">
      <w:pPr>
        <w:pStyle w:val="a3"/>
        <w:snapToGrid w:val="0"/>
        <w:spacing w:line="312" w:lineRule="auto"/>
      </w:pPr>
      <w:r>
        <w:rPr>
          <w:rFonts w:ascii="한양중고딕" w:eastAsia="한양중고딕"/>
          <w:spacing w:val="-5"/>
          <w:sz w:val="22"/>
        </w:rPr>
        <w:t xml:space="preserve">  개발일자 : </w:t>
      </w:r>
      <w:r w:rsidR="003F3305">
        <w:rPr>
          <w:rFonts w:ascii="한양중고딕" w:eastAsia="한양중고딕"/>
          <w:spacing w:val="-5"/>
          <w:sz w:val="22"/>
        </w:rPr>
        <w:t>2026</w:t>
      </w:r>
      <w:r>
        <w:rPr>
          <w:rFonts w:ascii="한양중고딕" w:eastAsia="한양중고딕"/>
          <w:spacing w:val="-5"/>
          <w:sz w:val="22"/>
        </w:rPr>
        <w:t>. 01. 28</w:t>
      </w:r>
    </w:p>
    <w:p w14:paraId="02FE92DF" w14:textId="77777777" w:rsidR="00BA3CCE" w:rsidRDefault="00BA3CCE">
      <w:pPr>
        <w:pStyle w:val="a3"/>
        <w:snapToGrid w:val="0"/>
        <w:spacing w:line="312" w:lineRule="auto"/>
        <w:rPr>
          <w:rFonts w:ascii="한양중고딕" w:eastAsia="한양중고딕"/>
          <w:spacing w:val="-5"/>
          <w:sz w:val="22"/>
        </w:rPr>
      </w:pPr>
    </w:p>
    <w:tbl>
      <w:tblPr>
        <w:tblOverlap w:val="never"/>
        <w:tblW w:w="909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092"/>
      </w:tblGrid>
      <w:tr w:rsidR="00BA3CCE" w14:paraId="788C5618" w14:textId="77777777" w:rsidTr="003F3305">
        <w:trPr>
          <w:trHeight w:val="1756"/>
        </w:trPr>
        <w:tc>
          <w:tcPr>
            <w:tcW w:w="9092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vAlign w:val="center"/>
          </w:tcPr>
          <w:p w14:paraId="331CF268" w14:textId="669B7EA3" w:rsidR="00BA3CCE" w:rsidRDefault="006944B6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0"/>
              </w:rPr>
              <w:lastRenderedPageBreak/>
              <w:t xml:space="preserve">워크 북 </w:t>
            </w:r>
          </w:p>
        </w:tc>
      </w:tr>
    </w:tbl>
    <w:p w14:paraId="3ACFE083" w14:textId="77777777" w:rsidR="00BA3CCE" w:rsidRDefault="00BA3CCE">
      <w:pPr>
        <w:pStyle w:val="a3"/>
        <w:wordWrap/>
        <w:jc w:val="center"/>
      </w:pPr>
    </w:p>
    <w:p w14:paraId="53E4DCED" w14:textId="77777777" w:rsidR="00BA3CCE" w:rsidRDefault="00BA3CCE">
      <w:pPr>
        <w:pStyle w:val="a3"/>
        <w:rPr>
          <w:rFonts w:ascii="휴먼명조" w:eastAsia="휴먼명조"/>
          <w:b/>
          <w:sz w:val="32"/>
        </w:rPr>
      </w:pPr>
    </w:p>
    <w:p w14:paraId="0DFC5A0D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517520E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0AB3B8CF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BC588E2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54211BF8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tbl>
      <w:tblPr>
        <w:tblOverlap w:val="never"/>
        <w:tblW w:w="89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550"/>
        <w:gridCol w:w="100"/>
        <w:gridCol w:w="3839"/>
        <w:gridCol w:w="190"/>
        <w:gridCol w:w="2061"/>
        <w:gridCol w:w="170"/>
      </w:tblGrid>
      <w:tr w:rsidR="00BA3CCE" w14:paraId="75EC2E97" w14:textId="77777777">
        <w:trPr>
          <w:trHeight w:val="190"/>
        </w:trPr>
        <w:tc>
          <w:tcPr>
            <w:tcW w:w="2607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153AD914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0DA6A1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 w:val="restart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9D888F" w14:textId="77777777" w:rsidR="00BA3CCE" w:rsidRDefault="006944B6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b/>
                <w:spacing w:val="-13"/>
                <w:sz w:val="26"/>
              </w:rPr>
              <w:t>PART</w:t>
            </w: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528CC2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231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7D1DA913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4EC226DA" w14:textId="77777777">
        <w:trPr>
          <w:trHeight w:val="76"/>
        </w:trPr>
        <w:tc>
          <w:tcPr>
            <w:tcW w:w="57" w:type="dxa"/>
            <w:tcBorders>
              <w:top w:val="single" w:sz="7" w:space="0" w:color="000000"/>
              <w:left w:val="singl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C45E41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55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609FC9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7DDE900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E482FC0" w14:textId="77777777" w:rsidR="00BA3CCE" w:rsidRDefault="00BA3CCE">
            <w:pPr>
              <w:pStyle w:val="a3"/>
            </w:pP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125CBAD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061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784E4E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7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4460C068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597352E2" w14:textId="77777777">
        <w:trPr>
          <w:trHeight w:val="2729"/>
        </w:trPr>
        <w:tc>
          <w:tcPr>
            <w:tcW w:w="8967" w:type="dxa"/>
            <w:gridSpan w:val="7"/>
            <w:tcBorders>
              <w:top w:val="non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tbl>
            <w:tblPr>
              <w:tblOverlap w:val="never"/>
              <w:tblW w:w="8458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820"/>
              <w:gridCol w:w="2819"/>
              <w:gridCol w:w="2819"/>
            </w:tblGrid>
            <w:tr w:rsidR="00BA3CCE" w14:paraId="31E3BA56" w14:textId="77777777">
              <w:trPr>
                <w:trHeight w:val="570"/>
                <w:tblHeader/>
              </w:trPr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9596791" w14:textId="77777777" w:rsidR="00BA3CCE" w:rsidRDefault="006944B6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PART1</w:t>
                  </w:r>
                </w:p>
              </w:tc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5E6EE82" w14:textId="77777777" w:rsidR="00BA3CCE" w:rsidRDefault="006944B6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PART2</w:t>
                  </w:r>
                </w:p>
              </w:tc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758B9FB" w14:textId="77777777" w:rsidR="00BA3CCE" w:rsidRDefault="006944B6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PART3</w:t>
                  </w:r>
                </w:p>
              </w:tc>
            </w:tr>
            <w:tr w:rsidR="00BA3CCE" w14:paraId="7B2AD912" w14:textId="77777777">
              <w:trPr>
                <w:trHeight w:val="593"/>
                <w:tblHeader/>
              </w:trPr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8703B27" w14:textId="1C25F8DF" w:rsidR="00BA3CCE" w:rsidRPr="003F5FFF" w:rsidRDefault="003F3305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F5FFF">
                    <w:rPr>
                      <w:rFonts w:ascii="돋움" w:eastAsia="돋움" w:hAnsi="돋움"/>
                      <w:b/>
                      <w:bCs/>
                      <w:sz w:val="24"/>
                    </w:rPr>
                    <w:t>Prompt Engineering</w:t>
                  </w:r>
                  <w:r w:rsidRPr="003F5FFF"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 xml:space="preserve">과 </w:t>
                  </w:r>
                  <w:r w:rsidRPr="003F5FFF">
                    <w:rPr>
                      <w:rFonts w:ascii="돋움" w:eastAsia="돋움" w:hAnsi="돋움"/>
                      <w:b/>
                      <w:bCs/>
                      <w:sz w:val="24"/>
                    </w:rPr>
                    <w:t>Cursor AI</w:t>
                  </w:r>
                </w:p>
              </w:tc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549A0CB3" w14:textId="64A67BB0" w:rsidR="00BA3CCE" w:rsidRPr="003F5FFF" w:rsidRDefault="003F3305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F5FFF"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>아름다운 소프트웨어를 위한 해석학적 접근</w:t>
                  </w:r>
                </w:p>
              </w:tc>
              <w:tc>
                <w:tcPr>
                  <w:tcW w:w="2819" w:type="dxa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4E61E72" w14:textId="0182815F" w:rsidR="00BA3CCE" w:rsidRPr="003F5FFF" w:rsidRDefault="00436554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F5FFF"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>Dual-Track UI + Logic TDD</w:t>
                  </w:r>
                </w:p>
              </w:tc>
            </w:tr>
            <w:tr w:rsidR="00BA3CCE" w14:paraId="0B0AE17B" w14:textId="77777777">
              <w:trPr>
                <w:trHeight w:val="480"/>
                <w:tblHeader/>
              </w:trPr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5D689B1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26D1269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2D680815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</w:tr>
            <w:tr w:rsidR="00BA3CCE" w14:paraId="549D7065" w14:textId="77777777">
              <w:trPr>
                <w:trHeight w:val="480"/>
                <w:tblHeader/>
              </w:trPr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78D99E" w14:textId="77777777" w:rsidR="00BA3CCE" w:rsidRDefault="00BA3CCE">
                  <w:pPr>
                    <w:pStyle w:val="-2"/>
                  </w:pPr>
                </w:p>
              </w:tc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414323" w14:textId="77777777" w:rsidR="00BA3CCE" w:rsidRDefault="00BA3CCE">
                  <w:pPr>
                    <w:pStyle w:val="-2"/>
                  </w:pPr>
                </w:p>
              </w:tc>
              <w:tc>
                <w:tcPr>
                  <w:tcW w:w="2819" w:type="dxa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0B96D28" w14:textId="77777777" w:rsidR="00BA3CCE" w:rsidRDefault="00BA3CCE">
                  <w:pPr>
                    <w:pStyle w:val="xl89"/>
                    <w:spacing w:line="360" w:lineRule="auto"/>
                    <w:rPr>
                      <w:rFonts w:ascii="휴먼명조" w:eastAsia="휴먼명조"/>
                      <w:spacing w:val="-2"/>
                      <w:w w:val="98"/>
                      <w:sz w:val="22"/>
                    </w:rPr>
                  </w:pPr>
                </w:p>
              </w:tc>
            </w:tr>
          </w:tbl>
          <w:p w14:paraId="36EDBCDE" w14:textId="77777777" w:rsidR="00BA3CCE" w:rsidRDefault="00BA3CCE">
            <w:pPr>
              <w:pStyle w:val="xl178"/>
              <w:wordWrap/>
              <w:jc w:val="center"/>
            </w:pPr>
          </w:p>
        </w:tc>
      </w:tr>
    </w:tbl>
    <w:p w14:paraId="383F97D2" w14:textId="77777777" w:rsidR="00BA3CCE" w:rsidRDefault="00BA3CCE">
      <w:pPr>
        <w:pStyle w:val="a3"/>
        <w:wordWrap/>
        <w:jc w:val="center"/>
      </w:pPr>
    </w:p>
    <w:p w14:paraId="7AB02675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2"/>
        </w:rPr>
      </w:pPr>
    </w:p>
    <w:p w14:paraId="52C0482B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color w:val="0000FF"/>
          <w:sz w:val="34"/>
        </w:rPr>
      </w:pPr>
    </w:p>
    <w:p w14:paraId="359D8897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778DE31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194CF7B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38C70629" w14:textId="77777777" w:rsidR="00BA3CCE" w:rsidRDefault="006944B6">
      <w:pPr>
        <w:pStyle w:val="a3"/>
      </w:pPr>
      <w: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BA3CCE" w14:paraId="72792A87" w14:textId="77777777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41384CBF" w14:textId="77777777" w:rsidR="003F3305" w:rsidRDefault="006944B6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  <w:r>
              <w:rPr>
                <w:rFonts w:ascii="돋움" w:eastAsia="돋움"/>
                <w:sz w:val="36"/>
              </w:rPr>
              <w:lastRenderedPageBreak/>
              <w:t xml:space="preserve"> </w:t>
            </w:r>
          </w:p>
          <w:p w14:paraId="0D64A76D" w14:textId="1FAD55EB" w:rsidR="003F3305" w:rsidRPr="00FC5B24" w:rsidRDefault="003F3305" w:rsidP="00FC5B24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PART1</w:t>
            </w:r>
            <w:r w:rsidR="00FC5B24"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 w:rsidRPr="00FC5B24">
              <w:rPr>
                <w:rFonts w:ascii="돋움" w:eastAsia="돋움"/>
                <w:b/>
                <w:sz w:val="28"/>
                <w:szCs w:val="20"/>
              </w:rPr>
              <w:t>Prompt Engineering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과 </w:t>
            </w:r>
            <w:r w:rsidRPr="00FC5B24">
              <w:rPr>
                <w:rFonts w:ascii="돋움" w:eastAsia="돋움"/>
                <w:b/>
                <w:sz w:val="28"/>
                <w:szCs w:val="20"/>
              </w:rPr>
              <w:t>Cursor AI</w:t>
            </w:r>
          </w:p>
          <w:p w14:paraId="400A9EC1" w14:textId="0F3DC284" w:rsidR="00BA3CCE" w:rsidRDefault="003A2D8E">
            <w:pPr>
              <w:pStyle w:val="a3"/>
              <w:wordWrap/>
              <w:snapToGrid w:val="0"/>
              <w:spacing w:line="480" w:lineRule="auto"/>
              <w:jc w:val="center"/>
            </w:pPr>
            <w:r w:rsidRPr="00FC5B24">
              <w:rPr>
                <w:rFonts w:ascii="돋움" w:eastAsia="돋움" w:hint="eastAsia"/>
                <w:b/>
                <w:sz w:val="36"/>
              </w:rPr>
              <w:t>실습</w:t>
            </w:r>
            <w:r w:rsidRPr="00FC5B24">
              <w:rPr>
                <w:rFonts w:ascii="돋움" w:eastAsia="돋움"/>
                <w:b/>
                <w:sz w:val="36"/>
              </w:rPr>
              <w:t xml:space="preserve">- </w:t>
            </w:r>
            <w:r w:rsidRPr="00FC5B24">
              <w:rPr>
                <w:rFonts w:ascii="돋움" w:eastAsia="돋움" w:hint="eastAsia"/>
                <w:b/>
                <w:sz w:val="36"/>
              </w:rPr>
              <w:t xml:space="preserve">실무 프롬프트 고치기 </w:t>
            </w:r>
            <w:r w:rsidRPr="00FC5B24">
              <w:rPr>
                <w:rFonts w:ascii="돋움" w:eastAsia="돋움"/>
                <w:b/>
                <w:sz w:val="36"/>
              </w:rPr>
              <w:t xml:space="preserve">&amp; </w:t>
            </w:r>
            <w:r w:rsidRPr="00FC5B24">
              <w:rPr>
                <w:rFonts w:ascii="돋움" w:eastAsia="돋움" w:hint="eastAsia"/>
                <w:b/>
                <w:sz w:val="36"/>
              </w:rPr>
              <w:t>개선하기</w:t>
            </w:r>
          </w:p>
        </w:tc>
      </w:tr>
    </w:tbl>
    <w:p w14:paraId="2D6163C5" w14:textId="77777777" w:rsidR="00BA3CCE" w:rsidRDefault="00BA3CCE">
      <w:pPr>
        <w:pStyle w:val="a3"/>
        <w:wordWrap/>
        <w:jc w:val="center"/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255981" w14:paraId="6A82C3A8" w14:textId="77777777" w:rsidTr="003F256D">
        <w:tc>
          <w:tcPr>
            <w:tcW w:w="454" w:type="pct"/>
          </w:tcPr>
          <w:p w14:paraId="0E06E322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9444095" w14:textId="77777777" w:rsidR="00255981" w:rsidRDefault="00255981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24"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1: </w:t>
            </w:r>
            <w:r w:rsidRPr="00FC5B24"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>나쁜 프롬프트 개선하기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  <w:p w14:paraId="0A6E5492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24"/>
                <w:szCs w:val="18"/>
              </w:rPr>
            </w:pPr>
            <w:r w:rsidRPr="00FC5B24">
              <w:rPr>
                <w:rFonts w:ascii="돋움" w:eastAsia="돋움"/>
                <w:b/>
                <w:sz w:val="24"/>
                <w:szCs w:val="18"/>
              </w:rPr>
              <w:t>"</w:t>
            </w: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로그인 기능 만들어줘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>"</w:t>
            </w:r>
          </w:p>
          <w:p w14:paraId="45AF209B" w14:textId="77777777" w:rsidR="00255981" w:rsidRPr="00063C10" w:rsidRDefault="00255981" w:rsidP="003F256D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학습자 과제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>: P-C-T-F</w:t>
            </w: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로 개선</w:t>
            </w:r>
          </w:p>
        </w:tc>
      </w:tr>
    </w:tbl>
    <w:p w14:paraId="3598ECB5" w14:textId="77777777" w:rsidR="00255981" w:rsidRDefault="00255981" w:rsidP="0025598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6BDAC14" w14:textId="77777777" w:rsidR="00255981" w:rsidRDefault="00255981" w:rsidP="00255981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AF3A38">
        <w:rPr>
          <w:rFonts w:hint="eastAsia"/>
        </w:rPr>
        <w:t xml:space="preserve">□ </w:t>
      </w:r>
      <w:r w:rsidRPr="00BD0923">
        <w:rPr>
          <w:rFonts w:hint="eastAsia"/>
          <w:b/>
          <w:bCs/>
        </w:rPr>
        <w:t>개선</w:t>
      </w:r>
      <w:r w:rsidRPr="00BD0923">
        <w:rPr>
          <w:b/>
          <w:bCs/>
        </w:rPr>
        <w:t xml:space="preserve"> 후 (P-C-T-F 구조 적용 프롬프트)</w:t>
      </w:r>
    </w:p>
    <w:p w14:paraId="1D9581BD" w14:textId="77777777" w:rsidR="00436706" w:rsidRPr="00B52439" w:rsidRDefault="00436706" w:rsidP="00436706">
      <w:pPr>
        <w:spacing w:before="60" w:after="60"/>
        <w:rPr>
          <w:sz w:val="32"/>
          <w:szCs w:val="32"/>
        </w:rPr>
      </w:pPr>
      <w:r w:rsidRPr="00B52439">
        <w:rPr>
          <w:rFonts w:ascii="Cambria Math" w:eastAsia="Arial" w:hAnsi="Cambria Math" w:cs="Cambria Math"/>
          <w:b/>
          <w:bCs/>
          <w:color w:val="222222"/>
        </w:rPr>
        <w:t>▶</w:t>
      </w:r>
      <w:r w:rsidRPr="00B52439">
        <w:rPr>
          <w:rFonts w:ascii="Arial" w:eastAsia="Arial" w:hAnsi="Arial" w:cs="Arial"/>
          <w:b/>
          <w:bCs/>
          <w:color w:val="222222"/>
        </w:rPr>
        <w:t xml:space="preserve"> </w:t>
      </w:r>
      <w:r w:rsidRPr="00B52439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211AD621" w14:textId="30A03BCC" w:rsidR="00436706" w:rsidRPr="00436706" w:rsidRDefault="00436706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```</w:t>
      </w:r>
    </w:p>
    <w:p w14:paraId="757F4A50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당신은</w:t>
      </w:r>
      <w:r w:rsidRPr="00436706">
        <w:rPr>
          <w:sz w:val="20"/>
          <w:szCs w:val="20"/>
        </w:rPr>
        <w:t xml:space="preserve"> 보안 중심 백엔드 개발자입니다.</w:t>
      </w:r>
    </w:p>
    <w:p w14:paraId="2F52D11B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172CBDF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다음</w:t>
      </w:r>
      <w:r w:rsidRPr="00436706">
        <w:rPr>
          <w:sz w:val="20"/>
          <w:szCs w:val="20"/>
        </w:rPr>
        <w:t xml:space="preserve"> 요구사항에 따라 로그인 기능을 설계하십시오.</w:t>
      </w:r>
    </w:p>
    <w:p w14:paraId="2A809FAC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237A5564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272A90E1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P (Purpose) — 목적</w:t>
      </w:r>
    </w:p>
    <w:p w14:paraId="2704E061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0120BE8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60394FD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사용자가</w:t>
      </w:r>
      <w:r w:rsidRPr="00436706">
        <w:rPr>
          <w:sz w:val="20"/>
          <w:szCs w:val="20"/>
        </w:rPr>
        <w:t xml:space="preserve"> 이메일과 비밀번호를 사용하여 인증할 수 있는 로그인 기능을 설계한다.</w:t>
      </w:r>
    </w:p>
    <w:p w14:paraId="11B84040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보안성과</w:t>
      </w:r>
      <w:r w:rsidRPr="00436706">
        <w:rPr>
          <w:sz w:val="20"/>
          <w:szCs w:val="20"/>
        </w:rPr>
        <w:t xml:space="preserve"> 명확한 입력/출력 계약을 갖춘 구조를 목표로 한다.</w:t>
      </w:r>
    </w:p>
    <w:p w14:paraId="64859A16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747518BA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4B429680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C (Context) — 맥락</w:t>
      </w:r>
    </w:p>
    <w:p w14:paraId="54947AF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5F3D9CE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REST API 기반 서버 환경</w:t>
      </w:r>
    </w:p>
    <w:p w14:paraId="59BA62CD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lastRenderedPageBreak/>
        <w:t>- JWT 기반 인증</w:t>
      </w:r>
    </w:p>
    <w:p w14:paraId="5E6D347A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비밀번호는 해시 저장됨</w:t>
      </w:r>
    </w:p>
    <w:p w14:paraId="1E831CA4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UI 구현은 제외</w:t>
      </w:r>
    </w:p>
    <w:p w14:paraId="26EE7DC5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DB 실제 구현은 제외 (인터페이스만 정의)</w:t>
      </w:r>
    </w:p>
    <w:p w14:paraId="265BBF44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28C55F3C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T (Task) — 작업</w:t>
      </w:r>
    </w:p>
    <w:p w14:paraId="36E337D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45E32CE5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다음을 구조화하여 작성하시오:</w:t>
      </w:r>
    </w:p>
    <w:p w14:paraId="373E2096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1. 입력 계약 정의</w:t>
      </w:r>
    </w:p>
    <w:p w14:paraId="6574FAB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2. 출력 계약 정의</w:t>
      </w:r>
    </w:p>
    <w:p w14:paraId="53C2878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3. 인증 처리 흐름 정의</w:t>
      </w:r>
    </w:p>
    <w:p w14:paraId="68D74D51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4. 실패 시 정책 정의</w:t>
      </w:r>
    </w:p>
    <w:p w14:paraId="26BE0A7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5. 보안 요구사항 정의</w:t>
      </w:r>
    </w:p>
    <w:p w14:paraId="63A57D75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6. 테스트 전략 정의</w:t>
      </w:r>
    </w:p>
    <w:p w14:paraId="5ECACABE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24D0C1AD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77A2DDD7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F (Format) — 출력 형식</w:t>
      </w:r>
    </w:p>
    <w:p w14:paraId="3E2572B2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3DADFE97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Markdown 구조로 작성하시오.</w:t>
      </w:r>
    </w:p>
    <w:p w14:paraId="570CBE39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다음 항목을 반드시 포함하시오:</w:t>
      </w:r>
    </w:p>
    <w:p w14:paraId="1EEA629B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입력 스키마</w:t>
      </w:r>
    </w:p>
    <w:p w14:paraId="20D59C3E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출력 스키마</w:t>
      </w:r>
    </w:p>
    <w:p w14:paraId="3DD7B86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에러 코드 정의</w:t>
      </w:r>
    </w:p>
    <w:p w14:paraId="17C97AD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인증 절차 단계</w:t>
      </w:r>
    </w:p>
    <w:p w14:paraId="277A71E2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예외 처리 정책</w:t>
      </w:r>
    </w:p>
    <w:p w14:paraId="1F6FB489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보안 체크리스트</w:t>
      </w:r>
    </w:p>
    <w:p w14:paraId="1B6D9F8C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테스트 케이스 목록</w:t>
      </w:r>
    </w:p>
    <w:p w14:paraId="578E850A" w14:textId="77777777" w:rsidR="00255981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구현 코드는 작성하지 마시오.</w:t>
      </w:r>
    </w:p>
    <w:p w14:paraId="6C0D6F15" w14:textId="303AFCC8" w:rsidR="00436706" w:rsidRPr="00436706" w:rsidRDefault="00436706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1192BFE8" w14:textId="77777777" w:rsidR="00255981" w:rsidRPr="00FC5B24" w:rsidRDefault="00255981" w:rsidP="00255981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>
        <w:br w:type="page"/>
      </w:r>
      <w:r w:rsidRPr="00293C28">
        <w:rPr>
          <w:rFonts w:ascii="돋움" w:eastAsia="돋움"/>
          <w:b/>
          <w:sz w:val="36"/>
          <w:szCs w:val="36"/>
          <w:u w:val="single"/>
        </w:rPr>
        <w:lastRenderedPageBreak/>
        <w:t xml:space="preserve">실습 #1 </w:t>
      </w:r>
      <w:r w:rsidRPr="00293C28">
        <w:rPr>
          <w:rFonts w:ascii="돋움" w:eastAsia="돋움"/>
          <w:b/>
          <w:sz w:val="36"/>
          <w:szCs w:val="36"/>
          <w:u w:val="single"/>
        </w:rPr>
        <w:t>—</w:t>
      </w:r>
      <w:r w:rsidRPr="00293C28">
        <w:rPr>
          <w:rFonts w:ascii="돋움" w:eastAsia="돋움"/>
          <w:b/>
          <w:sz w:val="36"/>
          <w:szCs w:val="36"/>
          <w:u w:val="single"/>
        </w:rPr>
        <w:t xml:space="preserve"> 실무 프롬프트 고치기 &amp; 개선하기</w:t>
      </w:r>
    </w:p>
    <w:p w14:paraId="45D8D0A4" w14:textId="77777777" w:rsidR="00255981" w:rsidRPr="00293C28" w:rsidRDefault="00255981" w:rsidP="00255981">
      <w:pPr>
        <w:widowControl w:val="0"/>
        <w:wordWrap w:val="0"/>
        <w:autoSpaceDE w:val="0"/>
        <w:autoSpaceDN w:val="0"/>
        <w:spacing w:after="160"/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255981" w14:paraId="77B3044B" w14:textId="77777777" w:rsidTr="003F256D">
        <w:tc>
          <w:tcPr>
            <w:tcW w:w="454" w:type="pct"/>
          </w:tcPr>
          <w:p w14:paraId="29C9079C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035B1F5" w14:textId="77777777" w:rsidR="00255981" w:rsidRPr="00BD0923" w:rsidRDefault="00255981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BD0923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과제 2</w:t>
            </w:r>
            <w:r w:rsidRPr="00BD0923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7-Step Framework </w:t>
            </w:r>
            <w:r w:rsidRPr="00BD0923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작성</w:t>
            </w:r>
          </w:p>
          <w:p w14:paraId="46F8C604" w14:textId="77777777" w:rsidR="00255981" w:rsidRPr="00293C28" w:rsidRDefault="00255981" w:rsidP="006944B6">
            <w:pPr>
              <w:pStyle w:val="a3"/>
              <w:numPr>
                <w:ilvl w:val="0"/>
                <w:numId w:val="8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</w:p>
          <w:p w14:paraId="50D16244" w14:textId="77777777" w:rsidR="00255981" w:rsidRPr="00FC5B24" w:rsidRDefault="00255981" w:rsidP="006944B6">
            <w:pPr>
              <w:pStyle w:val="a3"/>
              <w:numPr>
                <w:ilvl w:val="0"/>
                <w:numId w:val="8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제안 문제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(Suggested Problem)</w:t>
            </w:r>
          </w:p>
          <w:p w14:paraId="0BB3AA3D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당신은 한 이커머스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 기업의 소프트웨어 설계자입니다.</w:t>
            </w:r>
          </w:p>
          <w:p w14:paraId="0696B058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현재 회사는 장바구니 시스템을 새롭게 설계하려고 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5DF7CCB3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기존 시스템은 다음과 같은 문제를 가지고 있습니다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:</w:t>
            </w:r>
          </w:p>
          <w:p w14:paraId="0674D9BB" w14:textId="77777777" w:rsidR="00255981" w:rsidRPr="00FC5B24" w:rsidRDefault="00255981" w:rsidP="006944B6">
            <w:pPr>
              <w:pStyle w:val="a3"/>
              <w:numPr>
                <w:ilvl w:val="0"/>
                <w:numId w:val="9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비즈니스 규칙이 명확히 정의되지 않음</w:t>
            </w:r>
          </w:p>
          <w:p w14:paraId="4BD18139" w14:textId="77777777" w:rsidR="00255981" w:rsidRPr="00FC5B24" w:rsidRDefault="00255981" w:rsidP="006944B6">
            <w:pPr>
              <w:pStyle w:val="a3"/>
              <w:numPr>
                <w:ilvl w:val="0"/>
                <w:numId w:val="9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기능 요구사항과 도메인 규칙이 혼재됨</w:t>
            </w:r>
          </w:p>
          <w:p w14:paraId="3F573A94" w14:textId="77777777" w:rsidR="00255981" w:rsidRPr="00FC5B24" w:rsidRDefault="00255981" w:rsidP="006944B6">
            <w:pPr>
              <w:pStyle w:val="a3"/>
              <w:numPr>
                <w:ilvl w:val="0"/>
                <w:numId w:val="9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테스트 기준이 명확하지 않음</w:t>
            </w:r>
          </w:p>
          <w:p w14:paraId="106F1590" w14:textId="77777777" w:rsidR="00255981" w:rsidRPr="00FC5B24" w:rsidRDefault="00255981" w:rsidP="006944B6">
            <w:pPr>
              <w:pStyle w:val="a3"/>
              <w:numPr>
                <w:ilvl w:val="0"/>
                <w:numId w:val="9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확장 시 구조가 쉽게 깨짐</w:t>
            </w:r>
          </w:p>
          <w:p w14:paraId="109AE7F8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회사는 새로운 장바구니 시스템을 설계할 때</w:t>
            </w:r>
          </w:p>
          <w:p w14:paraId="21C1C07B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명확한 사고 구조와 단계적 프레임워크를 적용하기를 원합니다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2101E8AE" w14:textId="77777777" w:rsidR="00255981" w:rsidRPr="00FC5B24" w:rsidRDefault="00255981" w:rsidP="006944B6">
            <w:pPr>
              <w:pStyle w:val="a3"/>
              <w:numPr>
                <w:ilvl w:val="0"/>
                <w:numId w:val="10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학습자 과제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(Task for Learner)</w:t>
            </w:r>
          </w:p>
          <w:p w14:paraId="61482550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다음 조건을 만족하도록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7-Step Framework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를 작성하시오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27CC608E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목표</w:t>
            </w:r>
          </w:p>
          <w:p w14:paraId="66A0F00A" w14:textId="77777777" w:rsidR="00255981" w:rsidRPr="00FC5B24" w:rsidRDefault="00255981" w:rsidP="006944B6">
            <w:pPr>
              <w:pStyle w:val="a3"/>
              <w:numPr>
                <w:ilvl w:val="0"/>
                <w:numId w:val="11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이커머스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 장바구니 시스템을 7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단계 구조로 분석하고 설계 구조를 도출한다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4725A246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수행 요구사항</w:t>
            </w:r>
          </w:p>
          <w:p w14:paraId="09CF2DD3" w14:textId="77777777" w:rsidR="00255981" w:rsidRPr="00FC5B24" w:rsidRDefault="00255981" w:rsidP="006944B6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lastRenderedPageBreak/>
              <w:t>문제 인식 단계 정의</w:t>
            </w:r>
          </w:p>
          <w:p w14:paraId="6C1DBBAF" w14:textId="77777777" w:rsidR="00255981" w:rsidRPr="00FC5B24" w:rsidRDefault="00255981" w:rsidP="006944B6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핵심 개념 및 불변 조건 도출</w:t>
            </w:r>
          </w:p>
          <w:p w14:paraId="4BB62614" w14:textId="77777777" w:rsidR="00255981" w:rsidRPr="00FC5B24" w:rsidRDefault="00255981" w:rsidP="006944B6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도메인 모델 식별</w:t>
            </w:r>
          </w:p>
          <w:p w14:paraId="25DFB0B3" w14:textId="77777777" w:rsidR="00255981" w:rsidRPr="00FC5B24" w:rsidRDefault="00255981" w:rsidP="006944B6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주요 유스케이스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 정의</w:t>
            </w:r>
          </w:p>
          <w:p w14:paraId="118A77EE" w14:textId="77777777" w:rsidR="00255981" w:rsidRPr="00FC5B24" w:rsidRDefault="00255981" w:rsidP="006944B6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/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출력 계약 정의</w:t>
            </w:r>
          </w:p>
          <w:p w14:paraId="0827A215" w14:textId="77777777" w:rsidR="00255981" w:rsidRPr="00FC5B24" w:rsidRDefault="00255981" w:rsidP="006944B6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테스트 전략 수립</w:t>
            </w:r>
          </w:p>
          <w:p w14:paraId="7381B114" w14:textId="77777777" w:rsidR="00255981" w:rsidRPr="00FC5B24" w:rsidRDefault="00255981" w:rsidP="006944B6">
            <w:pPr>
              <w:pStyle w:val="a3"/>
              <w:numPr>
                <w:ilvl w:val="0"/>
                <w:numId w:val="12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확장 가능성 및 리스크 분석</w:t>
            </w:r>
          </w:p>
          <w:p w14:paraId="517347F9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제약 조건</w:t>
            </w:r>
          </w:p>
          <w:p w14:paraId="4E9CF119" w14:textId="77777777" w:rsidR="00255981" w:rsidRPr="00FC5B24" w:rsidRDefault="00255981" w:rsidP="006944B6">
            <w:pPr>
              <w:pStyle w:val="a3"/>
              <w:numPr>
                <w:ilvl w:val="0"/>
                <w:numId w:val="13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UI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구현은 포함하지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75DA3D85" w14:textId="77777777" w:rsidR="00255981" w:rsidRPr="00FC5B24" w:rsidRDefault="00255981" w:rsidP="006944B6">
            <w:pPr>
              <w:pStyle w:val="a3"/>
              <w:numPr>
                <w:ilvl w:val="0"/>
                <w:numId w:val="13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데이터베이스 설계는 포함하지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507717AB" w14:textId="77777777" w:rsidR="00255981" w:rsidRPr="00FC5B24" w:rsidRDefault="00255981" w:rsidP="006944B6">
            <w:pPr>
              <w:pStyle w:val="a3"/>
              <w:numPr>
                <w:ilvl w:val="0"/>
                <w:numId w:val="13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비즈니스 규칙은 명확하게 서술한다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03D3DACF" w14:textId="77777777" w:rsidR="00255981" w:rsidRPr="00FC5B24" w:rsidRDefault="00255981" w:rsidP="006944B6">
            <w:pPr>
              <w:pStyle w:val="a3"/>
              <w:numPr>
                <w:ilvl w:val="0"/>
                <w:numId w:val="13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모호한 표현을 사용하지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717DE8F3" w14:textId="77777777" w:rsidR="00255981" w:rsidRPr="00FC5B24" w:rsidRDefault="00255981" w:rsidP="006944B6">
            <w:pPr>
              <w:pStyle w:val="a3"/>
              <w:numPr>
                <w:ilvl w:val="0"/>
                <w:numId w:val="13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구조화된 형식으로 작성한다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065EA37F" w14:textId="77777777" w:rsidR="00255981" w:rsidRPr="00BD0923" w:rsidRDefault="00255981" w:rsidP="003F256D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29B8A430" w14:textId="77777777" w:rsidR="00255981" w:rsidRDefault="00255981" w:rsidP="0025598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B7F917E" w14:textId="77777777" w:rsidR="00255981" w:rsidRDefault="00255981" w:rsidP="00255981">
      <w:pPr>
        <w:widowControl w:val="0"/>
        <w:autoSpaceDE w:val="0"/>
        <w:autoSpaceDN w:val="0"/>
        <w:spacing w:after="160"/>
        <w:rPr>
          <w:b/>
          <w:bCs/>
        </w:rPr>
      </w:pPr>
      <w:r w:rsidRPr="00AF3A38">
        <w:rPr>
          <w:rFonts w:hint="eastAsia"/>
        </w:rPr>
        <w:t xml:space="preserve">□ </w:t>
      </w:r>
      <w:r w:rsidRPr="00BD0923">
        <w:rPr>
          <w:b/>
          <w:bCs/>
        </w:rPr>
        <w:t>정답 프롬프트 예시 (7-Step Framework — 이커머스 장바구니 시스템)</w:t>
      </w:r>
    </w:p>
    <w:p w14:paraId="56BFFB87" w14:textId="0E6DBC0E" w:rsidR="00476349" w:rsidRDefault="00476349" w:rsidP="00255981">
      <w:pPr>
        <w:widowControl w:val="0"/>
        <w:autoSpaceDE w:val="0"/>
        <w:autoSpaceDN w:val="0"/>
        <w:spacing w:after="160"/>
        <w:rPr>
          <w:b/>
          <w:bCs/>
        </w:rPr>
      </w:pPr>
      <w:r>
        <w:rPr>
          <w:rFonts w:hint="eastAsia"/>
          <w:b/>
          <w:bCs/>
        </w:rPr>
        <w:t xml:space="preserve">아래 프롬프트를 </w:t>
      </w:r>
    </w:p>
    <w:p w14:paraId="407C7E6E" w14:textId="77777777" w:rsidR="00476349" w:rsidRDefault="00476349" w:rsidP="00255981">
      <w:pPr>
        <w:widowControl w:val="0"/>
        <w:autoSpaceDE w:val="0"/>
        <w:autoSpaceDN w:val="0"/>
        <w:spacing w:after="160"/>
        <w:rPr>
          <w:b/>
          <w:bCs/>
        </w:rPr>
      </w:pPr>
    </w:p>
    <w:p w14:paraId="5AEEA7E3" w14:textId="6F714E00" w:rsidR="00476349" w:rsidRDefault="00476349" w:rsidP="00255981">
      <w:pPr>
        <w:widowControl w:val="0"/>
        <w:autoSpaceDE w:val="0"/>
        <w:autoSpaceDN w:val="0"/>
        <w:spacing w:after="160"/>
        <w:rPr>
          <w:b/>
          <w:bCs/>
        </w:rPr>
      </w:pPr>
      <w:r w:rsidRPr="00476349">
        <w:rPr>
          <w:b/>
          <w:bCs/>
        </w:rPr>
        <w:t>STEP 1~3은 반드시 단계별</w:t>
      </w:r>
      <w:r w:rsidRPr="00476349">
        <w:rPr>
          <w:b/>
          <w:bCs/>
        </w:rPr>
        <w:br/>
        <w:t>STEP 4~7은 묶어서 가능</w:t>
      </w:r>
    </w:p>
    <w:p w14:paraId="14E94570" w14:textId="77777777" w:rsidR="00476349" w:rsidRDefault="00476349" w:rsidP="00255981">
      <w:pPr>
        <w:widowControl w:val="0"/>
        <w:autoSpaceDE w:val="0"/>
        <w:autoSpaceDN w:val="0"/>
        <w:spacing w:after="160"/>
        <w:rPr>
          <w:b/>
          <w:bCs/>
        </w:rPr>
      </w:pPr>
    </w:p>
    <w:p w14:paraId="7204848A" w14:textId="694E3BE5" w:rsidR="00476349" w:rsidRPr="00BD0923" w:rsidRDefault="00476349" w:rsidP="00255981">
      <w:pPr>
        <w:widowControl w:val="0"/>
        <w:autoSpaceDE w:val="0"/>
        <w:autoSpaceDN w:val="0"/>
        <w:spacing w:after="160"/>
        <w:rPr>
          <w:b/>
          <w:bCs/>
        </w:rPr>
      </w:pPr>
      <w:r>
        <w:rPr>
          <w:rFonts w:hint="eastAsia"/>
          <w:b/>
          <w:bCs/>
        </w:rPr>
        <w:t>실행해 봅니다.</w:t>
      </w:r>
    </w:p>
    <w:p w14:paraId="4369BD7B" w14:textId="77777777" w:rsidR="00436706" w:rsidRPr="00B52439" w:rsidRDefault="00436706" w:rsidP="00436706">
      <w:pPr>
        <w:spacing w:before="60" w:after="60"/>
        <w:rPr>
          <w:sz w:val="32"/>
          <w:szCs w:val="32"/>
        </w:rPr>
      </w:pPr>
      <w:r w:rsidRPr="00B52439">
        <w:rPr>
          <w:rFonts w:ascii="Cambria Math" w:eastAsia="Arial" w:hAnsi="Cambria Math" w:cs="Cambria Math"/>
          <w:b/>
          <w:bCs/>
          <w:color w:val="222222"/>
        </w:rPr>
        <w:t>▶</w:t>
      </w:r>
      <w:r w:rsidRPr="00B52439">
        <w:rPr>
          <w:rFonts w:ascii="Arial" w:eastAsia="Arial" w:hAnsi="Arial" w:cs="Arial"/>
          <w:b/>
          <w:bCs/>
          <w:color w:val="222222"/>
        </w:rPr>
        <w:t xml:space="preserve"> </w:t>
      </w:r>
      <w:r w:rsidRPr="00B52439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57FD5042" w14:textId="3755B206" w:rsidR="00255981" w:rsidRPr="00436706" w:rsidRDefault="00436706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```</w:t>
      </w:r>
    </w:p>
    <w:p w14:paraId="2BFCEABD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당신은</w:t>
      </w:r>
      <w:r w:rsidRPr="00436706">
        <w:rPr>
          <w:sz w:val="20"/>
          <w:szCs w:val="20"/>
        </w:rPr>
        <w:t xml:space="preserve"> 소프트웨어 설계 전문가입니다.</w:t>
      </w:r>
    </w:p>
    <w:p w14:paraId="20C62AAE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6D601CC4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이커머스</w:t>
      </w:r>
      <w:r w:rsidRPr="00436706">
        <w:rPr>
          <w:sz w:val="20"/>
          <w:szCs w:val="20"/>
        </w:rPr>
        <w:t xml:space="preserve"> 장바구니 시스템을 7-Step Framework로 구조화하십시오.</w:t>
      </w:r>
    </w:p>
    <w:p w14:paraId="1B3C76F4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79AC29E8" w14:textId="4B12F6BB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조건:</w:t>
      </w:r>
    </w:p>
    <w:p w14:paraId="5CD09D1E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UI 구현은 포함하지 않는다.</w:t>
      </w:r>
    </w:p>
    <w:p w14:paraId="4A288135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DB 설계는 포함하지 않는다.</w:t>
      </w:r>
    </w:p>
    <w:p w14:paraId="0EF1AB05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순수 도메인 로직 중심으로 작성한다.</w:t>
      </w:r>
    </w:p>
    <w:p w14:paraId="683A8D58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입력과 출력은 명확히 정의한다.</w:t>
      </w:r>
    </w:p>
    <w:p w14:paraId="294D6175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모호한 표현을 사용하지 않는다.</w:t>
      </w:r>
    </w:p>
    <w:p w14:paraId="18A07BFB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구조화된 Markdown으로 작성한다.</w:t>
      </w:r>
    </w:p>
    <w:p w14:paraId="5FC101AE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0A6A6494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2EA1389D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STEP 1 — 문제 인식</w:t>
      </w:r>
    </w:p>
    <w:p w14:paraId="7A05B75F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4858BDA2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0F6FCF17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현재</w:t>
      </w:r>
      <w:r w:rsidRPr="00436706">
        <w:rPr>
          <w:sz w:val="20"/>
          <w:szCs w:val="20"/>
        </w:rPr>
        <w:t xml:space="preserve"> 이커머스 장바구니 시스템이 해결해야 할 핵심 문제를 정의하시오.</w:t>
      </w:r>
    </w:p>
    <w:p w14:paraId="4F6853A9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705E5DF9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장바구니의 본질적 목적은 무엇인가?</w:t>
      </w:r>
    </w:p>
    <w:p w14:paraId="6F4802A7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사용자가 기대하는 기능은 무엇인가?</w:t>
      </w:r>
    </w:p>
    <w:p w14:paraId="389AC1C5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반드시 유지되어야 하는 핵심 조건은 무엇인가?</w:t>
      </w:r>
    </w:p>
    <w:p w14:paraId="24087B35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746B7585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59886447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STEP 2 — 핵심 개념 정의</w:t>
      </w:r>
    </w:p>
    <w:p w14:paraId="607BE676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0C452193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5325BCAC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장바구니</w:t>
      </w:r>
      <w:r w:rsidRPr="00436706">
        <w:rPr>
          <w:sz w:val="20"/>
          <w:szCs w:val="20"/>
        </w:rPr>
        <w:t xml:space="preserve"> 도메인의 핵심 개념을 정의하시오.</w:t>
      </w:r>
    </w:p>
    <w:p w14:paraId="69C3FC22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1EAC828A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Cart</w:t>
      </w:r>
    </w:p>
    <w:p w14:paraId="5B18A7F8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CartItem</w:t>
      </w:r>
    </w:p>
    <w:p w14:paraId="5BF0CC01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Product</w:t>
      </w:r>
    </w:p>
    <w:p w14:paraId="3FCF2651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Quantity</w:t>
      </w:r>
    </w:p>
    <w:p w14:paraId="08FDD71B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0D31ECF2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lastRenderedPageBreak/>
        <w:t>각</w:t>
      </w:r>
      <w:r w:rsidRPr="00436706">
        <w:rPr>
          <w:sz w:val="20"/>
          <w:szCs w:val="20"/>
        </w:rPr>
        <w:t xml:space="preserve"> 개념의 역할을 명확히 설명하시오.</w:t>
      </w:r>
    </w:p>
    <w:p w14:paraId="4F5BB3FD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0C14D3F8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16148985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STEP 3 — 불변 조건 (Invariant)</w:t>
      </w:r>
    </w:p>
    <w:p w14:paraId="2CEC5E2D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02E5BA4B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42288FD6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다음과</w:t>
      </w:r>
      <w:r w:rsidRPr="00436706">
        <w:rPr>
          <w:sz w:val="20"/>
          <w:szCs w:val="20"/>
        </w:rPr>
        <w:t xml:space="preserve"> 같은 불변 조건을 정의하시오.</w:t>
      </w:r>
    </w:p>
    <w:p w14:paraId="2922CE40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374F3EFF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수량은 1 이상이어야 한다.</w:t>
      </w:r>
    </w:p>
    <w:p w14:paraId="76309CFE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동일 상품은 중복 항목으로 존재하지 않는다.</w:t>
      </w:r>
    </w:p>
    <w:p w14:paraId="7ED91D87" w14:textId="29EEC4B3" w:rsidR="00476349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총 금액은 모든 항목의 합과 일치해야 한다.</w:t>
      </w:r>
    </w:p>
    <w:p w14:paraId="696146ED" w14:textId="77777777" w:rsidR="00476349" w:rsidRPr="00436706" w:rsidRDefault="00476349" w:rsidP="00255981">
      <w:pPr>
        <w:spacing w:after="160"/>
        <w:rPr>
          <w:sz w:val="20"/>
          <w:szCs w:val="20"/>
        </w:rPr>
      </w:pPr>
    </w:p>
    <w:p w14:paraId="782F9D7E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55B9D94B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STEP 4 — 주요 유스케이스 정의</w:t>
      </w:r>
    </w:p>
    <w:p w14:paraId="55D1E916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70E7DED6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0A5C9C86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다음</w:t>
      </w:r>
      <w:r w:rsidRPr="00436706">
        <w:rPr>
          <w:sz w:val="20"/>
          <w:szCs w:val="20"/>
        </w:rPr>
        <w:t xml:space="preserve"> 유스케이스를 구조화하시오.</w:t>
      </w:r>
    </w:p>
    <w:p w14:paraId="1DED7FFF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3B541FC5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상품 추가</w:t>
      </w:r>
    </w:p>
    <w:p w14:paraId="2553A302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상품 제거</w:t>
      </w:r>
    </w:p>
    <w:p w14:paraId="14A1406C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수량 변경</w:t>
      </w:r>
    </w:p>
    <w:p w14:paraId="093127A9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총 금액 계산</w:t>
      </w:r>
    </w:p>
    <w:p w14:paraId="3DCB2941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35FA788F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각</w:t>
      </w:r>
      <w:r w:rsidRPr="00436706">
        <w:rPr>
          <w:sz w:val="20"/>
          <w:szCs w:val="20"/>
        </w:rPr>
        <w:t xml:space="preserve"> 유스케이스에 대해:</w:t>
      </w:r>
    </w:p>
    <w:p w14:paraId="64EFC689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입력</w:t>
      </w:r>
    </w:p>
    <w:p w14:paraId="5DA065A3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처리 규칙</w:t>
      </w:r>
    </w:p>
    <w:p w14:paraId="6D67FF52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출력</w:t>
      </w:r>
    </w:p>
    <w:p w14:paraId="49BAD637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실패 조건</w:t>
      </w:r>
    </w:p>
    <w:p w14:paraId="1FB8C556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0E77476A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10FB78D0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STEP 5 — 입력/출력 계약 정의</w:t>
      </w:r>
    </w:p>
    <w:p w14:paraId="1A568C19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054947F8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675AA100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각</w:t>
      </w:r>
      <w:r w:rsidRPr="00436706">
        <w:rPr>
          <w:sz w:val="20"/>
          <w:szCs w:val="20"/>
        </w:rPr>
        <w:t xml:space="preserve"> 주요 기능에 대한 명확한 입력/출력 계약을 작성하시오.</w:t>
      </w:r>
    </w:p>
    <w:p w14:paraId="1ADF67C7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079CEA8E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예</w:t>
      </w:r>
      <w:r w:rsidRPr="00436706">
        <w:rPr>
          <w:sz w:val="20"/>
          <w:szCs w:val="20"/>
        </w:rPr>
        <w:t>:</w:t>
      </w:r>
    </w:p>
    <w:p w14:paraId="29DEF1F9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입력</w:t>
      </w:r>
      <w:r w:rsidRPr="00436706">
        <w:rPr>
          <w:sz w:val="20"/>
          <w:szCs w:val="20"/>
        </w:rPr>
        <w:t>:</w:t>
      </w:r>
    </w:p>
    <w:p w14:paraId="68F5B39F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{</w:t>
      </w:r>
    </w:p>
    <w:p w14:paraId="34F8D69F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productId: string,</w:t>
      </w:r>
    </w:p>
    <w:p w14:paraId="494E4EE7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quantity: number</w:t>
      </w:r>
    </w:p>
    <w:p w14:paraId="5C35D626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}</w:t>
      </w:r>
    </w:p>
    <w:p w14:paraId="18654EAB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0187A7F4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출력</w:t>
      </w:r>
      <w:r w:rsidRPr="00436706">
        <w:rPr>
          <w:sz w:val="20"/>
          <w:szCs w:val="20"/>
        </w:rPr>
        <w:t>:</w:t>
      </w:r>
    </w:p>
    <w:p w14:paraId="4C42E719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{</w:t>
      </w:r>
    </w:p>
    <w:p w14:paraId="3DA89169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success: boolean,</w:t>
      </w:r>
    </w:p>
    <w:p w14:paraId="06DF3A98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cartTotal: number,</w:t>
      </w:r>
    </w:p>
    <w:p w14:paraId="3CD79DB4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error: string | null</w:t>
      </w:r>
    </w:p>
    <w:p w14:paraId="36C9DCFB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}</w:t>
      </w:r>
    </w:p>
    <w:p w14:paraId="792F53CF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27AF291B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05C8C2DC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STEP 6 — 테스트 전략</w:t>
      </w:r>
    </w:p>
    <w:p w14:paraId="01E8216E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41573295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493C4BC2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TDD 관점에서 테스트 전략을 작성하시오.</w:t>
      </w:r>
    </w:p>
    <w:p w14:paraId="293322DA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29CCC2B7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정상 케이스</w:t>
      </w:r>
    </w:p>
    <w:p w14:paraId="2F569ED4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경계값 테스트</w:t>
      </w:r>
    </w:p>
    <w:p w14:paraId="2917F545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예외 상황 테스트</w:t>
      </w:r>
    </w:p>
    <w:p w14:paraId="17293222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불변 조건 검증 테스트</w:t>
      </w:r>
    </w:p>
    <w:p w14:paraId="22750291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7DF041B3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051565BE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STEP 7 — 확장 가능성 및 리스크 분석</w:t>
      </w:r>
    </w:p>
    <w:p w14:paraId="20ECEB4A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3C0B3160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14721242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lastRenderedPageBreak/>
        <w:t>다음을</w:t>
      </w:r>
      <w:r w:rsidRPr="00436706">
        <w:rPr>
          <w:sz w:val="20"/>
          <w:szCs w:val="20"/>
        </w:rPr>
        <w:t xml:space="preserve"> 분석하시오.</w:t>
      </w:r>
    </w:p>
    <w:p w14:paraId="77333468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026E7019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할인 정책 추가 시 구조 영향</w:t>
      </w:r>
    </w:p>
    <w:p w14:paraId="61CF1B5D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쿠폰 시스템 확장 가능성</w:t>
      </w:r>
    </w:p>
    <w:p w14:paraId="6159A609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동시성 문제 가능성</w:t>
      </w:r>
    </w:p>
    <w:p w14:paraId="4743A3A6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계산 오류 리스크</w:t>
      </w:r>
    </w:p>
    <w:p w14:paraId="08EA053A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14D74775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------------------------------------------------------------</w:t>
      </w:r>
    </w:p>
    <w:p w14:paraId="21DD0EA0" w14:textId="77777777" w:rsidR="00255981" w:rsidRPr="00436706" w:rsidRDefault="00255981" w:rsidP="00255981">
      <w:pPr>
        <w:spacing w:after="160"/>
        <w:rPr>
          <w:sz w:val="20"/>
          <w:szCs w:val="20"/>
        </w:rPr>
      </w:pPr>
    </w:p>
    <w:p w14:paraId="3886CFAA" w14:textId="77777777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출력은</w:t>
      </w:r>
      <w:r w:rsidRPr="00436706">
        <w:rPr>
          <w:sz w:val="20"/>
          <w:szCs w:val="20"/>
        </w:rPr>
        <w:t xml:space="preserve"> 반드시 7단계 구조를 유지하여 작성하시오.</w:t>
      </w:r>
    </w:p>
    <w:p w14:paraId="26D987CC" w14:textId="3EF58A59" w:rsidR="00255981" w:rsidRPr="00436706" w:rsidRDefault="00255981" w:rsidP="00255981">
      <w:pPr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구현</w:t>
      </w:r>
      <w:r w:rsidRPr="00436706">
        <w:rPr>
          <w:sz w:val="20"/>
          <w:szCs w:val="20"/>
        </w:rPr>
        <w:t xml:space="preserve"> 코드는 작성하지 마시오.</w:t>
      </w:r>
    </w:p>
    <w:p w14:paraId="03DDA297" w14:textId="4DB12EAD" w:rsidR="00436706" w:rsidRDefault="00436706" w:rsidP="00255981">
      <w:pPr>
        <w:spacing w:after="160"/>
        <w:rPr>
          <w:sz w:val="20"/>
          <w:szCs w:val="20"/>
          <w:u w:val="single"/>
          <w:shd w:val="clear" w:color="000000" w:fill="auto"/>
        </w:rPr>
      </w:pPr>
      <w:r w:rsidRPr="00436706">
        <w:rPr>
          <w:rFonts w:hint="eastAsia"/>
          <w:sz w:val="20"/>
          <w:szCs w:val="20"/>
          <w:u w:val="single"/>
          <w:shd w:val="clear" w:color="000000" w:fill="auto"/>
        </w:rPr>
        <w:t>```</w:t>
      </w:r>
    </w:p>
    <w:p w14:paraId="48E451FF" w14:textId="77777777" w:rsidR="00476349" w:rsidRDefault="00476349" w:rsidP="00255981">
      <w:pPr>
        <w:spacing w:after="160"/>
        <w:rPr>
          <w:sz w:val="20"/>
          <w:szCs w:val="20"/>
          <w:u w:val="single"/>
          <w:shd w:val="clear" w:color="000000" w:fill="auto"/>
        </w:rPr>
      </w:pPr>
    </w:p>
    <w:p w14:paraId="55CE298E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D92671">
        <w:rPr>
          <w:b/>
          <w:bCs/>
          <w:sz w:val="20"/>
          <w:szCs w:val="20"/>
        </w:rPr>
        <w:t>불변 조건 (Invariant) 이란?</w:t>
      </w:r>
    </w:p>
    <w:p w14:paraId="611D079F" w14:textId="7441153D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b/>
          <w:bCs/>
          <w:sz w:val="20"/>
          <w:szCs w:val="20"/>
        </w:rPr>
        <w:t>"코드가 어떻게 바뀌어도 절대 깨지면 안 되는 규칙"</w:t>
      </w:r>
      <w:r w:rsidRPr="00D92671">
        <w:rPr>
          <w:sz w:val="20"/>
          <w:szCs w:val="20"/>
        </w:rPr>
        <w:t xml:space="preserve"> .</w:t>
      </w:r>
    </w:p>
    <w:p w14:paraId="31BA5334" w14:textId="7206AA24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테스트로 항상 검증할 수 있어야 하고, 위반되는 순간 버그.</w:t>
      </w:r>
    </w:p>
    <w:p w14:paraId="5416AFB5" w14:textId="77777777" w:rsidR="00476349" w:rsidRPr="00D92671" w:rsidRDefault="00000000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748D2D1F">
          <v:rect id="_x0000_i1025" style="width:0;height:1.5pt" o:hralign="center" o:hrstd="t" o:hr="t" fillcolor="#a0a0a0" stroked="f"/>
        </w:pict>
      </w:r>
    </w:p>
    <w:p w14:paraId="055F86FA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D92671">
        <w:rPr>
          <w:b/>
          <w:bCs/>
          <w:sz w:val="20"/>
          <w:szCs w:val="20"/>
        </w:rPr>
        <w:t>위 3가지 Invariant 쉽게 이해하기</w:t>
      </w:r>
    </w:p>
    <w:p w14:paraId="3CC9DE97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D92671">
        <w:rPr>
          <w:b/>
          <w:bCs/>
          <w:sz w:val="20"/>
          <w:szCs w:val="20"/>
        </w:rPr>
        <w:t>Invariant 1 — 수량은 1 이상이어야 한다</w:t>
      </w:r>
    </w:p>
    <w:p w14:paraId="276D226B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rFonts w:ascii="Segoe UI Emoji" w:hAnsi="Segoe UI Emoji" w:cs="Segoe UI Emoji"/>
          <w:sz w:val="20"/>
          <w:szCs w:val="20"/>
        </w:rPr>
        <w:t>✅</w:t>
      </w:r>
      <w:r w:rsidRPr="00D92671">
        <w:rPr>
          <w:sz w:val="20"/>
          <w:szCs w:val="20"/>
        </w:rPr>
        <w:t xml:space="preserve"> 정상: 콜라 2개, 피자 1개</w:t>
      </w:r>
    </w:p>
    <w:p w14:paraId="20CE3B5D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rFonts w:ascii="Segoe UI Emoji" w:hAnsi="Segoe UI Emoji" w:cs="Segoe UI Emoji"/>
          <w:sz w:val="20"/>
          <w:szCs w:val="20"/>
        </w:rPr>
        <w:t>❌</w:t>
      </w:r>
      <w:r w:rsidRPr="00D92671">
        <w:rPr>
          <w:sz w:val="20"/>
          <w:szCs w:val="20"/>
        </w:rPr>
        <w:t xml:space="preserve"> 위반: 콜라 0개, 피자 -1개</w:t>
      </w:r>
    </w:p>
    <w:p w14:paraId="22C8261E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b/>
          <w:bCs/>
          <w:sz w:val="20"/>
          <w:szCs w:val="20"/>
        </w:rPr>
        <w:t>의미</w:t>
      </w:r>
      <w:r w:rsidRPr="00D92671">
        <w:rPr>
          <w:sz w:val="20"/>
          <w:szCs w:val="20"/>
        </w:rPr>
        <w:t>: 장바구니에 상품을 담을 때 수량이 0이나 음수면 말이 안 됩니다. 이 규칙은 어떤 상황에서도 깨지면 안 됩니다.</w:t>
      </w:r>
    </w:p>
    <w:p w14:paraId="736B23BD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b/>
          <w:bCs/>
          <w:sz w:val="20"/>
          <w:szCs w:val="20"/>
        </w:rPr>
        <w:t>테스트로 표현하면</w:t>
      </w:r>
      <w:r w:rsidRPr="00D92671">
        <w:rPr>
          <w:sz w:val="20"/>
          <w:szCs w:val="20"/>
        </w:rPr>
        <w:t>:</w:t>
      </w:r>
    </w:p>
    <w:p w14:paraId="7046F781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python</w:t>
      </w:r>
    </w:p>
    <w:p w14:paraId="6D91F4CA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# 수량 0 → 예외 발생해야 함</w:t>
      </w:r>
    </w:p>
    <w:p w14:paraId="1368DD00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assert quantity &gt;= 1, "수량은 1 이상이어야 한다"</w:t>
      </w:r>
    </w:p>
    <w:p w14:paraId="38F306F7" w14:textId="77777777" w:rsidR="00476349" w:rsidRPr="00D92671" w:rsidRDefault="00000000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6708FC4A">
          <v:rect id="_x0000_i1026" style="width:0;height:1.5pt" o:hralign="center" o:hrstd="t" o:hr="t" fillcolor="#a0a0a0" stroked="f"/>
        </w:pict>
      </w:r>
    </w:p>
    <w:p w14:paraId="5E5F13E3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D92671">
        <w:rPr>
          <w:b/>
          <w:bCs/>
          <w:sz w:val="20"/>
          <w:szCs w:val="20"/>
        </w:rPr>
        <w:t>Invariant 2 — 동일 상품은 중복 항목으로 존재하지 않는다</w:t>
      </w:r>
    </w:p>
    <w:p w14:paraId="008AC35C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rFonts w:ascii="Segoe UI Emoji" w:hAnsi="Segoe UI Emoji" w:cs="Segoe UI Emoji"/>
          <w:sz w:val="20"/>
          <w:szCs w:val="20"/>
        </w:rPr>
        <w:t>✅</w:t>
      </w:r>
      <w:r w:rsidRPr="00D92671">
        <w:rPr>
          <w:sz w:val="20"/>
          <w:szCs w:val="20"/>
        </w:rPr>
        <w:t xml:space="preserve"> 정상: [콜라 3개]</w:t>
      </w:r>
    </w:p>
    <w:p w14:paraId="6675565E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rFonts w:ascii="Segoe UI Emoji" w:hAnsi="Segoe UI Emoji" w:cs="Segoe UI Emoji"/>
          <w:sz w:val="20"/>
          <w:szCs w:val="20"/>
        </w:rPr>
        <w:t>❌</w:t>
      </w:r>
      <w:r w:rsidRPr="00D92671">
        <w:rPr>
          <w:sz w:val="20"/>
          <w:szCs w:val="20"/>
        </w:rPr>
        <w:t xml:space="preserve"> 위반: [콜라 2개, 콜라 1개]  ← 같은 상품이 두 줄</w:t>
      </w:r>
    </w:p>
    <w:p w14:paraId="3E7F4BF6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b/>
          <w:bCs/>
          <w:sz w:val="20"/>
          <w:szCs w:val="20"/>
        </w:rPr>
        <w:t>의미</w:t>
      </w:r>
      <w:r w:rsidRPr="00D92671">
        <w:rPr>
          <w:sz w:val="20"/>
          <w:szCs w:val="20"/>
        </w:rPr>
        <w:t>: 콜라를 3개 담으면 "콜라 3개" 한 줄이어야지, "콜라 2개 + 콜라 1개" 두 줄이 되면 안 됩니다. 중복이 생기면 재고 계산, 금액 계산이 틀어집니다.</w:t>
      </w:r>
    </w:p>
    <w:p w14:paraId="3491EC51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b/>
          <w:bCs/>
          <w:sz w:val="20"/>
          <w:szCs w:val="20"/>
        </w:rPr>
        <w:lastRenderedPageBreak/>
        <w:t>테스트로 표현하면</w:t>
      </w:r>
      <w:r w:rsidRPr="00D92671">
        <w:rPr>
          <w:sz w:val="20"/>
          <w:szCs w:val="20"/>
        </w:rPr>
        <w:t>:</w:t>
      </w:r>
    </w:p>
    <w:p w14:paraId="5D23B1FF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python</w:t>
      </w:r>
    </w:p>
    <w:p w14:paraId="3D7063EC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# 상품명이 중복되지 않아야 함</w:t>
      </w:r>
    </w:p>
    <w:p w14:paraId="1BB617DF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names = [item.name for item in cart]</w:t>
      </w:r>
    </w:p>
    <w:p w14:paraId="33BE9643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assert len(names) == len(set(names)), "동일 상품 중복 금지"</w:t>
      </w:r>
    </w:p>
    <w:p w14:paraId="3197506C" w14:textId="77777777" w:rsidR="00476349" w:rsidRPr="00D92671" w:rsidRDefault="00000000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5EC390CD">
          <v:rect id="_x0000_i1027" style="width:0;height:1.5pt" o:hralign="center" o:hrstd="t" o:hr="t" fillcolor="#a0a0a0" stroked="f"/>
        </w:pict>
      </w:r>
    </w:p>
    <w:p w14:paraId="14F50F09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D92671">
        <w:rPr>
          <w:b/>
          <w:bCs/>
          <w:sz w:val="20"/>
          <w:szCs w:val="20"/>
        </w:rPr>
        <w:t>Invariant 3 — 총 금액은 모든 항목의 합과 일치해야 한다</w:t>
      </w:r>
    </w:p>
    <w:p w14:paraId="184E90E8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rFonts w:ascii="Segoe UI Emoji" w:hAnsi="Segoe UI Emoji" w:cs="Segoe UI Emoji"/>
          <w:sz w:val="20"/>
          <w:szCs w:val="20"/>
        </w:rPr>
        <w:t>✅</w:t>
      </w:r>
      <w:r w:rsidRPr="00D92671">
        <w:rPr>
          <w:sz w:val="20"/>
          <w:szCs w:val="20"/>
        </w:rPr>
        <w:t xml:space="preserve"> 정상: 콜라(2개 × 1,500) + 피자(1개 × 15,000) = 18,000원</w:t>
      </w:r>
    </w:p>
    <w:p w14:paraId="1919D672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rFonts w:ascii="Segoe UI Emoji" w:hAnsi="Segoe UI Emoji" w:cs="Segoe UI Emoji"/>
          <w:sz w:val="20"/>
          <w:szCs w:val="20"/>
        </w:rPr>
        <w:t>❌</w:t>
      </w:r>
      <w:r w:rsidRPr="00D92671">
        <w:rPr>
          <w:sz w:val="20"/>
          <w:szCs w:val="20"/>
        </w:rPr>
        <w:t xml:space="preserve"> 위반: 위와 동일한 장바구니인데 총액이 20,000원으로 표시</w:t>
      </w:r>
    </w:p>
    <w:p w14:paraId="0F4495CE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b/>
          <w:bCs/>
          <w:sz w:val="20"/>
          <w:szCs w:val="20"/>
        </w:rPr>
        <w:t>의미</w:t>
      </w:r>
      <w:r w:rsidRPr="00D92671">
        <w:rPr>
          <w:sz w:val="20"/>
          <w:szCs w:val="20"/>
        </w:rPr>
        <w:t>: 총합이 각 항목을 직접 더한 값과 달라지는 순간 회계 오류입니다. 할인·쿠폰 적용 후에도 이 관계는 항상 성립해야 합니다.</w:t>
      </w:r>
    </w:p>
    <w:p w14:paraId="5533B0C3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b/>
          <w:bCs/>
          <w:sz w:val="20"/>
          <w:szCs w:val="20"/>
        </w:rPr>
        <w:t>테스트로 표현하면</w:t>
      </w:r>
      <w:r w:rsidRPr="00D92671">
        <w:rPr>
          <w:sz w:val="20"/>
          <w:szCs w:val="20"/>
        </w:rPr>
        <w:t>:</w:t>
      </w:r>
    </w:p>
    <w:p w14:paraId="3B111A22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python</w:t>
      </w:r>
    </w:p>
    <w:p w14:paraId="1A245668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# 총액 = 각 항목 합계</w:t>
      </w:r>
    </w:p>
    <w:p w14:paraId="7F139544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calculated = sum(item.price * item.quantity for item in cart)</w:t>
      </w:r>
    </w:p>
    <w:p w14:paraId="2D524877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sz w:val="20"/>
          <w:szCs w:val="20"/>
        </w:rPr>
        <w:t>assert total == calculated, "총 금액은 항목 합과 일치해야 한다"</w:t>
      </w:r>
    </w:p>
    <w:p w14:paraId="04A68E81" w14:textId="77777777" w:rsidR="00476349" w:rsidRPr="00476349" w:rsidRDefault="00476349" w:rsidP="00476349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</w:p>
    <w:p w14:paraId="62107063" w14:textId="733CF59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D92671">
        <w:rPr>
          <w:b/>
          <w:bCs/>
          <w:sz w:val="20"/>
          <w:szCs w:val="20"/>
        </w:rPr>
        <w:t>한 줄 요약</w:t>
      </w:r>
    </w:p>
    <w:p w14:paraId="2BB47FBA" w14:textId="77777777" w:rsidR="00476349" w:rsidRPr="00D92671" w:rsidRDefault="00476349" w:rsidP="00476349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D92671">
        <w:rPr>
          <w:b/>
          <w:bCs/>
          <w:sz w:val="20"/>
          <w:szCs w:val="20"/>
        </w:rPr>
        <w:t>Invariant = 어떤 상황에서도 절대 거짓이 되면 안 되는 조건. 위반되면 즉시 버그.</w:t>
      </w:r>
    </w:p>
    <w:p w14:paraId="4694BC6A" w14:textId="77777777" w:rsidR="00476349" w:rsidRPr="00476349" w:rsidRDefault="00476349" w:rsidP="00476349">
      <w:pPr>
        <w:rPr>
          <w:sz w:val="20"/>
          <w:szCs w:val="20"/>
        </w:rPr>
      </w:pPr>
    </w:p>
    <w:p w14:paraId="4AFA048B" w14:textId="77777777" w:rsidR="00476349" w:rsidRPr="00476349" w:rsidRDefault="00476349" w:rsidP="00255981">
      <w:pPr>
        <w:spacing w:after="160"/>
        <w:rPr>
          <w:sz w:val="20"/>
          <w:szCs w:val="20"/>
          <w:u w:val="single"/>
          <w:shd w:val="clear" w:color="000000" w:fill="auto"/>
        </w:rPr>
      </w:pPr>
    </w:p>
    <w:p w14:paraId="21588FB8" w14:textId="5DB519D0" w:rsidR="00436706" w:rsidRDefault="00436706">
      <w:pPr>
        <w:spacing w:after="160"/>
        <w:rPr>
          <w:b/>
          <w:sz w:val="20"/>
          <w:szCs w:val="20"/>
          <w:u w:val="single"/>
          <w:shd w:val="clear" w:color="000000" w:fill="auto"/>
        </w:rPr>
      </w:pPr>
      <w:r>
        <w:rPr>
          <w:b/>
          <w:sz w:val="20"/>
          <w:szCs w:val="20"/>
          <w:u w:val="single"/>
          <w:shd w:val="clear" w:color="000000" w:fill="auto"/>
        </w:rPr>
        <w:br w:type="page"/>
      </w:r>
    </w:p>
    <w:p w14:paraId="07AC372E" w14:textId="77777777" w:rsidR="00436706" w:rsidRDefault="00436706">
      <w:pPr>
        <w:spacing w:after="160"/>
        <w:rPr>
          <w:b/>
          <w:sz w:val="20"/>
          <w:szCs w:val="20"/>
          <w:u w:val="single"/>
          <w:shd w:val="clear" w:color="000000" w:fill="auto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255981" w14:paraId="35231D73" w14:textId="77777777" w:rsidTr="003F256D">
        <w:tc>
          <w:tcPr>
            <w:tcW w:w="454" w:type="pct"/>
          </w:tcPr>
          <w:p w14:paraId="5A7467D5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EC04D84" w14:textId="77777777" w:rsidR="00255981" w:rsidRPr="00293C28" w:rsidRDefault="00255981" w:rsidP="003F256D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 w:hAnsi="돋움"/>
                <w:b/>
                <w:sz w:val="24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3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BD0923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Few-Shot </w:t>
            </w:r>
            <w:r w:rsidRPr="00BD0923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예시 작성</w:t>
            </w:r>
          </w:p>
          <w:p w14:paraId="726A9372" w14:textId="77777777" w:rsidR="00255981" w:rsidRPr="00FC5B24" w:rsidRDefault="00255981" w:rsidP="006944B6">
            <w:pPr>
              <w:pStyle w:val="a3"/>
              <w:numPr>
                <w:ilvl w:val="0"/>
                <w:numId w:val="14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제안 문제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(Suggested Problem)</w:t>
            </w:r>
          </w:p>
          <w:p w14:paraId="7DA77C17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당신은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AI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프롬프트 설계자입니다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1D506BFA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현재 팀은 데이터 유효성 검증 함수를 생성하는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AI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 xml:space="preserve">모델의 정확도를 높이기 위해 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Few-Shot Prompting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방식을 적용하려고 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314B25C5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그러나 다음과 같은 문제가 발생하고 있습니다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:</w:t>
            </w:r>
          </w:p>
          <w:p w14:paraId="2AF4C924" w14:textId="77777777" w:rsidR="00255981" w:rsidRPr="00FC5B24" w:rsidRDefault="00255981" w:rsidP="006944B6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모델이 일관되지 않은 형식의 코드를 생성함</w:t>
            </w:r>
          </w:p>
          <w:p w14:paraId="0BD52400" w14:textId="77777777" w:rsidR="00255981" w:rsidRPr="00FC5B24" w:rsidRDefault="00255981" w:rsidP="006944B6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예외 처리 기준이 명확하지 않음</w:t>
            </w:r>
          </w:p>
          <w:p w14:paraId="0AD2D724" w14:textId="77777777" w:rsidR="00255981" w:rsidRPr="00FC5B24" w:rsidRDefault="00255981" w:rsidP="006944B6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입력 조건 검증이 누락됨</w:t>
            </w:r>
          </w:p>
          <w:p w14:paraId="559429F6" w14:textId="77777777" w:rsidR="00255981" w:rsidRPr="00FC5B24" w:rsidRDefault="00255981" w:rsidP="006944B6">
            <w:pPr>
              <w:pStyle w:val="a3"/>
              <w:numPr>
                <w:ilvl w:val="0"/>
                <w:numId w:val="15"/>
              </w:numPr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요구사항과 구현 결과가 정확히 일치하지 않음</w:t>
            </w:r>
          </w:p>
          <w:p w14:paraId="301AB0D0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팀은 모델이 보다 안정적이고 예측 가능한 결과를 생성하도록</w:t>
            </w:r>
          </w:p>
          <w:p w14:paraId="0AFDEB5D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z w:val="24"/>
              </w:rPr>
              <w:t xml:space="preserve">Few-Shot </w:t>
            </w:r>
            <w:r w:rsidRPr="00FC5B24">
              <w:rPr>
                <w:rFonts w:ascii="돋움" w:eastAsia="돋움" w:hAnsi="돋움" w:hint="eastAsia"/>
                <w:b/>
                <w:bCs/>
                <w:sz w:val="24"/>
              </w:rPr>
              <w:t>예시 설계를 구조적으로 작성하길 원합니다</w:t>
            </w:r>
            <w:r w:rsidRPr="00FC5B24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4A3B136B" w14:textId="77777777" w:rsidR="00255981" w:rsidRPr="00FC5B24" w:rsidRDefault="00255981" w:rsidP="006944B6">
            <w:pPr>
              <w:pStyle w:val="a3"/>
              <w:numPr>
                <w:ilvl w:val="0"/>
                <w:numId w:val="16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학습자 과제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(Task for Learner)</w:t>
            </w:r>
          </w:p>
          <w:p w14:paraId="5764D865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다음 조건에 맞게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Few-Shot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프롬프트 예시를 작성하시오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52CE8371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목표</w:t>
            </w:r>
          </w:p>
          <w:p w14:paraId="57955D57" w14:textId="77777777" w:rsidR="00255981" w:rsidRPr="00FC5B24" w:rsidRDefault="00255981" w:rsidP="006944B6">
            <w:pPr>
              <w:pStyle w:val="a3"/>
              <w:numPr>
                <w:ilvl w:val="0"/>
                <w:numId w:val="17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데이터 유효성 검증 함수를 생성하도록 유도하는</w:t>
            </w:r>
          </w:p>
          <w:p w14:paraId="182AC3E6" w14:textId="77777777" w:rsidR="00255981" w:rsidRPr="00FC5B24" w:rsidRDefault="00255981" w:rsidP="006944B6">
            <w:pPr>
              <w:pStyle w:val="a3"/>
              <w:numPr>
                <w:ilvl w:val="0"/>
                <w:numId w:val="17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Few-Shot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프롬프트 구조를 설계한다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3BAA1A9C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수행 요구사항</w:t>
            </w:r>
          </w:p>
          <w:p w14:paraId="07CB942A" w14:textId="77777777" w:rsidR="00255981" w:rsidRPr="00FC5B24" w:rsidRDefault="00255981" w:rsidP="006944B6">
            <w:pPr>
              <w:pStyle w:val="a3"/>
              <w:numPr>
                <w:ilvl w:val="0"/>
                <w:numId w:val="18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예시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3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개를 작성하시오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27FFB94B" w14:textId="77777777" w:rsidR="00255981" w:rsidRPr="00FC5B24" w:rsidRDefault="00255981" w:rsidP="006944B6">
            <w:pPr>
              <w:pStyle w:val="a3"/>
              <w:numPr>
                <w:ilvl w:val="0"/>
                <w:numId w:val="19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 조건 명확히 정의</w:t>
            </w:r>
          </w:p>
          <w:p w14:paraId="18744844" w14:textId="77777777" w:rsidR="00255981" w:rsidRPr="00FC5B24" w:rsidRDefault="00255981" w:rsidP="006944B6">
            <w:pPr>
              <w:pStyle w:val="a3"/>
              <w:numPr>
                <w:ilvl w:val="0"/>
                <w:numId w:val="19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lastRenderedPageBreak/>
              <w:t>정상 케이스 포함</w:t>
            </w:r>
          </w:p>
          <w:p w14:paraId="40052043" w14:textId="77777777" w:rsidR="00255981" w:rsidRPr="00FC5B24" w:rsidRDefault="00255981" w:rsidP="006944B6">
            <w:pPr>
              <w:pStyle w:val="a3"/>
              <w:numPr>
                <w:ilvl w:val="0"/>
                <w:numId w:val="19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실패 케이스 포함</w:t>
            </w:r>
          </w:p>
          <w:p w14:paraId="1FB36FBA" w14:textId="77777777" w:rsidR="00255981" w:rsidRPr="00FC5B24" w:rsidRDefault="00255981" w:rsidP="006944B6">
            <w:pPr>
              <w:pStyle w:val="a3"/>
              <w:numPr>
                <w:ilvl w:val="0"/>
                <w:numId w:val="19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반환 형식 일관성 유지</w:t>
            </w:r>
          </w:p>
          <w:p w14:paraId="41D1EDB0" w14:textId="77777777" w:rsidR="00255981" w:rsidRPr="00FC5B24" w:rsidRDefault="00255981" w:rsidP="006944B6">
            <w:pPr>
              <w:pStyle w:val="a3"/>
              <w:numPr>
                <w:ilvl w:val="0"/>
                <w:numId w:val="20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실제 요청 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1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개를 작성하시오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2D985ED7" w14:textId="77777777" w:rsidR="00255981" w:rsidRPr="00FC5B24" w:rsidRDefault="00255981" w:rsidP="006944B6">
            <w:pPr>
              <w:pStyle w:val="a3"/>
              <w:numPr>
                <w:ilvl w:val="0"/>
                <w:numId w:val="21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모델이 생성해야 할 목표 함수 정의</w:t>
            </w:r>
          </w:p>
          <w:p w14:paraId="497B3925" w14:textId="77777777" w:rsidR="00255981" w:rsidRPr="00FC5B24" w:rsidRDefault="00255981" w:rsidP="006944B6">
            <w:pPr>
              <w:pStyle w:val="a3"/>
              <w:numPr>
                <w:ilvl w:val="0"/>
                <w:numId w:val="21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/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출력 형식 명확히 기술</w:t>
            </w:r>
          </w:p>
          <w:p w14:paraId="174C0E85" w14:textId="77777777" w:rsidR="00255981" w:rsidRPr="00FC5B24" w:rsidRDefault="00255981" w:rsidP="006944B6">
            <w:pPr>
              <w:pStyle w:val="a3"/>
              <w:numPr>
                <w:ilvl w:val="0"/>
                <w:numId w:val="21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예외 처리 기준 명시</w:t>
            </w:r>
          </w:p>
          <w:p w14:paraId="5BD5C222" w14:textId="77777777" w:rsidR="00255981" w:rsidRPr="00FC5B24" w:rsidRDefault="00255981" w:rsidP="006944B6">
            <w:pPr>
              <w:pStyle w:val="a3"/>
              <w:numPr>
                <w:ilvl w:val="0"/>
                <w:numId w:val="22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예시와 실제 요청 사이의 구조적 일관성을 유지하시오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32856692" w14:textId="77777777" w:rsidR="00255981" w:rsidRPr="00FC5B24" w:rsidRDefault="00255981" w:rsidP="003F256D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Segoe UI Emoji" w:eastAsia="돋움" w:hAnsi="Segoe UI Emoji" w:cs="Segoe UI Emoji"/>
                <w:b/>
                <w:bCs/>
                <w:spacing w:val="-3"/>
                <w:w w:val="95"/>
                <w:sz w:val="24"/>
              </w:rPr>
              <w:t>📌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 xml:space="preserve"> 제약 조건</w:t>
            </w:r>
          </w:p>
          <w:p w14:paraId="42BCCF2C" w14:textId="77777777" w:rsidR="00255981" w:rsidRPr="00FC5B24" w:rsidRDefault="00255981" w:rsidP="006944B6">
            <w:pPr>
              <w:pStyle w:val="a3"/>
              <w:numPr>
                <w:ilvl w:val="0"/>
                <w:numId w:val="23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함수 목적은 “데이터 유효성 검증”에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 한정한다.</w:t>
            </w:r>
          </w:p>
          <w:p w14:paraId="6064A68C" w14:textId="77777777" w:rsidR="00255981" w:rsidRPr="00FC5B24" w:rsidRDefault="00255981" w:rsidP="006944B6">
            <w:pPr>
              <w:pStyle w:val="a3"/>
              <w:numPr>
                <w:ilvl w:val="0"/>
                <w:numId w:val="23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 xml:space="preserve">UI, DB, 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네트워크 로직은 포함하지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1056215A" w14:textId="77777777" w:rsidR="00255981" w:rsidRPr="00FC5B24" w:rsidRDefault="00255981" w:rsidP="006944B6">
            <w:pPr>
              <w:pStyle w:val="a3"/>
              <w:numPr>
                <w:ilvl w:val="0"/>
                <w:numId w:val="23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입력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/</w:t>
            </w: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출력 형식은 명확히 정의한다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534A4107" w14:textId="77777777" w:rsidR="00255981" w:rsidRPr="00FC5B24" w:rsidRDefault="00255981" w:rsidP="006944B6">
            <w:pPr>
              <w:pStyle w:val="a3"/>
              <w:numPr>
                <w:ilvl w:val="0"/>
                <w:numId w:val="23"/>
              </w:numPr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모호한 표현을 사용하지 않는다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  <w:p w14:paraId="62AD8062" w14:textId="77777777" w:rsidR="00255981" w:rsidRPr="00063C10" w:rsidRDefault="00255981" w:rsidP="003F256D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FC5B24">
              <w:rPr>
                <w:rFonts w:ascii="돋움" w:eastAsia="돋움" w:hAnsi="돋움" w:hint="eastAsia"/>
                <w:b/>
                <w:bCs/>
                <w:spacing w:val="-3"/>
                <w:w w:val="95"/>
                <w:sz w:val="24"/>
              </w:rPr>
              <w:t>구조화된 형식으로 작성한다</w:t>
            </w:r>
            <w:r w:rsidRPr="00FC5B24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.</w:t>
            </w:r>
          </w:p>
        </w:tc>
      </w:tr>
    </w:tbl>
    <w:p w14:paraId="1F2D8332" w14:textId="77777777" w:rsidR="00255981" w:rsidRDefault="00255981" w:rsidP="0025598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989734A" w14:textId="75BEE755" w:rsidR="00436706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436706">
        <w:rPr>
          <w:rFonts w:hint="eastAsia"/>
          <w:b/>
          <w:bCs/>
        </w:rPr>
        <w:t xml:space="preserve">□ </w:t>
      </w:r>
      <w:r w:rsidR="00436706" w:rsidRPr="00436706">
        <w:rPr>
          <w:b/>
          <w:bCs/>
        </w:rPr>
        <w:t>정답 프롬프트 예시 (Few-Shot Prompt)</w:t>
      </w:r>
    </w:p>
    <w:p w14:paraId="7CEF062D" w14:textId="77777777" w:rsidR="00436706" w:rsidRPr="00B52439" w:rsidRDefault="00436706" w:rsidP="00436706">
      <w:pPr>
        <w:spacing w:before="60" w:after="60"/>
        <w:rPr>
          <w:sz w:val="32"/>
          <w:szCs w:val="32"/>
        </w:rPr>
      </w:pPr>
      <w:r w:rsidRPr="00B52439">
        <w:rPr>
          <w:rFonts w:ascii="Cambria Math" w:eastAsia="Arial" w:hAnsi="Cambria Math" w:cs="Cambria Math"/>
          <w:b/>
          <w:bCs/>
          <w:color w:val="222222"/>
        </w:rPr>
        <w:t>▶</w:t>
      </w:r>
      <w:r w:rsidRPr="00B52439">
        <w:rPr>
          <w:rFonts w:ascii="Arial" w:eastAsia="Arial" w:hAnsi="Arial" w:cs="Arial"/>
          <w:b/>
          <w:bCs/>
          <w:color w:val="222222"/>
        </w:rPr>
        <w:t xml:space="preserve"> </w:t>
      </w:r>
      <w:r w:rsidRPr="00B52439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5529A1B" w14:textId="77777777" w:rsidR="00436706" w:rsidRDefault="00436706" w:rsidP="00255981">
      <w:pPr>
        <w:widowControl w:val="0"/>
        <w:wordWrap w:val="0"/>
        <w:autoSpaceDE w:val="0"/>
        <w:autoSpaceDN w:val="0"/>
        <w:spacing w:after="160"/>
      </w:pPr>
    </w:p>
    <w:p w14:paraId="00D7CB89" w14:textId="0A2841FA" w:rsidR="00436706" w:rsidRPr="00436706" w:rsidRDefault="00436706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```</w:t>
      </w:r>
    </w:p>
    <w:p w14:paraId="300ED468" w14:textId="6918BE8A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당신은</w:t>
      </w:r>
      <w:r w:rsidRPr="00436706">
        <w:rPr>
          <w:sz w:val="20"/>
          <w:szCs w:val="20"/>
        </w:rPr>
        <w:t xml:space="preserve"> 소프트웨어 엔지니어입니다.</w:t>
      </w:r>
    </w:p>
    <w:p w14:paraId="43F758F2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031C1A7A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당신의</w:t>
      </w:r>
      <w:r w:rsidRPr="00436706">
        <w:rPr>
          <w:sz w:val="20"/>
          <w:szCs w:val="20"/>
        </w:rPr>
        <w:t xml:space="preserve"> 임무는 순수 로직 기반의 데이터 유효성 검증 함수를 생성하는 것입니다.</w:t>
      </w:r>
    </w:p>
    <w:p w14:paraId="683076A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26442D86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모든</w:t>
      </w:r>
      <w:r w:rsidRPr="00436706">
        <w:rPr>
          <w:sz w:val="20"/>
          <w:szCs w:val="20"/>
        </w:rPr>
        <w:t xml:space="preserve"> 함수는 다음 조건을 따라야 합니다:</w:t>
      </w:r>
    </w:p>
    <w:p w14:paraId="20934426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입력과 출력이 명확해야 한다.</w:t>
      </w:r>
    </w:p>
    <w:p w14:paraId="4CAA30C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lastRenderedPageBreak/>
        <w:t>- 구조화된 결과를 반환해야 한다.</w:t>
      </w:r>
    </w:p>
    <w:p w14:paraId="381F483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정상 케이스와 실패 케이스를 모두 처리해야 한다.</w:t>
      </w:r>
    </w:p>
    <w:p w14:paraId="2322701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UI, DB, 네트워크 로직을 포함하지 않는다.</w:t>
      </w:r>
    </w:p>
    <w:p w14:paraId="7B3259AC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오류 메시지를 명확히 반환해야 한다.</w:t>
      </w:r>
    </w:p>
    <w:p w14:paraId="55A7145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05C44D5D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</w:t>
      </w:r>
    </w:p>
    <w:p w14:paraId="56D890A5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예시</w:t>
      </w:r>
      <w:r w:rsidRPr="00436706">
        <w:rPr>
          <w:sz w:val="20"/>
          <w:szCs w:val="20"/>
        </w:rPr>
        <w:t xml:space="preserve"> 1</w:t>
      </w:r>
    </w:p>
    <w:p w14:paraId="4D31FC0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</w:t>
      </w:r>
    </w:p>
    <w:p w14:paraId="119F976E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3281117B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요청</w:t>
      </w:r>
      <w:r w:rsidRPr="00436706">
        <w:rPr>
          <w:sz w:val="20"/>
          <w:szCs w:val="20"/>
        </w:rPr>
        <w:t>:</w:t>
      </w:r>
    </w:p>
    <w:p w14:paraId="1C887035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이메일</w:t>
      </w:r>
      <w:r w:rsidRPr="00436706">
        <w:rPr>
          <w:sz w:val="20"/>
          <w:szCs w:val="20"/>
        </w:rPr>
        <w:t xml:space="preserve"> 주소를 검증하는 함수를 생성하시오.</w:t>
      </w:r>
    </w:p>
    <w:p w14:paraId="39455089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332F62D9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입력</w:t>
      </w:r>
      <w:r w:rsidRPr="00436706">
        <w:rPr>
          <w:sz w:val="20"/>
          <w:szCs w:val="20"/>
        </w:rPr>
        <w:t>:</w:t>
      </w:r>
    </w:p>
    <w:p w14:paraId="3BEFF8D2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email: 문자열</w:t>
      </w:r>
    </w:p>
    <w:p w14:paraId="00296FE7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50B69BB4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규칙</w:t>
      </w:r>
      <w:r w:rsidRPr="00436706">
        <w:rPr>
          <w:sz w:val="20"/>
          <w:szCs w:val="20"/>
        </w:rPr>
        <w:t>:</w:t>
      </w:r>
    </w:p>
    <w:p w14:paraId="0880175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"@" 문자가 정확히 하나 포함되어야 한다.</w:t>
      </w:r>
    </w:p>
    <w:p w14:paraId="350D443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"@" 뒤에 최소 하나 이상의 "."이 포함되어야 한다.</w:t>
      </w:r>
    </w:p>
    <w:p w14:paraId="58FFE93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공백을 포함하면 안 된다.</w:t>
      </w:r>
    </w:p>
    <w:p w14:paraId="6CA2FC5B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43B8284B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출력</w:t>
      </w:r>
      <w:r w:rsidRPr="00436706">
        <w:rPr>
          <w:sz w:val="20"/>
          <w:szCs w:val="20"/>
        </w:rPr>
        <w:t xml:space="preserve"> 형식:</w:t>
      </w:r>
    </w:p>
    <w:p w14:paraId="0AEE9B31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{</w:t>
      </w:r>
    </w:p>
    <w:p w14:paraId="7EC4676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"isValid": boolean,</w:t>
      </w:r>
    </w:p>
    <w:p w14:paraId="4FBF30D5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"error": string | null</w:t>
      </w:r>
    </w:p>
    <w:p w14:paraId="74C13C8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}</w:t>
      </w:r>
    </w:p>
    <w:p w14:paraId="343D2A5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298E3721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</w:t>
      </w:r>
    </w:p>
    <w:p w14:paraId="4FE5B990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예시</w:t>
      </w:r>
      <w:r w:rsidRPr="00436706">
        <w:rPr>
          <w:sz w:val="20"/>
          <w:szCs w:val="20"/>
        </w:rPr>
        <w:t xml:space="preserve"> 2</w:t>
      </w:r>
    </w:p>
    <w:p w14:paraId="3B0CBB94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</w:t>
      </w:r>
    </w:p>
    <w:p w14:paraId="7284F6AD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71F849D9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요청</w:t>
      </w:r>
      <w:r w:rsidRPr="00436706">
        <w:rPr>
          <w:sz w:val="20"/>
          <w:szCs w:val="20"/>
        </w:rPr>
        <w:t>:</w:t>
      </w:r>
    </w:p>
    <w:p w14:paraId="5D36058A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비밀번호를</w:t>
      </w:r>
      <w:r w:rsidRPr="00436706">
        <w:rPr>
          <w:sz w:val="20"/>
          <w:szCs w:val="20"/>
        </w:rPr>
        <w:t xml:space="preserve"> 검증하는 함수를 생성하시오.</w:t>
      </w:r>
    </w:p>
    <w:p w14:paraId="7C7F54C6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3BE4215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입력</w:t>
      </w:r>
      <w:r w:rsidRPr="00436706">
        <w:rPr>
          <w:sz w:val="20"/>
          <w:szCs w:val="20"/>
        </w:rPr>
        <w:t>:</w:t>
      </w:r>
    </w:p>
    <w:p w14:paraId="39E113A7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password: 문자열</w:t>
      </w:r>
    </w:p>
    <w:p w14:paraId="0ABBB4DA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5E15D819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규칙</w:t>
      </w:r>
      <w:r w:rsidRPr="00436706">
        <w:rPr>
          <w:sz w:val="20"/>
          <w:szCs w:val="20"/>
        </w:rPr>
        <w:t>:</w:t>
      </w:r>
    </w:p>
    <w:p w14:paraId="07102D2C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최소 길이 8자 이상</w:t>
      </w:r>
    </w:p>
    <w:p w14:paraId="12A1AEA7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최소 하나 이상의 대문자 포함</w:t>
      </w:r>
    </w:p>
    <w:p w14:paraId="5FB602F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최소 하나 이상의 숫자 포함</w:t>
      </w:r>
    </w:p>
    <w:p w14:paraId="649C0CA7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최소 하나 이상의 특수문자 포함</w:t>
      </w:r>
    </w:p>
    <w:p w14:paraId="519E3D7B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3EA9773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출력</w:t>
      </w:r>
      <w:r w:rsidRPr="00436706">
        <w:rPr>
          <w:sz w:val="20"/>
          <w:szCs w:val="20"/>
        </w:rPr>
        <w:t xml:space="preserve"> 형식:</w:t>
      </w:r>
    </w:p>
    <w:p w14:paraId="064F6987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{</w:t>
      </w:r>
    </w:p>
    <w:p w14:paraId="2F900CC7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"isValid": boolean,</w:t>
      </w:r>
    </w:p>
    <w:p w14:paraId="4446F2A1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"error": string | null</w:t>
      </w:r>
    </w:p>
    <w:p w14:paraId="70D6D72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}</w:t>
      </w:r>
    </w:p>
    <w:p w14:paraId="7D0852F2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43630A3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</w:t>
      </w:r>
    </w:p>
    <w:p w14:paraId="498BED5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예시</w:t>
      </w:r>
      <w:r w:rsidRPr="00436706">
        <w:rPr>
          <w:sz w:val="20"/>
          <w:szCs w:val="20"/>
        </w:rPr>
        <w:t xml:space="preserve"> 3</w:t>
      </w:r>
    </w:p>
    <w:p w14:paraId="181E25FD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</w:t>
      </w:r>
    </w:p>
    <w:p w14:paraId="57A4118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4C417834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요청</w:t>
      </w:r>
      <w:r w:rsidRPr="00436706">
        <w:rPr>
          <w:sz w:val="20"/>
          <w:szCs w:val="20"/>
        </w:rPr>
        <w:t>:</w:t>
      </w:r>
    </w:p>
    <w:p w14:paraId="06AD4F04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나이</w:t>
      </w:r>
      <w:r w:rsidRPr="00436706">
        <w:rPr>
          <w:sz w:val="20"/>
          <w:szCs w:val="20"/>
        </w:rPr>
        <w:t>(age) 값을 검증하는 함수를 생성하시오.</w:t>
      </w:r>
    </w:p>
    <w:p w14:paraId="41BD040D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0B513806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입력</w:t>
      </w:r>
      <w:r w:rsidRPr="00436706">
        <w:rPr>
          <w:sz w:val="20"/>
          <w:szCs w:val="20"/>
        </w:rPr>
        <w:t>:</w:t>
      </w:r>
    </w:p>
    <w:p w14:paraId="45DEF4BA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age: 정수</w:t>
      </w:r>
    </w:p>
    <w:p w14:paraId="155F6667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07E8474D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규칙</w:t>
      </w:r>
      <w:r w:rsidRPr="00436706">
        <w:rPr>
          <w:sz w:val="20"/>
          <w:szCs w:val="20"/>
        </w:rPr>
        <w:t>:</w:t>
      </w:r>
    </w:p>
    <w:p w14:paraId="75040C31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- 0 이상 120 이하</w:t>
      </w:r>
    </w:p>
    <w:p w14:paraId="3754AEFC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음수 불가</w:t>
      </w:r>
    </w:p>
    <w:p w14:paraId="46C9C4B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정수형이어야 함</w:t>
      </w:r>
    </w:p>
    <w:p w14:paraId="458BE7FC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234F8A09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출력</w:t>
      </w:r>
      <w:r w:rsidRPr="00436706">
        <w:rPr>
          <w:sz w:val="20"/>
          <w:szCs w:val="20"/>
        </w:rPr>
        <w:t xml:space="preserve"> 형식:</w:t>
      </w:r>
    </w:p>
    <w:p w14:paraId="3D6F4CCB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lastRenderedPageBreak/>
        <w:t>{</w:t>
      </w:r>
    </w:p>
    <w:p w14:paraId="71E1D332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"isValid": boolean,</w:t>
      </w:r>
    </w:p>
    <w:p w14:paraId="7F7021FE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"error": string | null</w:t>
      </w:r>
    </w:p>
    <w:p w14:paraId="0BD4FECB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}</w:t>
      </w:r>
    </w:p>
    <w:p w14:paraId="053F6C6B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6D2F00F6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</w:t>
      </w:r>
    </w:p>
    <w:p w14:paraId="3F44D122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이제</w:t>
      </w:r>
      <w:r w:rsidRPr="00436706">
        <w:rPr>
          <w:sz w:val="20"/>
          <w:szCs w:val="20"/>
        </w:rPr>
        <w:t xml:space="preserve"> 다음 요청을 완성하시오:</w:t>
      </w:r>
    </w:p>
    <w:p w14:paraId="4E17D141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--------------------------------------------</w:t>
      </w:r>
    </w:p>
    <w:p w14:paraId="02C3848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21C007AF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요청</w:t>
      </w:r>
      <w:r w:rsidRPr="00436706">
        <w:rPr>
          <w:sz w:val="20"/>
          <w:szCs w:val="20"/>
        </w:rPr>
        <w:t>:</w:t>
      </w:r>
    </w:p>
    <w:p w14:paraId="5EF399D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전화번호를</w:t>
      </w:r>
      <w:r w:rsidRPr="00436706">
        <w:rPr>
          <w:sz w:val="20"/>
          <w:szCs w:val="20"/>
        </w:rPr>
        <w:t xml:space="preserve"> 검증하는 함수를 생성하시오.</w:t>
      </w:r>
    </w:p>
    <w:p w14:paraId="4261D912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3ED16D11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입력</w:t>
      </w:r>
      <w:r w:rsidRPr="00436706">
        <w:rPr>
          <w:sz w:val="20"/>
          <w:szCs w:val="20"/>
        </w:rPr>
        <w:t>:</w:t>
      </w:r>
    </w:p>
    <w:p w14:paraId="035203BD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phoneNumber: 문자열</w:t>
      </w:r>
    </w:p>
    <w:p w14:paraId="7C6625F9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75CBCA20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규칙</w:t>
      </w:r>
      <w:r w:rsidRPr="00436706">
        <w:rPr>
          <w:sz w:val="20"/>
          <w:szCs w:val="20"/>
        </w:rPr>
        <w:t>:</w:t>
      </w:r>
    </w:p>
    <w:p w14:paraId="26162A88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숫자만 포함해야 한다.</w:t>
      </w:r>
    </w:p>
    <w:p w14:paraId="3B6A7574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길이는 10자 이상 11자 이하</w:t>
      </w:r>
    </w:p>
    <w:p w14:paraId="7E28B901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- 문자 또는 특수문자를 포함하면 안 된다.</w:t>
      </w:r>
    </w:p>
    <w:p w14:paraId="7B4E61B5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090750D2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출력</w:t>
      </w:r>
      <w:r w:rsidRPr="00436706">
        <w:rPr>
          <w:sz w:val="20"/>
          <w:szCs w:val="20"/>
        </w:rPr>
        <w:t xml:space="preserve"> 형식:</w:t>
      </w:r>
    </w:p>
    <w:p w14:paraId="78B449B3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{</w:t>
      </w:r>
    </w:p>
    <w:p w14:paraId="377C47D2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"isValid": boolean,</w:t>
      </w:r>
    </w:p>
    <w:p w14:paraId="35DC1D6E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 xml:space="preserve">  "error": string | null</w:t>
      </w:r>
    </w:p>
    <w:p w14:paraId="5861CC24" w14:textId="77777777" w:rsidR="00255981" w:rsidRPr="00436706" w:rsidRDefault="00255981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sz w:val="20"/>
          <w:szCs w:val="20"/>
        </w:rPr>
        <w:t>}</w:t>
      </w:r>
    </w:p>
    <w:p w14:paraId="71A468D6" w14:textId="2C7EC161" w:rsidR="00436706" w:rsidRPr="00436706" w:rsidRDefault="00436706" w:rsidP="0025598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```</w:t>
      </w:r>
    </w:p>
    <w:p w14:paraId="5A652224" w14:textId="77777777" w:rsidR="00D408E7" w:rsidRDefault="00D408E7">
      <w:pPr>
        <w:spacing w:after="160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br w:type="page"/>
      </w:r>
    </w:p>
    <w:p w14:paraId="2BE18EDE" w14:textId="022D1D53" w:rsidR="00D408E7" w:rsidRPr="00FC5B24" w:rsidRDefault="00D408E7" w:rsidP="00D408E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293C28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 w:rsidRPr="00293C28">
        <w:rPr>
          <w:rFonts w:ascii="돋움" w:eastAsia="돋움"/>
          <w:b/>
          <w:sz w:val="36"/>
          <w:szCs w:val="36"/>
          <w:u w:val="single"/>
        </w:rPr>
        <w:t>—</w:t>
      </w:r>
      <w:r w:rsidRPr="00293C28">
        <w:rPr>
          <w:rFonts w:ascii="돋움" w:eastAsia="돋움"/>
          <w:b/>
          <w:sz w:val="36"/>
          <w:szCs w:val="36"/>
          <w:u w:val="single"/>
        </w:rPr>
        <w:t xml:space="preserve"> AI로 나만의 첫 홈페이지 만들기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D408E7" w14:paraId="504FD1DD" w14:textId="77777777" w:rsidTr="003F256D">
        <w:tc>
          <w:tcPr>
            <w:tcW w:w="454" w:type="pct"/>
          </w:tcPr>
          <w:p w14:paraId="07329A1E" w14:textId="77777777" w:rsidR="00D408E7" w:rsidRPr="00FC5B24" w:rsidRDefault="00D408E7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B4F1E9B" w14:textId="77777777" w:rsidR="00D408E7" w:rsidRDefault="00D408E7" w:rsidP="003F256D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1 : </w:t>
            </w:r>
            <w:r w:rsidRPr="00293C28">
              <w:rPr>
                <w:rFonts w:ascii="돋움" w:eastAsia="돋움"/>
                <w:b/>
                <w:sz w:val="36"/>
                <w:szCs w:val="36"/>
                <w:u w:val="single"/>
              </w:rPr>
              <w:t>ChatGPT</w:t>
            </w:r>
          </w:p>
          <w:p w14:paraId="6555F281" w14:textId="77777777" w:rsidR="00D408E7" w:rsidRPr="00293C28" w:rsidRDefault="00D408E7" w:rsidP="003F256D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293C28">
              <w:rPr>
                <w:b/>
                <w:bCs/>
              </w:rPr>
              <w:t>화면 안에 버튼을 클릭하면 로또 번호를 추천하는 웹 사이트 코드를 만들어 주세요.</w:t>
            </w:r>
          </w:p>
          <w:p w14:paraId="2D4522AB" w14:textId="77777777" w:rsidR="00D408E7" w:rsidRPr="00063C10" w:rsidRDefault="00D408E7" w:rsidP="003F256D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2132D9AA" w14:textId="77777777" w:rsidR="00D408E7" w:rsidRDefault="00D408E7" w:rsidP="00D408E7">
      <w:r w:rsidRPr="00D876B8">
        <w:t>https://chatgpt.com/</w:t>
      </w:r>
    </w:p>
    <w:p w14:paraId="36D50216" w14:textId="77777777" w:rsidR="00D408E7" w:rsidRDefault="00D408E7" w:rsidP="00D408E7">
      <w:r w:rsidRPr="00D876B8">
        <w:rPr>
          <w:noProof/>
        </w:rPr>
        <w:drawing>
          <wp:inline distT="0" distB="0" distL="0" distR="0" wp14:anchorId="4A23E141" wp14:editId="5D8549BC">
            <wp:extent cx="5760720" cy="3116580"/>
            <wp:effectExtent l="0" t="0" r="0" b="0"/>
            <wp:docPr id="241330653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5C1D9B81-61EB-8FDB-3EB6-720367E54C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5C1D9B81-61EB-8FDB-3EB6-720367E54C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C9BB" w14:textId="77777777" w:rsidR="00D408E7" w:rsidRDefault="00D408E7" w:rsidP="00D408E7">
      <w:r w:rsidRPr="00D876B8">
        <w:rPr>
          <w:noProof/>
        </w:rPr>
        <w:drawing>
          <wp:inline distT="0" distB="0" distL="0" distR="0" wp14:anchorId="5D6AAA4E" wp14:editId="60145996">
            <wp:extent cx="1677760" cy="2609850"/>
            <wp:effectExtent l="0" t="0" r="0" b="0"/>
            <wp:docPr id="866117915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9C3A0877-E5E9-5412-5763-FDB3CF11D2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9C3A0877-E5E9-5412-5763-FDB3CF11D2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187" cy="261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6B8">
        <w:rPr>
          <w:noProof/>
        </w:rPr>
        <w:t xml:space="preserve"> </w:t>
      </w:r>
      <w:r w:rsidRPr="00D876B8">
        <w:rPr>
          <w:noProof/>
        </w:rPr>
        <w:drawing>
          <wp:inline distT="0" distB="0" distL="0" distR="0" wp14:anchorId="07BDB4E0" wp14:editId="13D09FA3">
            <wp:extent cx="2857500" cy="2786799"/>
            <wp:effectExtent l="0" t="0" r="0" b="0"/>
            <wp:docPr id="963621207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DC31D959-264A-34B4-0A3C-75641D9CCD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DC31D959-264A-34B4-0A3C-75641D9CCD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9940" cy="278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28C3" w14:textId="77777777" w:rsidR="00436706" w:rsidRDefault="00436706" w:rsidP="00D408E7"/>
    <w:p w14:paraId="7E35BD57" w14:textId="77777777" w:rsidR="00436706" w:rsidRPr="00B52439" w:rsidRDefault="00436706" w:rsidP="00436706">
      <w:pPr>
        <w:spacing w:before="60" w:after="60"/>
        <w:rPr>
          <w:sz w:val="32"/>
          <w:szCs w:val="32"/>
        </w:rPr>
      </w:pPr>
      <w:r w:rsidRPr="00B52439">
        <w:rPr>
          <w:rFonts w:ascii="Cambria Math" w:eastAsia="Arial" w:hAnsi="Cambria Math" w:cs="Cambria Math"/>
          <w:b/>
          <w:bCs/>
          <w:color w:val="222222"/>
        </w:rPr>
        <w:lastRenderedPageBreak/>
        <w:t>▶</w:t>
      </w:r>
      <w:r w:rsidRPr="00B52439">
        <w:rPr>
          <w:rFonts w:ascii="Arial" w:eastAsia="Arial" w:hAnsi="Arial" w:cs="Arial"/>
          <w:b/>
          <w:bCs/>
          <w:color w:val="222222"/>
        </w:rPr>
        <w:t xml:space="preserve"> </w:t>
      </w:r>
      <w:r w:rsidRPr="00B52439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3C1B3B5A" w14:textId="4D457A78" w:rsidR="00436706" w:rsidRPr="00436706" w:rsidRDefault="00436706" w:rsidP="00D408E7">
      <w:pPr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```</w:t>
      </w:r>
    </w:p>
    <w:p w14:paraId="1FF0C634" w14:textId="7A87858C" w:rsidR="00D408E7" w:rsidRPr="00436706" w:rsidRDefault="00D408E7" w:rsidP="00D408E7">
      <w:pPr>
        <w:rPr>
          <w:sz w:val="20"/>
          <w:szCs w:val="20"/>
        </w:rPr>
      </w:pPr>
      <w:r w:rsidRPr="00436706">
        <w:rPr>
          <w:sz w:val="20"/>
          <w:szCs w:val="20"/>
        </w:rPr>
        <w:t>HTML로 나를 소개하는 홈페이지를 간단하게 만들어줘.</w:t>
      </w:r>
    </w:p>
    <w:p w14:paraId="06D83021" w14:textId="5D3152A5" w:rsidR="00436706" w:rsidRPr="00436706" w:rsidRDefault="00436706" w:rsidP="00D408E7">
      <w:pPr>
        <w:rPr>
          <w:sz w:val="20"/>
          <w:szCs w:val="20"/>
        </w:rPr>
      </w:pPr>
      <w:r w:rsidRPr="00436706">
        <w:rPr>
          <w:rFonts w:hint="eastAsia"/>
          <w:sz w:val="20"/>
          <w:szCs w:val="20"/>
        </w:rPr>
        <w:t>```</w:t>
      </w:r>
    </w:p>
    <w:p w14:paraId="72F0865D" w14:textId="77777777" w:rsidR="00D408E7" w:rsidRDefault="00000000" w:rsidP="00D408E7">
      <w:r>
        <w:rPr>
          <w:noProof/>
        </w:rPr>
        <w:pict w14:anchorId="74DBB5FD">
          <v:shape id="_x0000_s2051" style="position:absolute;margin-left:364.9pt;margin-top:105.05pt;width:53.85pt;height:48.75pt;z-index:251658240" coordsize="1077,975" path="m,hdc180,305,365,607,540,915v10,18,-6,60,15,60c577,975,576,936,585,915v22,-51,45,-102,75,-150c747,626,842,506,1005,465v72,-54,60,-20,60,-90e" filled="f">
            <v:path arrowok="t"/>
          </v:shape>
        </w:pict>
      </w:r>
      <w:r w:rsidR="00D408E7" w:rsidRPr="00D876B8">
        <w:rPr>
          <w:noProof/>
        </w:rPr>
        <w:drawing>
          <wp:inline distT="0" distB="0" distL="0" distR="0" wp14:anchorId="4588F4C6" wp14:editId="3223317D">
            <wp:extent cx="5760720" cy="1463675"/>
            <wp:effectExtent l="0" t="0" r="0" b="0"/>
            <wp:docPr id="1905885202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84D94771-88F7-B222-771B-361414C2DC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84D94771-88F7-B222-771B-361414C2DC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96F3" w14:textId="77777777" w:rsidR="00D408E7" w:rsidRDefault="00D408E7" w:rsidP="00D408E7">
      <w:r w:rsidRPr="00D876B8">
        <w:rPr>
          <w:noProof/>
        </w:rPr>
        <w:drawing>
          <wp:inline distT="0" distB="0" distL="0" distR="0" wp14:anchorId="0B2E4EEC" wp14:editId="0A96644B">
            <wp:extent cx="5159072" cy="5152516"/>
            <wp:effectExtent l="0" t="0" r="3810" b="0"/>
            <wp:docPr id="1756566364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EF8EC9EB-4E8F-DFDA-DEF6-E03B07268D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EF8EC9EB-4E8F-DFDA-DEF6-E03B07268D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072" cy="515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90D0" w14:textId="77777777" w:rsidR="00D408E7" w:rsidRDefault="00D408E7" w:rsidP="00D408E7"/>
    <w:p w14:paraId="1B765FAB" w14:textId="77777777" w:rsidR="00D408E7" w:rsidRDefault="00D408E7" w:rsidP="00D408E7">
      <w:r w:rsidRPr="00D876B8">
        <w:rPr>
          <w:noProof/>
        </w:rPr>
        <w:lastRenderedPageBreak/>
        <w:drawing>
          <wp:inline distT="0" distB="0" distL="0" distR="0" wp14:anchorId="46923955" wp14:editId="72AE5289">
            <wp:extent cx="5760720" cy="2465070"/>
            <wp:effectExtent l="0" t="0" r="0" b="0"/>
            <wp:docPr id="26016011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D0D18E20-4F25-1AEA-1950-1CD3466870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D0D18E20-4F25-1AEA-1950-1CD3466870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F060" w14:textId="77777777" w:rsidR="00D408E7" w:rsidRDefault="00D408E7" w:rsidP="00D408E7"/>
    <w:p w14:paraId="119A28FD" w14:textId="77777777" w:rsidR="00436706" w:rsidRPr="00B52439" w:rsidRDefault="00436706" w:rsidP="00436706">
      <w:pPr>
        <w:spacing w:before="60" w:after="60"/>
        <w:rPr>
          <w:sz w:val="32"/>
          <w:szCs w:val="32"/>
        </w:rPr>
      </w:pPr>
      <w:r w:rsidRPr="00B52439">
        <w:rPr>
          <w:rFonts w:ascii="Cambria Math" w:eastAsia="Arial" w:hAnsi="Cambria Math" w:cs="Cambria Math"/>
          <w:b/>
          <w:bCs/>
          <w:color w:val="222222"/>
        </w:rPr>
        <w:t>▶</w:t>
      </w:r>
      <w:r w:rsidRPr="00B52439">
        <w:rPr>
          <w:rFonts w:ascii="Arial" w:eastAsia="Arial" w:hAnsi="Arial" w:cs="Arial"/>
          <w:b/>
          <w:bCs/>
          <w:color w:val="222222"/>
        </w:rPr>
        <w:t xml:space="preserve"> </w:t>
      </w:r>
      <w:r w:rsidRPr="00B52439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35727AF" w14:textId="77777777" w:rsidR="00436706" w:rsidRDefault="00436706" w:rsidP="00D408E7"/>
    <w:p w14:paraId="015250C5" w14:textId="77777777" w:rsidR="00D408E7" w:rsidRPr="00436706" w:rsidRDefault="00D408E7" w:rsidP="00D408E7">
      <w:pPr>
        <w:rPr>
          <w:sz w:val="20"/>
          <w:szCs w:val="20"/>
        </w:rPr>
      </w:pPr>
      <w:r w:rsidRPr="00436706">
        <w:rPr>
          <w:b/>
          <w:bCs/>
          <w:sz w:val="20"/>
          <w:szCs w:val="20"/>
        </w:rPr>
        <w:t>```</w:t>
      </w:r>
    </w:p>
    <w:p w14:paraId="4DF14A64" w14:textId="77777777" w:rsidR="00D408E7" w:rsidRPr="00436706" w:rsidRDefault="00D408E7" w:rsidP="00D408E7">
      <w:pPr>
        <w:rPr>
          <w:sz w:val="20"/>
          <w:szCs w:val="20"/>
        </w:rPr>
      </w:pPr>
      <w:r w:rsidRPr="00436706">
        <w:rPr>
          <w:b/>
          <w:bCs/>
          <w:sz w:val="20"/>
          <w:szCs w:val="20"/>
        </w:rPr>
        <w:t xml:space="preserve">화면 안에 버튼을 클릭하면 로또 번호를 추천하는 웹 사이트 코드를 만들어 주세요. </w:t>
      </w:r>
    </w:p>
    <w:p w14:paraId="3CBFBA57" w14:textId="77777777" w:rsidR="00D408E7" w:rsidRPr="00436706" w:rsidRDefault="00D408E7" w:rsidP="00D408E7">
      <w:pPr>
        <w:rPr>
          <w:sz w:val="20"/>
          <w:szCs w:val="20"/>
        </w:rPr>
      </w:pPr>
      <w:r w:rsidRPr="00436706">
        <w:rPr>
          <w:b/>
          <w:bCs/>
          <w:sz w:val="20"/>
          <w:szCs w:val="20"/>
        </w:rPr>
        <w:t>```</w:t>
      </w:r>
    </w:p>
    <w:p w14:paraId="225C8302" w14:textId="77777777" w:rsidR="00D408E7" w:rsidRDefault="00D408E7" w:rsidP="00D408E7">
      <w:r w:rsidRPr="00D876B8">
        <w:rPr>
          <w:noProof/>
        </w:rPr>
        <w:drawing>
          <wp:inline distT="0" distB="0" distL="0" distR="0" wp14:anchorId="24A137C0" wp14:editId="57E47C77">
            <wp:extent cx="5760720" cy="488950"/>
            <wp:effectExtent l="0" t="0" r="0" b="0"/>
            <wp:docPr id="22200512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8B92FF5A-47B5-3879-0BB4-89CF202653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8B92FF5A-47B5-3879-0BB4-89CF202653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B0AD" w14:textId="77777777" w:rsidR="00D408E7" w:rsidRDefault="00D408E7" w:rsidP="00D408E7"/>
    <w:p w14:paraId="64F8CB97" w14:textId="77777777" w:rsidR="00D408E7" w:rsidRDefault="00D408E7" w:rsidP="00D408E7">
      <w:r w:rsidRPr="00D876B8">
        <w:rPr>
          <w:noProof/>
        </w:rPr>
        <w:lastRenderedPageBreak/>
        <w:drawing>
          <wp:inline distT="0" distB="0" distL="0" distR="0" wp14:anchorId="7387D883" wp14:editId="3D8A2063">
            <wp:extent cx="5582673" cy="4723799"/>
            <wp:effectExtent l="0" t="0" r="0" b="635"/>
            <wp:docPr id="1779841372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628E8164-2A7D-AAC9-C83F-71D5981B39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628E8164-2A7D-AAC9-C83F-71D5981B39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673" cy="47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4B87" w14:textId="77777777" w:rsidR="00D408E7" w:rsidRDefault="00D408E7" w:rsidP="00D408E7"/>
    <w:p w14:paraId="2809548F" w14:textId="77777777" w:rsidR="00D408E7" w:rsidRDefault="00D408E7" w:rsidP="00D408E7">
      <w:r w:rsidRPr="00D876B8">
        <w:rPr>
          <w:noProof/>
        </w:rPr>
        <w:drawing>
          <wp:inline distT="0" distB="0" distL="0" distR="0" wp14:anchorId="7709471C" wp14:editId="39F9F283">
            <wp:extent cx="3566805" cy="2058456"/>
            <wp:effectExtent l="0" t="0" r="0" b="0"/>
            <wp:docPr id="1314097018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C8C38023-0644-3041-E39A-92C0E36DD4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C8C38023-0644-3041-E39A-92C0E36DD4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6805" cy="205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B59D" w14:textId="77777777" w:rsidR="00D408E7" w:rsidRDefault="00D408E7" w:rsidP="00D408E7">
      <w:r w:rsidRPr="00D876B8">
        <w:rPr>
          <w:noProof/>
        </w:rPr>
        <w:lastRenderedPageBreak/>
        <w:drawing>
          <wp:inline distT="0" distB="0" distL="0" distR="0" wp14:anchorId="44D95073" wp14:editId="5FF022D8">
            <wp:extent cx="3868390" cy="2200275"/>
            <wp:effectExtent l="0" t="0" r="0" b="0"/>
            <wp:docPr id="1134750149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BCBE9467-2BE4-A2E2-7FEC-93463837E5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BCBE9467-2BE4-A2E2-7FEC-93463837E5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250" cy="220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6B8">
        <w:rPr>
          <w:noProof/>
        </w:rPr>
        <w:t xml:space="preserve"> </w:t>
      </w:r>
      <w:r w:rsidRPr="00D876B8">
        <w:rPr>
          <w:noProof/>
        </w:rPr>
        <w:drawing>
          <wp:inline distT="0" distB="0" distL="0" distR="0" wp14:anchorId="1A7594DC" wp14:editId="2BDC6DFA">
            <wp:extent cx="1514203" cy="3006929"/>
            <wp:effectExtent l="0" t="0" r="0" b="0"/>
            <wp:docPr id="166725102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5F0FCA8C-20CF-C50E-D9B0-58C363ACC9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5F0FCA8C-20CF-C50E-D9B0-58C363ACC9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7454" cy="30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FC57" w14:textId="77777777" w:rsidR="00D408E7" w:rsidRDefault="00D408E7" w:rsidP="00D408E7"/>
    <w:p w14:paraId="40D940D7" w14:textId="77777777" w:rsidR="00D408E7" w:rsidRPr="00D876B8" w:rsidRDefault="00D408E7" w:rsidP="006944B6">
      <w:pPr>
        <w:numPr>
          <w:ilvl w:val="0"/>
          <w:numId w:val="24"/>
        </w:numPr>
      </w:pPr>
      <w:r w:rsidRPr="00D876B8">
        <w:rPr>
          <w:b/>
          <w:bCs/>
        </w:rPr>
        <w:t>파일 이름 : index.html</w:t>
      </w:r>
    </w:p>
    <w:p w14:paraId="69994A86" w14:textId="77777777" w:rsidR="00D408E7" w:rsidRDefault="00D408E7" w:rsidP="00D408E7"/>
    <w:p w14:paraId="38CCEF64" w14:textId="77777777" w:rsidR="00D408E7" w:rsidRDefault="00D408E7" w:rsidP="00D408E7">
      <w:r w:rsidRPr="00D876B8">
        <w:rPr>
          <w:noProof/>
        </w:rPr>
        <w:drawing>
          <wp:inline distT="0" distB="0" distL="0" distR="0" wp14:anchorId="4273D02F" wp14:editId="70067609">
            <wp:extent cx="5760720" cy="3610610"/>
            <wp:effectExtent l="0" t="0" r="0" b="0"/>
            <wp:docPr id="342021234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672D4EAD-1FBD-F3B2-2E3F-DC740CBA78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672D4EAD-1FBD-F3B2-2E3F-DC740CBA78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525E" w14:textId="77777777" w:rsidR="00F26150" w:rsidRDefault="00F26150">
      <w:pPr>
        <w:spacing w:after="160"/>
      </w:pPr>
      <w:r>
        <w:br w:type="page"/>
      </w:r>
    </w:p>
    <w:p w14:paraId="0271B652" w14:textId="77777777" w:rsidR="00F26150" w:rsidRPr="00447C51" w:rsidRDefault="00F26150" w:rsidP="00F26150">
      <w:pPr>
        <w:spacing w:after="160"/>
        <w:rPr>
          <w:rFonts w:ascii="돋움" w:eastAsia="돋움"/>
          <w:b/>
          <w:sz w:val="36"/>
          <w:szCs w:val="36"/>
          <w:u w:val="single"/>
        </w:rPr>
      </w:pPr>
      <w:r w:rsidRPr="00447C51">
        <w:rPr>
          <w:rFonts w:ascii="돋움" w:eastAsia="돋움"/>
          <w:b/>
          <w:sz w:val="36"/>
          <w:szCs w:val="36"/>
          <w:u w:val="single"/>
        </w:rPr>
        <w:lastRenderedPageBreak/>
        <w:t>Claud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F26150" w14:paraId="2F0F1E3F" w14:textId="77777777" w:rsidTr="00D750C3">
        <w:tc>
          <w:tcPr>
            <w:tcW w:w="454" w:type="pct"/>
          </w:tcPr>
          <w:p w14:paraId="5F6C16EB" w14:textId="77777777" w:rsidR="00F26150" w:rsidRPr="00FC5B24" w:rsidRDefault="00F26150" w:rsidP="00D750C3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419F429C" w14:textId="45ACD23A" w:rsidR="00F26150" w:rsidRPr="00293C28" w:rsidRDefault="00F26150" w:rsidP="00D750C3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없음.</w:t>
            </w:r>
          </w:p>
          <w:p w14:paraId="15CB3078" w14:textId="77777777" w:rsidR="00F26150" w:rsidRPr="00447C51" w:rsidRDefault="00F26150" w:rsidP="00D750C3">
            <w:pPr>
              <w:pStyle w:val="a3"/>
              <w:wordWrap/>
              <w:snapToGrid w:val="0"/>
              <w:spacing w:line="480" w:lineRule="auto"/>
              <w:ind w:left="360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720828A1" w14:textId="77777777" w:rsidR="00F26150" w:rsidRDefault="00F26150" w:rsidP="00F26150">
      <w:pPr>
        <w:spacing w:after="160"/>
        <w:rPr>
          <w:rFonts w:ascii="돋움" w:eastAsia="돋움"/>
          <w:spacing w:val="-3"/>
          <w:w w:val="95"/>
        </w:rPr>
      </w:pPr>
      <w:r w:rsidRPr="00431F66">
        <w:rPr>
          <w:rFonts w:ascii="돋움" w:eastAsia="돋움"/>
          <w:spacing w:val="-3"/>
          <w:w w:val="95"/>
        </w:rPr>
        <w:t>https://claude.ai/login</w:t>
      </w:r>
    </w:p>
    <w:p w14:paraId="3E0BAF36" w14:textId="77777777" w:rsidR="00F26150" w:rsidRDefault="00F26150" w:rsidP="00F26150">
      <w:pPr>
        <w:spacing w:after="160"/>
        <w:rPr>
          <w:rFonts w:ascii="돋움" w:eastAsia="돋움"/>
          <w:spacing w:val="-3"/>
          <w:w w:val="95"/>
        </w:rPr>
      </w:pPr>
      <w:r w:rsidRPr="00431F66">
        <w:rPr>
          <w:rFonts w:ascii="돋움" w:eastAsia="돋움"/>
          <w:noProof/>
          <w:spacing w:val="-3"/>
          <w:w w:val="95"/>
        </w:rPr>
        <w:drawing>
          <wp:inline distT="0" distB="0" distL="0" distR="0" wp14:anchorId="1F5C686A" wp14:editId="371E6E8B">
            <wp:extent cx="5760720" cy="3303905"/>
            <wp:effectExtent l="0" t="0" r="0" b="0"/>
            <wp:docPr id="19930765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17331D25-726D-970D-D637-47EA8372E6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17331D25-726D-970D-D637-47EA8372E6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74DF" w14:textId="77777777" w:rsidR="00F26150" w:rsidRDefault="00F26150" w:rsidP="00F26150">
      <w:pPr>
        <w:spacing w:after="160"/>
        <w:rPr>
          <w:rFonts w:ascii="돋움" w:eastAsia="돋움"/>
          <w:spacing w:val="-3"/>
          <w:w w:val="95"/>
        </w:rPr>
      </w:pPr>
      <w:r w:rsidRPr="00431F66">
        <w:rPr>
          <w:rFonts w:ascii="돋움" w:eastAsia="돋움"/>
          <w:noProof/>
          <w:spacing w:val="-3"/>
          <w:w w:val="95"/>
        </w:rPr>
        <w:drawing>
          <wp:inline distT="0" distB="0" distL="0" distR="0" wp14:anchorId="2583A1A4" wp14:editId="45DCCD92">
            <wp:extent cx="2222863" cy="2771775"/>
            <wp:effectExtent l="0" t="0" r="0" b="0"/>
            <wp:docPr id="468990231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30BBC1D1-50EB-82BD-1AED-15A24A90A8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30BBC1D1-50EB-82BD-1AED-15A24A90A8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4775" cy="27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" w:eastAsia="돋움" w:hint="eastAsia"/>
          <w:spacing w:val="-3"/>
          <w:w w:val="95"/>
        </w:rPr>
        <w:t xml:space="preserve">  </w:t>
      </w:r>
      <w:r w:rsidRPr="00431F66">
        <w:rPr>
          <w:rFonts w:ascii="돋움" w:eastAsia="돋움"/>
          <w:noProof/>
          <w:spacing w:val="-3"/>
          <w:w w:val="95"/>
        </w:rPr>
        <w:drawing>
          <wp:inline distT="0" distB="0" distL="0" distR="0" wp14:anchorId="42C72E55" wp14:editId="6E4959FA">
            <wp:extent cx="2146877" cy="2634605"/>
            <wp:effectExtent l="0" t="0" r="0" b="0"/>
            <wp:docPr id="575118937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6D159419-9043-9D31-EA79-77D935450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6D159419-9043-9D31-EA79-77D935450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9735" cy="26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6913" w14:textId="77777777" w:rsidR="00F26150" w:rsidRDefault="00F26150" w:rsidP="00F26150">
      <w:pPr>
        <w:spacing w:after="160"/>
        <w:rPr>
          <w:rFonts w:ascii="돋움" w:eastAsia="돋움"/>
          <w:spacing w:val="-3"/>
          <w:w w:val="95"/>
        </w:rPr>
      </w:pPr>
    </w:p>
    <w:p w14:paraId="7990E47A" w14:textId="77777777" w:rsidR="00F26150" w:rsidRDefault="00F26150" w:rsidP="00F26150">
      <w:pPr>
        <w:spacing w:after="160"/>
        <w:rPr>
          <w:rFonts w:ascii="돋움" w:eastAsia="돋움"/>
          <w:spacing w:val="-3"/>
          <w:w w:val="95"/>
        </w:rPr>
      </w:pPr>
      <w:r w:rsidRPr="00431F66">
        <w:rPr>
          <w:rFonts w:ascii="돋움" w:eastAsia="돋움"/>
          <w:noProof/>
          <w:spacing w:val="-3"/>
          <w:w w:val="95"/>
        </w:rPr>
        <w:lastRenderedPageBreak/>
        <w:drawing>
          <wp:inline distT="0" distB="0" distL="0" distR="0" wp14:anchorId="0F0DC9A1" wp14:editId="1EFCD811">
            <wp:extent cx="2903910" cy="3572223"/>
            <wp:effectExtent l="0" t="0" r="0" b="9525"/>
            <wp:docPr id="43599225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966C3DDB-C191-0098-EABA-DB6B69C6AC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966C3DDB-C191-0098-EABA-DB6B69C6AC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3910" cy="357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0FC9" w14:textId="77777777" w:rsidR="00F26150" w:rsidRDefault="00F26150" w:rsidP="00F26150">
      <w:pPr>
        <w:spacing w:after="160"/>
        <w:rPr>
          <w:rFonts w:ascii="돋움" w:eastAsia="돋움"/>
          <w:spacing w:val="-3"/>
          <w:w w:val="95"/>
        </w:rPr>
      </w:pPr>
      <w:r w:rsidRPr="00431F66">
        <w:rPr>
          <w:rFonts w:ascii="돋움" w:eastAsia="돋움"/>
          <w:noProof/>
          <w:spacing w:val="-3"/>
          <w:w w:val="95"/>
        </w:rPr>
        <w:drawing>
          <wp:inline distT="0" distB="0" distL="0" distR="0" wp14:anchorId="64F9CEF4" wp14:editId="5E854B1E">
            <wp:extent cx="5677705" cy="2924359"/>
            <wp:effectExtent l="0" t="0" r="0" b="9525"/>
            <wp:docPr id="1530417999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C34437C1-BB74-0AC5-DE39-6B3771EB6B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C34437C1-BB74-0AC5-DE39-6B3771EB6B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705" cy="292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D414" w14:textId="77777777" w:rsidR="00F26150" w:rsidRDefault="00F26150">
      <w:pPr>
        <w:spacing w:after="160"/>
      </w:pPr>
      <w:r>
        <w:br w:type="page"/>
      </w:r>
    </w:p>
    <w:p w14:paraId="551F6AE0" w14:textId="77777777" w:rsidR="00F26150" w:rsidRPr="00447C51" w:rsidRDefault="00F26150" w:rsidP="00F26150">
      <w:pPr>
        <w:spacing w:after="160"/>
        <w:rPr>
          <w:rFonts w:ascii="돋움" w:eastAsia="돋움"/>
          <w:b/>
          <w:sz w:val="36"/>
          <w:szCs w:val="36"/>
          <w:u w:val="single"/>
        </w:rPr>
      </w:pPr>
      <w:r w:rsidRPr="00A31B75">
        <w:rPr>
          <w:rFonts w:ascii="돋움" w:eastAsia="돋움"/>
          <w:b/>
          <w:sz w:val="36"/>
          <w:szCs w:val="36"/>
          <w:u w:val="single"/>
        </w:rPr>
        <w:lastRenderedPageBreak/>
        <w:t>gemini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F26150" w14:paraId="303F9842" w14:textId="77777777" w:rsidTr="00D750C3">
        <w:tc>
          <w:tcPr>
            <w:tcW w:w="454" w:type="pct"/>
          </w:tcPr>
          <w:p w14:paraId="315405CB" w14:textId="77777777" w:rsidR="00F26150" w:rsidRPr="00FC5B24" w:rsidRDefault="00F26150" w:rsidP="00D750C3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7F6EFE3B" w14:textId="77777777" w:rsidR="00F26150" w:rsidRDefault="00F26150" w:rsidP="00D750C3">
            <w:pPr>
              <w:spacing w:after="160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293C28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 : </w:t>
            </w:r>
            <w:r w:rsidRPr="00BD669E">
              <w:rPr>
                <w:rFonts w:ascii="돋움" w:eastAsia="돋움"/>
                <w:b/>
                <w:sz w:val="36"/>
                <w:szCs w:val="36"/>
                <w:u w:val="single"/>
              </w:rPr>
              <w:t>PRD(제품 요구사항 문서) 작성하기</w:t>
            </w:r>
          </w:p>
          <w:p w14:paraId="601C1431" w14:textId="77777777" w:rsidR="00F26150" w:rsidRPr="00447C51" w:rsidRDefault="00F26150" w:rsidP="00D750C3">
            <w:pPr>
              <w:widowControl w:val="0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autoSpaceDE w:val="0"/>
              <w:autoSpaceDN w:val="0"/>
              <w:spacing w:after="160"/>
              <w:rPr>
                <w:rFonts w:ascii="돋움" w:eastAsia="돋움"/>
                <w:b/>
                <w:bCs/>
                <w:szCs w:val="18"/>
              </w:rPr>
            </w:pPr>
            <w:r w:rsidRPr="00BF72D4">
              <w:rPr>
                <w:rFonts w:ascii="돋움" w:eastAsia="돋움"/>
                <w:b/>
                <w:bCs/>
                <w:noProof/>
                <w:szCs w:val="18"/>
              </w:rPr>
              <w:drawing>
                <wp:inline distT="0" distB="0" distL="0" distR="0" wp14:anchorId="6228DB0E" wp14:editId="54689016">
                  <wp:extent cx="5171728" cy="2592705"/>
                  <wp:effectExtent l="0" t="0" r="0" b="0"/>
                  <wp:docPr id="19947168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71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354" cy="25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C0EA81" w14:textId="77777777" w:rsidR="00F26150" w:rsidRPr="00BD669E" w:rsidRDefault="00F26150" w:rsidP="00F26150">
      <w:hyperlink r:id="rId25" w:history="1">
        <w:r w:rsidRPr="005126EA">
          <w:rPr>
            <w:rStyle w:val="aff2"/>
          </w:rPr>
          <w:t>https://gemini.google.com/app</w:t>
        </w:r>
      </w:hyperlink>
    </w:p>
    <w:p w14:paraId="0DF11821" w14:textId="77777777" w:rsidR="00F26150" w:rsidRDefault="00F26150" w:rsidP="00F26150">
      <w:r>
        <w:rPr>
          <w:noProof/>
        </w:rPr>
        <w:drawing>
          <wp:inline distT="0" distB="0" distL="0" distR="0" wp14:anchorId="4A6C7A54" wp14:editId="3E9DB64B">
            <wp:extent cx="5760720" cy="2828925"/>
            <wp:effectExtent l="0" t="0" r="0" b="0"/>
            <wp:docPr id="5108467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46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657A" w14:textId="77777777" w:rsidR="00F26150" w:rsidRDefault="00F26150" w:rsidP="00F26150">
      <w:pPr>
        <w:rPr>
          <w:b/>
          <w:bCs/>
        </w:rPr>
      </w:pPr>
    </w:p>
    <w:p w14:paraId="693D0210" w14:textId="77777777" w:rsidR="00F26150" w:rsidRPr="00F566BF" w:rsidRDefault="00F26150" w:rsidP="00F26150">
      <w:pPr>
        <w:spacing w:before="60" w:after="60"/>
      </w:pPr>
      <w:r w:rsidRPr="00F566BF">
        <w:rPr>
          <w:rFonts w:ascii="Cambria Math" w:eastAsia="Arial" w:hAnsi="Cambria Math" w:cs="Cambria Math"/>
          <w:b/>
          <w:bCs/>
          <w:color w:val="222222"/>
        </w:rPr>
        <w:t>▶</w:t>
      </w:r>
      <w:r w:rsidRPr="00F566BF">
        <w:rPr>
          <w:rFonts w:ascii="Arial" w:eastAsia="Arial" w:hAnsi="Arial" w:cs="Arial"/>
          <w:b/>
          <w:bCs/>
          <w:color w:val="222222"/>
        </w:rPr>
        <w:t xml:space="preserve"> </w:t>
      </w:r>
      <w:r w:rsidRPr="00F566B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4850CAE" w14:textId="77777777" w:rsidR="00F26150" w:rsidRDefault="00F26150" w:rsidP="00F26150">
      <w:pPr>
        <w:rPr>
          <w:b/>
          <w:bCs/>
        </w:rPr>
      </w:pPr>
    </w:p>
    <w:p w14:paraId="5F446C7D" w14:textId="77777777" w:rsidR="00F26150" w:rsidRPr="00037D53" w:rsidRDefault="00F26150" w:rsidP="00F26150">
      <w:pPr>
        <w:rPr>
          <w:sz w:val="20"/>
          <w:szCs w:val="20"/>
        </w:rPr>
      </w:pPr>
      <w:r w:rsidRPr="00037D53">
        <w:rPr>
          <w:sz w:val="20"/>
          <w:szCs w:val="20"/>
        </w:rPr>
        <w:t>```</w:t>
      </w:r>
    </w:p>
    <w:p w14:paraId="5F02EC39" w14:textId="77777777" w:rsidR="00F26150" w:rsidRPr="00037D53" w:rsidRDefault="00F26150" w:rsidP="00F26150">
      <w:pPr>
        <w:rPr>
          <w:sz w:val="20"/>
          <w:szCs w:val="20"/>
        </w:rPr>
      </w:pPr>
      <w:r w:rsidRPr="00037D53">
        <w:rPr>
          <w:sz w:val="20"/>
          <w:szCs w:val="20"/>
        </w:rPr>
        <w:t>포트폴리오 웹페이지를 만들려고 해.</w:t>
      </w:r>
    </w:p>
    <w:p w14:paraId="0E2D275E" w14:textId="77777777" w:rsidR="00F26150" w:rsidRPr="00037D53" w:rsidRDefault="00F26150" w:rsidP="00F26150">
      <w:pPr>
        <w:rPr>
          <w:sz w:val="20"/>
          <w:szCs w:val="20"/>
        </w:rPr>
      </w:pPr>
      <w:r w:rsidRPr="00037D53">
        <w:rPr>
          <w:sz w:val="20"/>
          <w:szCs w:val="20"/>
        </w:rPr>
        <w:t>주요 기능은 채용 담당자가 30초 안에 내 역량을 파악할 수 있는 임팩트 있는 구성이야.</w:t>
      </w:r>
    </w:p>
    <w:p w14:paraId="754C00C2" w14:textId="77777777" w:rsidR="00F26150" w:rsidRPr="00037D53" w:rsidRDefault="00F26150" w:rsidP="00F26150">
      <w:pPr>
        <w:rPr>
          <w:sz w:val="20"/>
          <w:szCs w:val="20"/>
        </w:rPr>
      </w:pPr>
      <w:r w:rsidRPr="00037D53">
        <w:rPr>
          <w:sz w:val="20"/>
          <w:szCs w:val="20"/>
        </w:rPr>
        <w:t>프리랜서 전환을 준비하는 마케터를 위한 것이고,</w:t>
      </w:r>
    </w:p>
    <w:p w14:paraId="7FC61AD8" w14:textId="77777777" w:rsidR="00F26150" w:rsidRPr="00037D53" w:rsidRDefault="00F26150" w:rsidP="00F26150">
      <w:pPr>
        <w:rPr>
          <w:sz w:val="20"/>
          <w:szCs w:val="20"/>
        </w:rPr>
      </w:pPr>
      <w:r w:rsidRPr="00037D53">
        <w:rPr>
          <w:sz w:val="20"/>
          <w:szCs w:val="20"/>
        </w:rPr>
        <w:t>경쟁력 있는 지원자로 보이기 위해 필요해.</w:t>
      </w:r>
    </w:p>
    <w:p w14:paraId="6E00C0C9" w14:textId="77777777" w:rsidR="00F26150" w:rsidRPr="00037D53" w:rsidRDefault="00F26150" w:rsidP="00F26150">
      <w:pPr>
        <w:rPr>
          <w:sz w:val="20"/>
          <w:szCs w:val="20"/>
        </w:rPr>
      </w:pPr>
      <w:r w:rsidRPr="00037D53">
        <w:rPr>
          <w:sz w:val="20"/>
          <w:szCs w:val="20"/>
        </w:rPr>
        <w:t>어떻게 구현하면 좋을지 기술적인 방향과 함께 구체적인 PRD를 작성해 줘.</w:t>
      </w:r>
    </w:p>
    <w:p w14:paraId="2DF0C3A6" w14:textId="77777777" w:rsidR="00F26150" w:rsidRPr="00037D53" w:rsidRDefault="00F26150" w:rsidP="00F26150">
      <w:pPr>
        <w:rPr>
          <w:sz w:val="20"/>
          <w:szCs w:val="20"/>
        </w:rPr>
      </w:pPr>
      <w:r w:rsidRPr="00037D53">
        <w:rPr>
          <w:sz w:val="20"/>
          <w:szCs w:val="20"/>
        </w:rPr>
        <w:t>```</w:t>
      </w:r>
    </w:p>
    <w:p w14:paraId="088E8F0D" w14:textId="77777777" w:rsidR="00F26150" w:rsidRDefault="00F26150" w:rsidP="00F26150">
      <w:r w:rsidRPr="00F566BF">
        <w:rPr>
          <w:noProof/>
        </w:rPr>
        <w:lastRenderedPageBreak/>
        <w:drawing>
          <wp:inline distT="0" distB="0" distL="0" distR="0" wp14:anchorId="4367238D" wp14:editId="66CBBCED">
            <wp:extent cx="5760720" cy="1640205"/>
            <wp:effectExtent l="0" t="0" r="0" b="0"/>
            <wp:docPr id="1191230532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B171BA05-A224-C54B-7D01-FE7073E749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B171BA05-A224-C54B-7D01-FE7073E749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8DBC" w14:textId="77777777" w:rsidR="00F26150" w:rsidRDefault="00F26150" w:rsidP="00F26150"/>
    <w:p w14:paraId="42D43EFC" w14:textId="77777777" w:rsidR="00F26150" w:rsidRPr="00F566BF" w:rsidRDefault="00F26150" w:rsidP="00F26150">
      <w:pPr>
        <w:spacing w:before="60" w:after="60"/>
      </w:pPr>
      <w:r w:rsidRPr="00F566BF">
        <w:rPr>
          <w:rFonts w:ascii="Cambria Math" w:eastAsia="Arial" w:hAnsi="Cambria Math" w:cs="Cambria Math"/>
          <w:b/>
          <w:bCs/>
          <w:color w:val="222222"/>
        </w:rPr>
        <w:t>▶</w:t>
      </w:r>
      <w:r w:rsidRPr="00F566BF">
        <w:rPr>
          <w:rFonts w:ascii="Arial" w:eastAsia="Arial" w:hAnsi="Arial" w:cs="Arial"/>
          <w:b/>
          <w:bCs/>
          <w:color w:val="222222"/>
        </w:rPr>
        <w:t xml:space="preserve"> </w:t>
      </w:r>
      <w:r w:rsidRPr="00F566B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38133A5" w14:textId="77777777" w:rsidR="00F26150" w:rsidRDefault="00F26150" w:rsidP="00F26150"/>
    <w:p w14:paraId="6EA72292" w14:textId="77777777" w:rsidR="00F26150" w:rsidRPr="00F566BF" w:rsidRDefault="00F26150" w:rsidP="00F26150">
      <w:pPr>
        <w:rPr>
          <w:sz w:val="20"/>
          <w:szCs w:val="20"/>
        </w:rPr>
      </w:pPr>
      <w:r w:rsidRPr="00F566BF">
        <w:rPr>
          <w:sz w:val="20"/>
          <w:szCs w:val="20"/>
        </w:rPr>
        <w:t>```</w:t>
      </w:r>
    </w:p>
    <w:p w14:paraId="1CE62EE1" w14:textId="77777777" w:rsidR="00F26150" w:rsidRPr="00F566BF" w:rsidRDefault="00F26150" w:rsidP="00F26150">
      <w:pPr>
        <w:rPr>
          <w:sz w:val="20"/>
          <w:szCs w:val="20"/>
        </w:rPr>
      </w:pPr>
      <w:r w:rsidRPr="00F566BF">
        <w:rPr>
          <w:rFonts w:hint="eastAsia"/>
          <w:sz w:val="20"/>
          <w:szCs w:val="20"/>
        </w:rPr>
        <w:t>이</w:t>
      </w:r>
      <w:r w:rsidRPr="00F566BF">
        <w:rPr>
          <w:sz w:val="20"/>
          <w:szCs w:val="20"/>
        </w:rPr>
        <w:t xml:space="preserve"> PRD대로 진행할 거야. 먼저 PRD를 기반으로 HTML 문서를 작성해 줘.</w:t>
      </w:r>
    </w:p>
    <w:p w14:paraId="45A140AF" w14:textId="77777777" w:rsidR="00F26150" w:rsidRPr="00F566BF" w:rsidRDefault="00F26150" w:rsidP="00F26150">
      <w:pPr>
        <w:rPr>
          <w:sz w:val="20"/>
          <w:szCs w:val="20"/>
        </w:rPr>
      </w:pPr>
      <w:r w:rsidRPr="00F566BF">
        <w:rPr>
          <w:rFonts w:hint="eastAsia"/>
          <w:sz w:val="20"/>
          <w:szCs w:val="20"/>
        </w:rPr>
        <w:t>섹션을</w:t>
      </w:r>
      <w:r w:rsidRPr="00F566BF">
        <w:rPr>
          <w:sz w:val="20"/>
          <w:szCs w:val="20"/>
        </w:rPr>
        <w:t xml:space="preserve"> 나누고, 수정을 대비해 각 섹션에 고유한 이름을 붙여 줘.</w:t>
      </w:r>
    </w:p>
    <w:p w14:paraId="563B5656" w14:textId="77777777" w:rsidR="00F26150" w:rsidRPr="00F566BF" w:rsidRDefault="00F26150" w:rsidP="00F26150">
      <w:pPr>
        <w:rPr>
          <w:sz w:val="20"/>
          <w:szCs w:val="20"/>
        </w:rPr>
      </w:pPr>
      <w:r w:rsidRPr="00F566BF">
        <w:rPr>
          <w:rFonts w:hint="eastAsia"/>
          <w:sz w:val="20"/>
          <w:szCs w:val="20"/>
        </w:rPr>
        <w:t>아직</w:t>
      </w:r>
      <w:r w:rsidRPr="00F566BF">
        <w:rPr>
          <w:sz w:val="20"/>
          <w:szCs w:val="20"/>
        </w:rPr>
        <w:t xml:space="preserve"> 기능은 구현하지 말고, 전체 구조만 보여 줘.</w:t>
      </w:r>
    </w:p>
    <w:p w14:paraId="3D6BF623" w14:textId="77777777" w:rsidR="00F26150" w:rsidRPr="00F566BF" w:rsidRDefault="00F26150" w:rsidP="00F26150">
      <w:pPr>
        <w:rPr>
          <w:sz w:val="20"/>
          <w:szCs w:val="20"/>
        </w:rPr>
      </w:pPr>
      <w:r w:rsidRPr="00F566BF">
        <w:rPr>
          <w:sz w:val="20"/>
          <w:szCs w:val="20"/>
        </w:rPr>
        <w:t>```</w:t>
      </w:r>
    </w:p>
    <w:p w14:paraId="71CE6ED5" w14:textId="77777777" w:rsidR="00F26150" w:rsidRDefault="00F26150" w:rsidP="00F26150">
      <w:r>
        <w:rPr>
          <w:noProof/>
        </w:rPr>
        <w:drawing>
          <wp:inline distT="0" distB="0" distL="0" distR="0" wp14:anchorId="311BAEBC" wp14:editId="0E0B2596">
            <wp:extent cx="5760720" cy="2624455"/>
            <wp:effectExtent l="0" t="0" r="0" b="0"/>
            <wp:docPr id="813190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909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E495" w14:textId="77777777" w:rsidR="00F26150" w:rsidRDefault="00F26150" w:rsidP="00F26150"/>
    <w:p w14:paraId="7A13DDB3" w14:textId="77777777" w:rsidR="00F26150" w:rsidRDefault="00F26150" w:rsidP="00F26150">
      <w:r>
        <w:rPr>
          <w:noProof/>
        </w:rPr>
        <w:lastRenderedPageBreak/>
        <w:drawing>
          <wp:inline distT="0" distB="0" distL="0" distR="0" wp14:anchorId="5CADA350" wp14:editId="0C5F1A45">
            <wp:extent cx="5760720" cy="2999105"/>
            <wp:effectExtent l="0" t="0" r="0" b="0"/>
            <wp:docPr id="234286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6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175B" w14:textId="77777777" w:rsidR="00F26150" w:rsidRPr="00F566BF" w:rsidRDefault="00F26150" w:rsidP="00F26150">
      <w:pPr>
        <w:spacing w:before="60" w:after="60"/>
      </w:pPr>
      <w:r w:rsidRPr="00F566BF">
        <w:rPr>
          <w:rFonts w:ascii="Cambria Math" w:eastAsia="Arial" w:hAnsi="Cambria Math" w:cs="Cambria Math"/>
          <w:b/>
          <w:bCs/>
          <w:color w:val="222222"/>
        </w:rPr>
        <w:t>▶</w:t>
      </w:r>
      <w:r w:rsidRPr="00F566BF">
        <w:rPr>
          <w:rFonts w:ascii="Arial" w:eastAsia="Arial" w:hAnsi="Arial" w:cs="Arial"/>
          <w:b/>
          <w:bCs/>
          <w:color w:val="222222"/>
        </w:rPr>
        <w:t xml:space="preserve"> </w:t>
      </w:r>
      <w:r w:rsidRPr="00F566B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47E5FDA9" w14:textId="77777777" w:rsidR="00F26150" w:rsidRDefault="00F26150" w:rsidP="00F26150"/>
    <w:p w14:paraId="5D41230B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26EA575B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performance-metrics 섹션의 [프로젝트 수] 항목은 지난 3년 간의 성과를 구체적으로 나열한 리스트로 수정해 줘.</w:t>
      </w:r>
    </w:p>
    <w:p w14:paraId="0726094A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593F1D72" w14:textId="77777777" w:rsidR="00F26150" w:rsidRDefault="00F26150" w:rsidP="00F26150">
      <w:r>
        <w:rPr>
          <w:noProof/>
        </w:rPr>
        <w:drawing>
          <wp:inline distT="0" distB="0" distL="0" distR="0" wp14:anchorId="377F7340" wp14:editId="2F754235">
            <wp:extent cx="5705475" cy="923925"/>
            <wp:effectExtent l="0" t="0" r="9525" b="9525"/>
            <wp:docPr id="2110011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110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75C7" w14:textId="77777777" w:rsidR="00F26150" w:rsidRDefault="00F26150" w:rsidP="00F26150">
      <w:r w:rsidRPr="00A87700">
        <w:rPr>
          <w:noProof/>
        </w:rPr>
        <w:drawing>
          <wp:inline distT="0" distB="0" distL="0" distR="0" wp14:anchorId="4079AA92" wp14:editId="1691692D">
            <wp:extent cx="3692106" cy="3193558"/>
            <wp:effectExtent l="0" t="0" r="0" b="0"/>
            <wp:docPr id="20564486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48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4587" cy="320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4B8E" w14:textId="77777777" w:rsidR="00F26150" w:rsidRDefault="00F26150" w:rsidP="00F26150"/>
    <w:p w14:paraId="3D474E85" w14:textId="77777777" w:rsidR="00F26150" w:rsidRDefault="00F26150" w:rsidP="00F26150">
      <w:r>
        <w:rPr>
          <w:rFonts w:hint="eastAsia"/>
        </w:rPr>
        <w:lastRenderedPageBreak/>
        <w:t>이런 화면 나올 수 있습니다. 확인 만약, 취소시</w:t>
      </w:r>
    </w:p>
    <w:p w14:paraId="739C062D" w14:textId="77777777" w:rsidR="00F26150" w:rsidRDefault="00F26150" w:rsidP="00F26150">
      <w:r w:rsidRPr="00A87700">
        <w:rPr>
          <w:noProof/>
        </w:rPr>
        <w:drawing>
          <wp:inline distT="0" distB="0" distL="0" distR="0" wp14:anchorId="637C976C" wp14:editId="3DC9ED4A">
            <wp:extent cx="3989282" cy="1397480"/>
            <wp:effectExtent l="0" t="0" r="0" b="0"/>
            <wp:docPr id="18363982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982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9260" cy="14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DF96" w14:textId="77777777" w:rsidR="00F26150" w:rsidRDefault="00F26150" w:rsidP="00F26150"/>
    <w:p w14:paraId="4D7F656B" w14:textId="77777777" w:rsidR="00F26150" w:rsidRDefault="00F26150" w:rsidP="00F26150"/>
    <w:p w14:paraId="2B62913D" w14:textId="77777777" w:rsidR="00F26150" w:rsidRDefault="00F26150" w:rsidP="00F26150">
      <w:r>
        <w:rPr>
          <w:rFonts w:hint="eastAsia"/>
        </w:rPr>
        <w:t>다시 진행.</w:t>
      </w:r>
    </w:p>
    <w:p w14:paraId="7F6AA30E" w14:textId="77777777" w:rsidR="00F26150" w:rsidRDefault="00F26150" w:rsidP="00F26150">
      <w:r w:rsidRPr="00A87700">
        <w:rPr>
          <w:noProof/>
        </w:rPr>
        <w:drawing>
          <wp:inline distT="0" distB="0" distL="0" distR="0" wp14:anchorId="06A10EAC" wp14:editId="6BBC8757">
            <wp:extent cx="5760720" cy="3202940"/>
            <wp:effectExtent l="0" t="0" r="0" b="0"/>
            <wp:docPr id="7830393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393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3E62" w14:textId="77777777" w:rsidR="00F26150" w:rsidRDefault="00F26150" w:rsidP="00F26150"/>
    <w:p w14:paraId="0CABF778" w14:textId="77777777" w:rsidR="00F26150" w:rsidRPr="00F566BF" w:rsidRDefault="00F26150" w:rsidP="00F26150">
      <w:pPr>
        <w:spacing w:before="60" w:after="60"/>
        <w:rPr>
          <w:rFonts w:eastAsiaTheme="minorEastAsia"/>
        </w:rPr>
      </w:pPr>
      <w:r w:rsidRPr="00F566BF">
        <w:rPr>
          <w:rFonts w:ascii="Cambria Math" w:eastAsia="Arial" w:hAnsi="Cambria Math" w:cs="Cambria Math"/>
          <w:b/>
          <w:bCs/>
          <w:color w:val="222222"/>
        </w:rPr>
        <w:t>▶</w:t>
      </w:r>
      <w:r w:rsidRPr="00F566BF">
        <w:rPr>
          <w:rFonts w:ascii="Arial" w:eastAsia="Arial" w:hAnsi="Arial" w:cs="Arial"/>
          <w:b/>
          <w:bCs/>
          <w:color w:val="222222"/>
        </w:rPr>
        <w:t xml:space="preserve"> </w:t>
      </w:r>
      <w:r w:rsidRPr="00F566B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  <w:r>
        <w:rPr>
          <w:rFonts w:ascii="Arial" w:eastAsiaTheme="minorEastAsia" w:hAnsi="Arial" w:cs="Arial" w:hint="eastAsia"/>
          <w:b/>
          <w:bCs/>
          <w:color w:val="222222"/>
        </w:rPr>
        <w:t xml:space="preserve"> </w:t>
      </w:r>
      <w:r>
        <w:rPr>
          <w:rFonts w:ascii="Arial" w:eastAsiaTheme="minorEastAsia" w:hAnsi="Arial" w:cs="Arial" w:hint="eastAsia"/>
          <w:b/>
          <w:bCs/>
          <w:color w:val="222222"/>
        </w:rPr>
        <w:t>계속</w:t>
      </w:r>
    </w:p>
    <w:p w14:paraId="3C415D1C" w14:textId="77777777" w:rsidR="00F26150" w:rsidRPr="00A87700" w:rsidRDefault="00F26150" w:rsidP="00F26150"/>
    <w:p w14:paraId="329DBC96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68588FEB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HTML 문서에 모던하고 세련된 디자인을 적용해 줘.</w:t>
      </w:r>
    </w:p>
    <w:p w14:paraId="28962AE0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23F79A8F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6CF128DA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case-studies 섹션에 있는 [Before/After 지표]를 hero-introduction 섹션으로 옮기고 차트로 표현해 줘.</w:t>
      </w:r>
    </w:p>
    <w:p w14:paraId="7AB92947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2C719330" w14:textId="77777777" w:rsidR="00F26150" w:rsidRPr="00D57543" w:rsidRDefault="00F26150" w:rsidP="00F26150">
      <w:pPr>
        <w:rPr>
          <w:sz w:val="20"/>
          <w:szCs w:val="20"/>
        </w:rPr>
      </w:pPr>
    </w:p>
    <w:p w14:paraId="1C285ECC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53C98117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나의 경력 포트폴리오는 다음과 같아. 섹션별로 다음 내용을 참고해서 업데이트해 줘.</w:t>
      </w:r>
    </w:p>
    <w:p w14:paraId="746A260B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나는 3년차, 퍼포먼스/콘텐츠 마케팅 전문가야.</w:t>
      </w:r>
    </w:p>
    <w:p w14:paraId="27427A45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- 핵심 성과: ROAS 200%, 25개 캠페인, 연 8억 매출 기여한 거고,</w:t>
      </w:r>
    </w:p>
    <w:p w14:paraId="3C596FB9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- 3년간 포지션 변화: 주니어(2023) → 퍼포먼스 마케터(2024) → 매니저+자문(2025)</w:t>
      </w:r>
    </w:p>
    <w:p w14:paraId="4E1FF10F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- 스킬 레벨: 퍼포먼스 마케팅: 75%, 콘텐츠 마케팅: 70%, 데이터 분석 (GA4): 65%</w:t>
      </w:r>
    </w:p>
    <w:p w14:paraId="3A6FB905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다음은 나의 대표 케이스 스터디 이력이야.</w:t>
      </w:r>
    </w:p>
    <w:p w14:paraId="6B19D639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lastRenderedPageBreak/>
        <w:t>- 이커머스: 월 광고비 1천만원, ROAS 200%</w:t>
      </w:r>
    </w:p>
    <w:p w14:paraId="593C27A4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- 스타트업: 인스타 팔로워 2천→8천(6개월) 증가</w:t>
      </w:r>
    </w:p>
    <w:p w14:paraId="73C99DCF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- 로컬 브랜드: 블로그 방문자 500→3천(4개월) 증가</w:t>
      </w:r>
    </w:p>
    <w:p w14:paraId="18B8093C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67470029" w14:textId="77777777" w:rsidR="00F26150" w:rsidRPr="00D57543" w:rsidRDefault="00F26150" w:rsidP="00F26150">
      <w:pPr>
        <w:rPr>
          <w:sz w:val="20"/>
          <w:szCs w:val="20"/>
        </w:rPr>
      </w:pPr>
    </w:p>
    <w:p w14:paraId="29DE1C08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48E63167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워드프레스 테마 중에서 이 포트폴리오와 가장 잘 어울리는 것을 하나 선택해서 디자인을 수정해 줘. 섹션별로 색상 톤을 달리 해서 구분이 잘 되게 해 줘.</w:t>
      </w:r>
    </w:p>
    <w:p w14:paraId="420215BC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6508948D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1537DB76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포트폴리오 웹페이지의 모든 부분이 잘 만들어졌는지 검토해 줘. PRD대로 제작되었는지, 각 링크가 문제없이 작동하는지 확인해.</w:t>
      </w:r>
    </w:p>
    <w:p w14:paraId="1AEB0979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rFonts w:hint="eastAsia"/>
          <w:sz w:val="20"/>
          <w:szCs w:val="20"/>
        </w:rPr>
        <w:t>```</w:t>
      </w:r>
    </w:p>
    <w:p w14:paraId="45D724FF" w14:textId="77777777" w:rsidR="00F26150" w:rsidRPr="00F566BF" w:rsidRDefault="00F26150" w:rsidP="00F26150">
      <w:pPr>
        <w:rPr>
          <w:sz w:val="20"/>
          <w:szCs w:val="20"/>
        </w:rPr>
      </w:pPr>
    </w:p>
    <w:p w14:paraId="69B333C2" w14:textId="77777777" w:rsidR="00F26150" w:rsidRDefault="00F26150" w:rsidP="00F26150">
      <w:r w:rsidRPr="00A87700">
        <w:rPr>
          <w:noProof/>
        </w:rPr>
        <w:drawing>
          <wp:inline distT="0" distB="0" distL="0" distR="0" wp14:anchorId="3AA110EA" wp14:editId="5012A1AC">
            <wp:extent cx="5760720" cy="3004185"/>
            <wp:effectExtent l="0" t="0" r="0" b="0"/>
            <wp:docPr id="1627138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38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939D" w14:textId="77777777" w:rsidR="00F26150" w:rsidRDefault="00F26150" w:rsidP="00F26150"/>
    <w:p w14:paraId="0E8CA45D" w14:textId="77777777" w:rsidR="00F26150" w:rsidRDefault="00F26150" w:rsidP="00F26150">
      <w:r w:rsidRPr="00A87700">
        <w:rPr>
          <w:noProof/>
        </w:rPr>
        <w:drawing>
          <wp:inline distT="0" distB="0" distL="0" distR="0" wp14:anchorId="75D113F4" wp14:editId="70F77AFD">
            <wp:extent cx="5760720" cy="2275840"/>
            <wp:effectExtent l="0" t="0" r="0" b="0"/>
            <wp:docPr id="861382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82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2B59" w14:textId="77777777" w:rsidR="00F26150" w:rsidRDefault="00F26150" w:rsidP="00F26150"/>
    <w:p w14:paraId="03ADCB94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3D67A2DD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발견된 개선점 3가지를 보완 및 수정하고, 완벽한 프리랜서 전환용 포트폴리오를 완성해.</w:t>
      </w:r>
    </w:p>
    <w:p w14:paraId="4BDFD7AB" w14:textId="77777777" w:rsidR="00F26150" w:rsidRPr="00D57543" w:rsidRDefault="00F26150" w:rsidP="00F26150">
      <w:pPr>
        <w:rPr>
          <w:sz w:val="20"/>
          <w:szCs w:val="20"/>
        </w:rPr>
      </w:pPr>
      <w:r w:rsidRPr="00D57543">
        <w:rPr>
          <w:sz w:val="20"/>
          <w:szCs w:val="20"/>
        </w:rPr>
        <w:t>```</w:t>
      </w:r>
    </w:p>
    <w:p w14:paraId="65619DBA" w14:textId="77777777" w:rsidR="00F26150" w:rsidRDefault="00F26150" w:rsidP="00F26150"/>
    <w:p w14:paraId="6CECC3E8" w14:textId="77777777" w:rsidR="00F26150" w:rsidRDefault="00000000" w:rsidP="00F26150">
      <w:r>
        <w:rPr>
          <w:noProof/>
        </w:rPr>
        <w:pict w14:anchorId="057ADA90">
          <v:shape id="_x0000_s2125" style="position:absolute;margin-left:373.9pt;margin-top:80.3pt;width:39pt;height:52.3pt;z-index:251682816" coordsize="780,1046" path="m,hdc81,309,175,640,255,960v78,-234,-22,86,45,-225c325,618,407,535,480,450,561,355,609,267,705,195v38,-113,-18,22,60,-75c775,108,780,75,780,75e" filled="f">
            <v:path arrowok="t"/>
          </v:shape>
        </w:pict>
      </w:r>
      <w:r w:rsidR="00F26150">
        <w:rPr>
          <w:noProof/>
        </w:rPr>
        <w:drawing>
          <wp:inline distT="0" distB="0" distL="0" distR="0" wp14:anchorId="613625C8" wp14:editId="75545CD1">
            <wp:extent cx="5760720" cy="2457450"/>
            <wp:effectExtent l="0" t="0" r="0" b="0"/>
            <wp:docPr id="1130128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28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853B" w14:textId="77777777" w:rsidR="00F26150" w:rsidRDefault="00F26150" w:rsidP="00F26150"/>
    <w:p w14:paraId="5E17FC47" w14:textId="77777777" w:rsidR="00F26150" w:rsidRDefault="00F26150" w:rsidP="00F26150"/>
    <w:p w14:paraId="59361372" w14:textId="77777777" w:rsidR="00F26150" w:rsidRDefault="00F26150" w:rsidP="00F26150">
      <w:r>
        <w:rPr>
          <w:noProof/>
        </w:rPr>
        <w:drawing>
          <wp:inline distT="0" distB="0" distL="0" distR="0" wp14:anchorId="4079C519" wp14:editId="1A8B1DA3">
            <wp:extent cx="5760720" cy="2645410"/>
            <wp:effectExtent l="0" t="0" r="0" b="0"/>
            <wp:docPr id="18962097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097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EC96" w14:textId="77777777" w:rsidR="00F26150" w:rsidRDefault="00F26150" w:rsidP="00F26150"/>
    <w:p w14:paraId="0E44E6C0" w14:textId="77777777" w:rsidR="00F26150" w:rsidRDefault="00F26150" w:rsidP="00F26150">
      <w:r>
        <w:rPr>
          <w:noProof/>
        </w:rPr>
        <w:lastRenderedPageBreak/>
        <w:drawing>
          <wp:inline distT="0" distB="0" distL="0" distR="0" wp14:anchorId="65FCA99D" wp14:editId="2903DD1B">
            <wp:extent cx="47625" cy="161925"/>
            <wp:effectExtent l="0" t="0" r="9525" b="9525"/>
            <wp:docPr id="1001533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36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4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460BF5" wp14:editId="5E4583DA">
            <wp:extent cx="5760720" cy="4459605"/>
            <wp:effectExtent l="0" t="0" r="0" b="0"/>
            <wp:docPr id="2077344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44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0655" w14:textId="77777777" w:rsidR="00F26150" w:rsidRDefault="00F26150" w:rsidP="00F26150"/>
    <w:p w14:paraId="4CE08F4B" w14:textId="77777777" w:rsidR="00F26150" w:rsidRDefault="00F26150" w:rsidP="00F26150">
      <w:r>
        <w:rPr>
          <w:noProof/>
        </w:rPr>
        <w:drawing>
          <wp:inline distT="0" distB="0" distL="0" distR="0" wp14:anchorId="2BE037D6" wp14:editId="53CAC6F6">
            <wp:extent cx="5760720" cy="2559685"/>
            <wp:effectExtent l="0" t="0" r="0" b="0"/>
            <wp:docPr id="924223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36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14B9" w14:textId="77777777" w:rsidR="00F26150" w:rsidRDefault="00F26150" w:rsidP="00F26150"/>
    <w:p w14:paraId="5EB5ED4C" w14:textId="77777777" w:rsidR="00F26150" w:rsidRDefault="00F26150" w:rsidP="00F26150">
      <w:r>
        <w:rPr>
          <w:noProof/>
        </w:rPr>
        <w:lastRenderedPageBreak/>
        <w:drawing>
          <wp:inline distT="0" distB="0" distL="0" distR="0" wp14:anchorId="253FAA61" wp14:editId="16780B01">
            <wp:extent cx="5760720" cy="3509645"/>
            <wp:effectExtent l="0" t="0" r="0" b="0"/>
            <wp:docPr id="68628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9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72A0" w14:textId="77777777" w:rsidR="00F26150" w:rsidRDefault="00F26150" w:rsidP="00F26150"/>
    <w:p w14:paraId="10031AD3" w14:textId="77777777" w:rsidR="00F26150" w:rsidRDefault="00F26150" w:rsidP="00F26150">
      <w:pPr>
        <w:spacing w:after="160"/>
      </w:pPr>
      <w:r>
        <w:br w:type="page"/>
      </w:r>
    </w:p>
    <w:p w14:paraId="29089AB5" w14:textId="2EA589B7" w:rsidR="00D408E7" w:rsidRDefault="00D408E7" w:rsidP="00D408E7">
      <w:pPr>
        <w:spacing w:after="160"/>
      </w:pP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882758" w14:paraId="2A251AF8" w14:textId="77777777" w:rsidTr="004F4660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4801A242" w14:textId="7CF2D11F" w:rsidR="00882758" w:rsidRDefault="00D96084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  <w:r>
              <w:rPr>
                <w:rFonts w:ascii="돋움" w:eastAsia="돋움"/>
                <w:spacing w:val="-3"/>
                <w:w w:val="95"/>
              </w:rPr>
              <w:br w:type="page"/>
            </w:r>
          </w:p>
          <w:p w14:paraId="01BA8E3B" w14:textId="37F74D92" w:rsidR="00882758" w:rsidRDefault="00882758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2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 w:rsidRPr="00882758">
              <w:rPr>
                <w:rFonts w:ascii="돋움" w:eastAsia="돋움" w:hint="eastAsia"/>
                <w:b/>
                <w:sz w:val="28"/>
                <w:szCs w:val="20"/>
              </w:rPr>
              <w:t>아름다운 소프트웨어를 위한 해석학적 접근</w:t>
            </w:r>
          </w:p>
          <w:p w14:paraId="72E7CA1F" w14:textId="77777777" w:rsidR="00882758" w:rsidRPr="00882758" w:rsidRDefault="00882758" w:rsidP="00882758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>전체 개요</w:t>
            </w:r>
          </w:p>
          <w:p w14:paraId="54EA69E6" w14:textId="77777777" w:rsidR="00882758" w:rsidRPr="00AE61C1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Cs w:val="20"/>
              </w:rPr>
            </w:pPr>
            <w:r w:rsidRPr="00AE61C1">
              <w:rPr>
                <w:rFonts w:ascii="돋움" w:eastAsia="돋움"/>
                <w:szCs w:val="20"/>
              </w:rPr>
              <w:t xml:space="preserve">Mission 1: </w:t>
            </w:r>
            <w:r w:rsidRPr="00AE61C1">
              <w:rPr>
                <w:rFonts w:ascii="돋움" w:eastAsia="돋움" w:hint="eastAsia"/>
                <w:szCs w:val="20"/>
              </w:rPr>
              <w:t xml:space="preserve">문제 인식 훈련 </w:t>
            </w:r>
            <w:r w:rsidRPr="00AE61C1">
              <w:rPr>
                <w:rFonts w:ascii="돋움" w:eastAsia="돋움"/>
                <w:szCs w:val="20"/>
              </w:rPr>
              <w:t xml:space="preserve">(The Mom Test + </w:t>
            </w:r>
            <w:r w:rsidRPr="00AE61C1">
              <w:rPr>
                <w:rFonts w:ascii="돋움" w:eastAsia="돋움" w:hint="eastAsia"/>
                <w:szCs w:val="20"/>
              </w:rPr>
              <w:t xml:space="preserve">문제 </w:t>
            </w:r>
            <w:r w:rsidRPr="00AE61C1">
              <w:rPr>
                <w:rFonts w:ascii="돋움" w:eastAsia="돋움"/>
                <w:szCs w:val="20"/>
              </w:rPr>
              <w:t>10</w:t>
            </w:r>
            <w:r w:rsidRPr="00AE61C1">
              <w:rPr>
                <w:rFonts w:ascii="돋움" w:eastAsia="돋움" w:hint="eastAsia"/>
                <w:szCs w:val="20"/>
              </w:rPr>
              <w:t>개</w:t>
            </w:r>
            <w:r w:rsidRPr="00AE61C1">
              <w:rPr>
                <w:rFonts w:ascii="돋움" w:eastAsia="돋움"/>
                <w:szCs w:val="20"/>
              </w:rPr>
              <w:t>)</w:t>
            </w:r>
          </w:p>
          <w:p w14:paraId="3FED85AE" w14:textId="77777777" w:rsidR="00882758" w:rsidRPr="00AE61C1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Cs w:val="20"/>
              </w:rPr>
            </w:pPr>
            <w:r w:rsidRPr="00AE61C1">
              <w:rPr>
                <w:rFonts w:ascii="돋움" w:eastAsia="돋움"/>
                <w:szCs w:val="20"/>
              </w:rPr>
              <w:t xml:space="preserve">   </w:t>
            </w:r>
            <w:r w:rsidRPr="00AE61C1">
              <w:rPr>
                <w:rFonts w:ascii="돋움" w:eastAsia="돋움"/>
                <w:szCs w:val="20"/>
              </w:rPr>
              <w:t>↓</w:t>
            </w:r>
          </w:p>
          <w:p w14:paraId="162E37FC" w14:textId="77777777" w:rsidR="00882758" w:rsidRPr="00AE61C1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Cs w:val="20"/>
              </w:rPr>
            </w:pPr>
            <w:r w:rsidRPr="00AE61C1">
              <w:rPr>
                <w:rFonts w:ascii="돋움" w:eastAsia="돋움"/>
                <w:szCs w:val="20"/>
              </w:rPr>
              <w:t xml:space="preserve">Mission 2: </w:t>
            </w:r>
            <w:r w:rsidRPr="00AE61C1">
              <w:rPr>
                <w:rFonts w:ascii="돋움" w:eastAsia="돋움" w:hint="eastAsia"/>
                <w:szCs w:val="20"/>
              </w:rPr>
              <w:t xml:space="preserve">아키텍처 설계 </w:t>
            </w:r>
            <w:r w:rsidRPr="00AE61C1">
              <w:rPr>
                <w:rFonts w:ascii="돋움" w:eastAsia="돋움"/>
                <w:szCs w:val="20"/>
              </w:rPr>
              <w:t>(3</w:t>
            </w:r>
            <w:r w:rsidRPr="00AE61C1">
              <w:rPr>
                <w:rFonts w:ascii="돋움" w:eastAsia="돋움" w:hint="eastAsia"/>
                <w:szCs w:val="20"/>
              </w:rPr>
              <w:t>계층 분리</w:t>
            </w:r>
            <w:r w:rsidRPr="00AE61C1">
              <w:rPr>
                <w:rFonts w:ascii="돋움" w:eastAsia="돋움"/>
                <w:szCs w:val="20"/>
              </w:rPr>
              <w:t>)</w:t>
            </w:r>
          </w:p>
          <w:p w14:paraId="062674E0" w14:textId="77777777" w:rsidR="00882758" w:rsidRPr="00AE61C1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Cs w:val="20"/>
              </w:rPr>
            </w:pPr>
            <w:r w:rsidRPr="00AE61C1">
              <w:rPr>
                <w:rFonts w:ascii="돋움" w:eastAsia="돋움"/>
                <w:szCs w:val="20"/>
              </w:rPr>
              <w:t xml:space="preserve">   </w:t>
            </w:r>
            <w:r w:rsidRPr="00AE61C1">
              <w:rPr>
                <w:rFonts w:ascii="돋움" w:eastAsia="돋움"/>
                <w:szCs w:val="20"/>
              </w:rPr>
              <w:t>↓</w:t>
            </w:r>
          </w:p>
          <w:p w14:paraId="0C5E5CF1" w14:textId="77777777" w:rsidR="00882758" w:rsidRPr="00AE61C1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Cs w:val="20"/>
              </w:rPr>
            </w:pPr>
            <w:r w:rsidRPr="00AE61C1">
              <w:rPr>
                <w:rFonts w:ascii="돋움" w:eastAsia="돋움"/>
                <w:szCs w:val="20"/>
              </w:rPr>
              <w:t xml:space="preserve">Mission 3: </w:t>
            </w:r>
            <w:r w:rsidRPr="00AE61C1">
              <w:rPr>
                <w:rFonts w:ascii="돋움" w:eastAsia="돋움" w:hint="eastAsia"/>
                <w:szCs w:val="20"/>
              </w:rPr>
              <w:t>사용자 여정 작성</w:t>
            </w:r>
          </w:p>
          <w:p w14:paraId="1B20396F" w14:textId="77777777" w:rsidR="00882758" w:rsidRPr="00AE61C1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Cs w:val="20"/>
              </w:rPr>
            </w:pPr>
            <w:r w:rsidRPr="00AE61C1">
              <w:rPr>
                <w:rFonts w:ascii="돋움" w:eastAsia="돋움"/>
                <w:szCs w:val="20"/>
              </w:rPr>
              <w:t xml:space="preserve">   </w:t>
            </w:r>
            <w:r w:rsidRPr="00AE61C1">
              <w:rPr>
                <w:rFonts w:ascii="돋움" w:eastAsia="돋움"/>
                <w:szCs w:val="20"/>
              </w:rPr>
              <w:t>↓</w:t>
            </w:r>
          </w:p>
          <w:p w14:paraId="3E480D6C" w14:textId="77777777" w:rsidR="00882758" w:rsidRPr="00AE61C1" w:rsidRDefault="00882758" w:rsidP="0088275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Cs w:val="20"/>
              </w:rPr>
            </w:pPr>
            <w:r w:rsidRPr="00AE61C1">
              <w:rPr>
                <w:rFonts w:ascii="돋움" w:eastAsia="돋움"/>
                <w:szCs w:val="20"/>
              </w:rPr>
              <w:t>[</w:t>
            </w:r>
            <w:r w:rsidRPr="00AE61C1">
              <w:rPr>
                <w:rFonts w:ascii="돋움" w:eastAsia="돋움" w:hint="eastAsia"/>
                <w:szCs w:val="20"/>
              </w:rPr>
              <w:t>통합</w:t>
            </w:r>
            <w:r w:rsidRPr="00AE61C1">
              <w:rPr>
                <w:rFonts w:ascii="돋움" w:eastAsia="돋움"/>
                <w:szCs w:val="20"/>
              </w:rPr>
              <w:t xml:space="preserve">] </w:t>
            </w:r>
            <w:r w:rsidRPr="00AE61C1">
              <w:rPr>
                <w:rFonts w:ascii="돋움" w:eastAsia="돋움" w:hint="eastAsia"/>
                <w:szCs w:val="20"/>
              </w:rPr>
              <w:t xml:space="preserve">하나의 </w:t>
            </w:r>
            <w:r w:rsidRPr="00AE61C1">
              <w:rPr>
                <w:rFonts w:ascii="돋움" w:eastAsia="돋움"/>
                <w:szCs w:val="20"/>
              </w:rPr>
              <w:t>PRD</w:t>
            </w:r>
            <w:r w:rsidRPr="00AE61C1">
              <w:rPr>
                <w:rFonts w:ascii="돋움" w:eastAsia="돋움" w:hint="eastAsia"/>
                <w:szCs w:val="20"/>
              </w:rPr>
              <w:t>로 완성</w:t>
            </w:r>
          </w:p>
          <w:p w14:paraId="264F0904" w14:textId="77777777" w:rsidR="00882758" w:rsidRPr="00882758" w:rsidRDefault="00882758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</w:p>
          <w:p w14:paraId="6CEF0F26" w14:textId="2B8556C7" w:rsidR="00882758" w:rsidRDefault="00882758" w:rsidP="004F4660">
            <w:pPr>
              <w:pStyle w:val="a3"/>
              <w:wordWrap/>
              <w:snapToGrid w:val="0"/>
              <w:spacing w:line="480" w:lineRule="auto"/>
              <w:jc w:val="center"/>
            </w:pPr>
            <w:r w:rsidRPr="00882758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r w:rsidRPr="00882758">
              <w:rPr>
                <w:rFonts w:ascii="돋움" w:eastAsia="돋움"/>
                <w:b/>
                <w:bCs/>
                <w:sz w:val="36"/>
              </w:rPr>
              <w:t xml:space="preserve">- The Mom Test + </w:t>
            </w:r>
            <w:r w:rsidRPr="00882758">
              <w:rPr>
                <w:rFonts w:ascii="돋움" w:eastAsia="돋움" w:hint="eastAsia"/>
                <w:b/>
                <w:bCs/>
                <w:sz w:val="36"/>
              </w:rPr>
              <w:t xml:space="preserve">문제 </w:t>
            </w:r>
            <w:r w:rsidRPr="00882758">
              <w:rPr>
                <w:rFonts w:ascii="돋움" w:eastAsia="돋움"/>
                <w:b/>
                <w:bCs/>
                <w:sz w:val="36"/>
              </w:rPr>
              <w:t>10</w:t>
            </w:r>
            <w:r w:rsidRPr="00882758">
              <w:rPr>
                <w:rFonts w:ascii="돋움" w:eastAsia="돋움" w:hint="eastAsia"/>
                <w:b/>
                <w:bCs/>
                <w:sz w:val="36"/>
              </w:rPr>
              <w:t>개 찾기</w:t>
            </w:r>
          </w:p>
        </w:tc>
      </w:tr>
    </w:tbl>
    <w:p w14:paraId="6C8877BB" w14:textId="77777777" w:rsidR="00882758" w:rsidRDefault="00882758" w:rsidP="00882758">
      <w:pPr>
        <w:pStyle w:val="a3"/>
        <w:wordWrap/>
        <w:jc w:val="center"/>
      </w:pPr>
    </w:p>
    <w:p w14:paraId="4A662064" w14:textId="20443CA5" w:rsidR="00882758" w:rsidRPr="00FC5B24" w:rsidRDefault="00882758" w:rsidP="00882758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882758">
        <w:rPr>
          <w:rFonts w:ascii="돋움" w:eastAsia="돋움"/>
          <w:b/>
          <w:bCs/>
          <w:sz w:val="28"/>
          <w:szCs w:val="20"/>
          <w:u w:val="single"/>
        </w:rPr>
        <w:t xml:space="preserve">Magic Square </w:t>
      </w:r>
      <w:r w:rsidRPr="00882758">
        <w:rPr>
          <w:rFonts w:ascii="돋움" w:eastAsia="돋움" w:hint="eastAsia"/>
          <w:b/>
          <w:bCs/>
          <w:sz w:val="28"/>
          <w:szCs w:val="20"/>
          <w:u w:val="single"/>
        </w:rPr>
        <w:t>초기 문제 정의하기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882758" w:rsidRPr="00882758" w14:paraId="3C30C475" w14:textId="77777777" w:rsidTr="004F4660">
        <w:tc>
          <w:tcPr>
            <w:tcW w:w="9270" w:type="dxa"/>
          </w:tcPr>
          <w:p w14:paraId="554F18B8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돋움" w:eastAsia="돋움" w:hAnsi="돋움"/>
                <w:b/>
                <w:bCs/>
                <w:sz w:val="24"/>
              </w:rPr>
              <w:t xml:space="preserve">Magic Square — 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초기 문제 정의 프롬프트 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 xml:space="preserve">(Observation → Why #3 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구조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)</w:t>
            </w:r>
          </w:p>
          <w:p w14:paraId="56743983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실습 규칙</w:t>
            </w:r>
          </w:p>
          <w:p w14:paraId="43CF3B4B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Segoe UI Emoji" w:eastAsia="돋움" w:hAnsi="Segoe UI Emoji" w:cs="Segoe UI Emoji"/>
                <w:b/>
                <w:bCs/>
                <w:sz w:val="24"/>
              </w:rPr>
              <w:t>✅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 문제만 작성 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(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해결책 언급 금지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)</w:t>
            </w:r>
          </w:p>
          <w:p w14:paraId="00228AE2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Segoe UI Emoji" w:eastAsia="돋움" w:hAnsi="Segoe UI Emoji" w:cs="Segoe UI Emoji"/>
                <w:b/>
                <w:bCs/>
                <w:sz w:val="24"/>
              </w:rPr>
              <w:t>✅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 "~이 불편하다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 xml:space="preserve">" 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형식</w:t>
            </w:r>
          </w:p>
          <w:p w14:paraId="4836C363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Segoe UI Emoji" w:eastAsia="돋움" w:hAnsi="Segoe UI Emoji" w:cs="Segoe UI Emoji"/>
                <w:b/>
                <w:bCs/>
                <w:sz w:val="24"/>
              </w:rPr>
              <w:t>✅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 왜 불편한지 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3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번 질문</w:t>
            </w:r>
          </w:p>
          <w:p w14:paraId="77F28B26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Segoe UI Emoji" w:eastAsia="돋움" w:hAnsi="Segoe UI Emoji" w:cs="Segoe UI Emoji"/>
                <w:b/>
                <w:bCs/>
                <w:sz w:val="24"/>
              </w:rPr>
              <w:lastRenderedPageBreak/>
              <w:t>❌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 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"~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가 필요하다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 xml:space="preserve">" 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금지</w:t>
            </w:r>
          </w:p>
          <w:p w14:paraId="2ED12565" w14:textId="77777777" w:rsidR="00882758" w:rsidRPr="00882758" w:rsidRDefault="00882758" w:rsidP="00882758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b/>
                <w:sz w:val="24"/>
              </w:rPr>
            </w:pPr>
            <w:r w:rsidRPr="00882758">
              <w:rPr>
                <w:rFonts w:ascii="Segoe UI Emoji" w:eastAsia="돋움" w:hAnsi="Segoe UI Emoji" w:cs="Segoe UI Emoji"/>
                <w:b/>
                <w:bCs/>
                <w:sz w:val="24"/>
              </w:rPr>
              <w:t>❌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 xml:space="preserve"> 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>"~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를 만들어야 한다</w:t>
            </w:r>
            <w:r w:rsidRPr="00882758">
              <w:rPr>
                <w:rFonts w:ascii="돋움" w:eastAsia="돋움" w:hAnsi="돋움"/>
                <w:b/>
                <w:bCs/>
                <w:sz w:val="24"/>
              </w:rPr>
              <w:t xml:space="preserve">" </w:t>
            </w:r>
            <w:r w:rsidRPr="00882758">
              <w:rPr>
                <w:rFonts w:ascii="돋움" w:eastAsia="돋움" w:hAnsi="돋움" w:hint="eastAsia"/>
                <w:b/>
                <w:bCs/>
                <w:sz w:val="24"/>
              </w:rPr>
              <w:t>금지</w:t>
            </w:r>
          </w:p>
          <w:p w14:paraId="482485E0" w14:textId="50D6A39A" w:rsidR="00882758" w:rsidRPr="00882758" w:rsidRDefault="00882758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35ED8D6D" w14:textId="77777777" w:rsidR="00882758" w:rsidRPr="00937DDE" w:rsidRDefault="00882758" w:rsidP="00937DDE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</w:p>
    <w:p w14:paraId="3F386A80" w14:textId="77777777" w:rsidR="00AE61C1" w:rsidRPr="00B52439" w:rsidRDefault="00AE61C1" w:rsidP="00AE61C1">
      <w:pPr>
        <w:spacing w:before="60" w:after="60"/>
        <w:rPr>
          <w:sz w:val="32"/>
          <w:szCs w:val="32"/>
        </w:rPr>
      </w:pPr>
      <w:r w:rsidRPr="00B52439">
        <w:rPr>
          <w:rFonts w:ascii="Cambria Math" w:eastAsia="Arial" w:hAnsi="Cambria Math" w:cs="Cambria Math"/>
          <w:b/>
          <w:bCs/>
          <w:color w:val="222222"/>
        </w:rPr>
        <w:t>▶</w:t>
      </w:r>
      <w:r w:rsidRPr="00B52439">
        <w:rPr>
          <w:rFonts w:ascii="Arial" w:eastAsia="Arial" w:hAnsi="Arial" w:cs="Arial"/>
          <w:b/>
          <w:bCs/>
          <w:color w:val="222222"/>
        </w:rPr>
        <w:t xml:space="preserve"> </w:t>
      </w:r>
      <w:r w:rsidRPr="00B52439">
        <w:rPr>
          <w:rFonts w:ascii="맑은 고딕" w:eastAsia="맑은 고딕" w:hAnsi="맑은 고딕" w:cs="맑은 고딕" w:hint="eastAsia"/>
          <w:b/>
          <w:bCs/>
          <w:color w:val="222222"/>
        </w:rPr>
        <w:t>사전 작업</w:t>
      </w:r>
    </w:p>
    <w:p w14:paraId="725A8C5C" w14:textId="77777777" w:rsidR="00AE61C1" w:rsidRPr="00937DDE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</w:p>
    <w:p w14:paraId="16C799CA" w14:textId="33263470" w:rsidR="00AE61C1" w:rsidRPr="00B5243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52439">
        <w:rPr>
          <w:rFonts w:ascii="돋움" w:eastAsia="돋움" w:hAnsi="돋움"/>
          <w:szCs w:val="20"/>
        </w:rPr>
        <w:t>프로젝트 : Magic Square</w:t>
      </w:r>
    </w:p>
    <w:p w14:paraId="0263914F" w14:textId="7E68B523" w:rsidR="00AE61C1" w:rsidRPr="004F2EB6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</w:rPr>
      </w:pPr>
      <w:r w:rsidRPr="00B52439">
        <w:rPr>
          <w:rFonts w:ascii="돋움" w:eastAsia="돋움" w:hAnsi="돋움"/>
          <w:szCs w:val="20"/>
        </w:rPr>
        <w:t xml:space="preserve">Repository : </w:t>
      </w:r>
      <w:r w:rsidRPr="004F2EB6">
        <w:rPr>
          <w:rFonts w:ascii="돋움" w:eastAsia="돋움" w:hAnsi="돋움"/>
          <w:b/>
          <w:bCs/>
          <w:sz w:val="28"/>
          <w:szCs w:val="28"/>
        </w:rPr>
        <w:t>프로젝트명_개인번호 (ex: MagicSquare_xx)</w:t>
      </w:r>
    </w:p>
    <w:p w14:paraId="40CA3CA5" w14:textId="77777777" w:rsidR="00AE61C1" w:rsidRPr="00B5243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52439">
        <w:rPr>
          <w:rFonts w:ascii="돋움" w:eastAsia="돋움" w:hAnsi="돋움"/>
          <w:szCs w:val="20"/>
        </w:rPr>
        <w:t>description : Author, Reviewer 성명</w:t>
      </w:r>
    </w:p>
    <w:p w14:paraId="29856195" w14:textId="77777777" w:rsidR="00AE61C1" w:rsidRPr="00B5243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52439">
        <w:rPr>
          <w:rFonts w:ascii="돋움" w:eastAsia="돋움" w:hAnsi="돋움"/>
          <w:szCs w:val="20"/>
        </w:rPr>
        <w:t>ex: Author : 홍길동, Reviewer : 박문수, 이순신, 황진희</w:t>
      </w:r>
    </w:p>
    <w:p w14:paraId="7CFD6139" w14:textId="77777777" w:rsidR="00AE61C1" w:rsidRPr="00B5243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52439">
        <w:rPr>
          <w:rFonts w:ascii="돋움" w:eastAsia="돋움" w:hAnsi="돋움"/>
          <w:szCs w:val="20"/>
        </w:rPr>
        <w:t>프로젝트 명 例</w:t>
      </w:r>
    </w:p>
    <w:p w14:paraId="1F87CE95" w14:textId="77777777" w:rsidR="00AE61C1" w:rsidRPr="00B5243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52439">
        <w:rPr>
          <w:rFonts w:ascii="돋움" w:eastAsia="돋움" w:hAnsi="돋움"/>
          <w:szCs w:val="20"/>
        </w:rPr>
        <w:t>C:\DEV\MagicSquare _1004</w:t>
      </w:r>
    </w:p>
    <w:p w14:paraId="380CDBCF" w14:textId="77777777" w:rsidR="00AE61C1" w:rsidRPr="00950C6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</w:p>
    <w:p w14:paraId="60595815" w14:textId="77777777" w:rsidR="00AE61C1" w:rsidRPr="00950C6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</w:p>
    <w:p w14:paraId="5E950D32" w14:textId="77777777" w:rsidR="00AE61C1" w:rsidRPr="00950C6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  <w:r w:rsidRPr="00950C69">
        <w:rPr>
          <w:rFonts w:ascii="돋움" w:eastAsia="돋움" w:hAnsi="돋움"/>
          <w:b/>
          <w:bCs/>
          <w:noProof/>
          <w:sz w:val="24"/>
        </w:rPr>
        <w:drawing>
          <wp:inline distT="0" distB="0" distL="0" distR="0" wp14:anchorId="13D2EC91" wp14:editId="1DCA225D">
            <wp:extent cx="5760720" cy="2004695"/>
            <wp:effectExtent l="0" t="0" r="0" b="0"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C56B30CB-A582-470C-FEF0-8B2F5D4262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C56B30CB-A582-470C-FEF0-8B2F5D4262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22C4" w14:textId="77777777" w:rsidR="00AE61C1" w:rsidRPr="00B5243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32"/>
          <w:szCs w:val="32"/>
        </w:rPr>
      </w:pPr>
    </w:p>
    <w:p w14:paraId="79CA6662" w14:textId="77777777" w:rsidR="00AE61C1" w:rsidRPr="00B52439" w:rsidRDefault="00AE61C1" w:rsidP="00AE61C1">
      <w:pPr>
        <w:spacing w:before="60" w:after="60"/>
        <w:rPr>
          <w:sz w:val="32"/>
          <w:szCs w:val="32"/>
        </w:rPr>
      </w:pPr>
      <w:r w:rsidRPr="00B52439">
        <w:rPr>
          <w:rFonts w:ascii="Cambria Math" w:eastAsia="Arial" w:hAnsi="Cambria Math" w:cs="Cambria Math"/>
          <w:b/>
          <w:bCs/>
          <w:color w:val="222222"/>
        </w:rPr>
        <w:t>▶</w:t>
      </w:r>
      <w:r w:rsidRPr="00B52439">
        <w:rPr>
          <w:rFonts w:ascii="Arial" w:eastAsia="Arial" w:hAnsi="Arial" w:cs="Arial"/>
          <w:b/>
          <w:bCs/>
          <w:color w:val="222222"/>
        </w:rPr>
        <w:t xml:space="preserve"> </w:t>
      </w:r>
      <w:r w:rsidRPr="00B52439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4C6ABBF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 w:hint="eastAsia"/>
          <w:szCs w:val="20"/>
        </w:rPr>
        <w:t>```</w:t>
      </w:r>
    </w:p>
    <w:p w14:paraId="34B798D4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lastRenderedPageBreak/>
        <w:t>당신은 문제 정의 전문가입니다.</w:t>
      </w:r>
    </w:p>
    <w:p w14:paraId="026EB9B6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나는 4x4 Magic Square 프로그램을 만들려고 합니다.</w:t>
      </w:r>
    </w:p>
    <w:p w14:paraId="6CD73389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하지만 바로 설계하거나 구현하지 마십시오.</w:t>
      </w:r>
    </w:p>
    <w:p w14:paraId="16E1065C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먼저 문제 인식 단계부터 진행하십시오.</w:t>
      </w:r>
    </w:p>
    <w:p w14:paraId="51BDBE14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--------------------------------------------</w:t>
      </w:r>
    </w:p>
    <w:p w14:paraId="7731EA1E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STEP 1 — Observation (관찰)</w:t>
      </w:r>
    </w:p>
    <w:p w14:paraId="50EF6D78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--------------------------------------------</w:t>
      </w:r>
    </w:p>
    <w:p w14:paraId="0C477614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다음 질문에 답하십시오:</w:t>
      </w:r>
    </w:p>
    <w:p w14:paraId="2C899CCE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1. 현재 우리가 해결하려는 상황은 무엇인가?</w:t>
      </w:r>
    </w:p>
    <w:p w14:paraId="365165E0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2. 왜 4x4 마방진 문제를 다루는가?</w:t>
      </w:r>
    </w:p>
    <w:p w14:paraId="6BBE1073" w14:textId="77777777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3. 이 문제는 어떤 학습 또는 시스템 설계 맥락에서 등장하는가?</w:t>
      </w:r>
    </w:p>
    <w:p w14:paraId="47C75E4C" w14:textId="35D5C83F" w:rsidR="00AE61C1" w:rsidRPr="00B04208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B04208">
        <w:rPr>
          <w:rFonts w:ascii="돋움" w:eastAsia="돋움" w:hAnsi="돋움"/>
          <w:szCs w:val="20"/>
        </w:rPr>
        <w:t>“마방진을 만든다”는 표현 대신,상황을 관찰 관점으로 서술하십시오.</w:t>
      </w:r>
    </w:p>
    <w:p w14:paraId="467970C9" w14:textId="77777777" w:rsidR="00AE61C1" w:rsidRPr="005260E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Cs w:val="20"/>
        </w:rPr>
      </w:pPr>
      <w:r w:rsidRPr="005260E9">
        <w:rPr>
          <w:rFonts w:ascii="돋움" w:eastAsia="돋움" w:hAnsi="돋움"/>
          <w:b/>
          <w:bCs/>
          <w:noProof/>
          <w:szCs w:val="20"/>
        </w:rPr>
        <w:drawing>
          <wp:inline distT="0" distB="0" distL="0" distR="0" wp14:anchorId="6E94F94A" wp14:editId="642C6BDD">
            <wp:extent cx="3173310" cy="2460785"/>
            <wp:effectExtent l="0" t="0" r="8255" b="0"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B51985B3-9181-64A4-4E5F-D5349A8DA3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B51985B3-9181-64A4-4E5F-D5349A8DA3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73310" cy="246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AD6E" w14:textId="56814B61" w:rsidR="00AE61C1" w:rsidRDefault="00ED23AF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ED23AF">
        <w:rPr>
          <w:rFonts w:ascii="돋움" w:eastAsia="돋움" w:hAnsi="돋움"/>
          <w:noProof/>
          <w:szCs w:val="20"/>
        </w:rPr>
        <w:drawing>
          <wp:inline distT="0" distB="0" distL="0" distR="0" wp14:anchorId="3935B496" wp14:editId="4F4C3F69">
            <wp:extent cx="5760720" cy="1399540"/>
            <wp:effectExtent l="0" t="0" r="0" b="0"/>
            <wp:docPr id="923954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544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5CED" w14:textId="27B6E43C" w:rsidR="00ED23AF" w:rsidRDefault="00ED23AF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ED23AF">
        <w:rPr>
          <w:rFonts w:ascii="돋움" w:eastAsia="돋움" w:hAnsi="돋움"/>
          <w:szCs w:val="20"/>
        </w:rPr>
        <w:t>다음 단계(STEP 2 — Problem Framing 등)로 넘어가려면, 예를 들어 </w:t>
      </w:r>
      <w:r w:rsidRPr="00ED23AF">
        <w:rPr>
          <w:rFonts w:ascii="돋움" w:eastAsia="돋움" w:hAnsi="돋움"/>
          <w:b/>
          <w:bCs/>
          <w:szCs w:val="20"/>
        </w:rPr>
        <w:t xml:space="preserve">“사용자가 직접 칸을 채우는 </w:t>
      </w:r>
      <w:r w:rsidRPr="00ED23AF">
        <w:rPr>
          <w:rFonts w:ascii="돋움" w:eastAsia="돋움" w:hAnsi="돋움"/>
          <w:b/>
          <w:bCs/>
          <w:szCs w:val="20"/>
        </w:rPr>
        <w:lastRenderedPageBreak/>
        <w:t>퍼즐인지 / 프로그램이 자동으로 보여주는 데모인지”</w:t>
      </w:r>
      <w:r w:rsidRPr="00ED23AF">
        <w:rPr>
          <w:rFonts w:ascii="돋움" w:eastAsia="돋움" w:hAnsi="돋움"/>
          <w:szCs w:val="20"/>
        </w:rPr>
        <w:t> 같은 목적을 함께 좁히면 관찰을 문제 정의로 연결하기 좋습니다. 원하시면 STEP 2를 이어서 진행하겠습니다.</w:t>
      </w:r>
    </w:p>
    <w:p w14:paraId="2977FC5B" w14:textId="1492FC4C" w:rsidR="00ED23AF" w:rsidRDefault="00ED23AF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>
        <w:rPr>
          <w:rFonts w:ascii="돋움" w:eastAsia="돋움" w:hAnsi="돋움" w:hint="eastAsia"/>
          <w:szCs w:val="20"/>
        </w:rPr>
        <w:t>와 같은 내용을 제시합니다.</w:t>
      </w:r>
    </w:p>
    <w:p w14:paraId="3774803B" w14:textId="77777777" w:rsidR="00ED23AF" w:rsidRPr="009243EA" w:rsidRDefault="00ED23AF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</w:p>
    <w:p w14:paraId="685229B4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--------------------------------------------</w:t>
      </w:r>
    </w:p>
    <w:p w14:paraId="3316C8F1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STEP 2 — Why #1</w:t>
      </w:r>
    </w:p>
    <w:p w14:paraId="0C278445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--------------------------------------------</w:t>
      </w:r>
    </w:p>
    <w:p w14:paraId="6309FFD0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Q: 왜 마방진을 완성해야 하는가?</w:t>
      </w:r>
    </w:p>
    <w:p w14:paraId="6CFC0F26" w14:textId="25476A9D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A를 가정하여 답하고,</w:t>
      </w:r>
      <w:r w:rsidR="002A757E" w:rsidRPr="009243EA">
        <w:rPr>
          <w:rFonts w:ascii="돋움" w:eastAsia="돋움" w:hAnsi="돋움" w:hint="eastAsia"/>
          <w:szCs w:val="20"/>
        </w:rPr>
        <w:t xml:space="preserve"> </w:t>
      </w:r>
      <w:r w:rsidRPr="009243EA">
        <w:rPr>
          <w:rFonts w:ascii="돋움" w:eastAsia="돋움" w:hAnsi="돋움"/>
          <w:szCs w:val="20"/>
        </w:rPr>
        <w:t>그 답에서 드러나는 불편함 또는 구조적 문제를 분석하십시오.</w:t>
      </w:r>
    </w:p>
    <w:p w14:paraId="1CDE1FC4" w14:textId="77777777" w:rsidR="00AE61C1" w:rsidRPr="005260E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Cs w:val="20"/>
        </w:rPr>
      </w:pPr>
      <w:r w:rsidRPr="005260E9">
        <w:rPr>
          <w:rFonts w:ascii="돋움" w:eastAsia="돋움" w:hAnsi="돋움"/>
          <w:b/>
          <w:bCs/>
          <w:noProof/>
          <w:szCs w:val="20"/>
        </w:rPr>
        <w:drawing>
          <wp:inline distT="0" distB="0" distL="0" distR="0" wp14:anchorId="1732F15A" wp14:editId="1861CB09">
            <wp:extent cx="3741127" cy="1515035"/>
            <wp:effectExtent l="0" t="0" r="0" b="9525"/>
            <wp:docPr id="8012435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82E5766D-B273-9C70-39A1-3023AD251F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82E5766D-B273-9C70-39A1-3023AD251F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1127" cy="15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5888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</w:p>
    <w:p w14:paraId="00D200F9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--------------------------------------------</w:t>
      </w:r>
    </w:p>
    <w:p w14:paraId="137C0057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STEP 3 — Why #2</w:t>
      </w:r>
    </w:p>
    <w:p w14:paraId="1725BFB5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--------------------------------------------</w:t>
      </w:r>
    </w:p>
    <w:p w14:paraId="1E384747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Q: 왜 단순 계산이 아니라 프로그램으로 구현하는가?</w:t>
      </w:r>
    </w:p>
    <w:p w14:paraId="701339AE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다음 관점에서 답하십시오:</w:t>
      </w:r>
    </w:p>
    <w:p w14:paraId="2C98CA53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 반복 가능성</w:t>
      </w:r>
    </w:p>
    <w:p w14:paraId="7C96A8FE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 검증 자동화</w:t>
      </w:r>
    </w:p>
    <w:p w14:paraId="3ADE061E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 오류 방지</w:t>
      </w:r>
    </w:p>
    <w:p w14:paraId="729D91D3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 규칙 기반 사고 훈련</w:t>
      </w:r>
    </w:p>
    <w:p w14:paraId="21F03F32" w14:textId="77777777" w:rsidR="00AE61C1" w:rsidRPr="005260E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Cs w:val="20"/>
        </w:rPr>
      </w:pPr>
      <w:r w:rsidRPr="005260E9">
        <w:rPr>
          <w:rFonts w:ascii="돋움" w:eastAsia="돋움" w:hAnsi="돋움"/>
          <w:b/>
          <w:bCs/>
          <w:noProof/>
          <w:szCs w:val="20"/>
        </w:rPr>
        <w:lastRenderedPageBreak/>
        <w:drawing>
          <wp:inline distT="0" distB="0" distL="0" distR="0" wp14:anchorId="7AB6DABA" wp14:editId="53F21631">
            <wp:extent cx="3601774" cy="1892388"/>
            <wp:effectExtent l="0" t="0" r="0" b="0"/>
            <wp:docPr id="11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7E395D7E-91E0-5D97-8BA6-FBC461B491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7E395D7E-91E0-5D97-8BA6-FBC461B491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1774" cy="189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183D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</w:p>
    <w:p w14:paraId="766FA30A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--------------------------------------------</w:t>
      </w:r>
    </w:p>
    <w:p w14:paraId="33CEB064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STEP 4 — Why #3 (핵심 발견)</w:t>
      </w:r>
    </w:p>
    <w:p w14:paraId="1B51CC9D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--------------------------------------------</w:t>
      </w:r>
    </w:p>
    <w:p w14:paraId="2C23662C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Q: 왜 이 문제를 TDD 방식으로 설계하려 하는가?</w:t>
      </w:r>
    </w:p>
    <w:p w14:paraId="6513763B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 무엇이 통제되어야 하는가?</w:t>
      </w:r>
    </w:p>
    <w:p w14:paraId="36ABA3E1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 어떤 불변 조건이 존재하는가?</w:t>
      </w:r>
    </w:p>
    <w:p w14:paraId="71BABE89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 왜 입력/출력이 명확해야 하는가?</w:t>
      </w:r>
    </w:p>
    <w:p w14:paraId="242C78C5" w14:textId="77777777" w:rsidR="00AE61C1" w:rsidRPr="005260E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Cs w:val="20"/>
        </w:rPr>
      </w:pPr>
      <w:r w:rsidRPr="005260E9">
        <w:rPr>
          <w:rFonts w:ascii="돋움" w:eastAsia="돋움" w:hAnsi="돋움"/>
          <w:b/>
          <w:bCs/>
          <w:noProof/>
          <w:szCs w:val="20"/>
        </w:rPr>
        <w:drawing>
          <wp:inline distT="0" distB="0" distL="0" distR="0" wp14:anchorId="094A4320" wp14:editId="00FDD6A1">
            <wp:extent cx="3846820" cy="1827351"/>
            <wp:effectExtent l="0" t="0" r="1905" b="1905"/>
            <wp:docPr id="135429107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E04EFE11-B84A-7057-F580-54507B489F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E04EFE11-B84A-7057-F580-54507B489F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46820" cy="182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DFBA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</w:p>
    <w:p w14:paraId="0390CB53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--------------------------------------------</w:t>
      </w:r>
    </w:p>
    <w:p w14:paraId="64D4E014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STEP 5 — 진짜 문제 정의</w:t>
      </w:r>
    </w:p>
    <w:p w14:paraId="55A5508E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--------------------------------------------</w:t>
      </w:r>
    </w:p>
    <w:p w14:paraId="42104A00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다음을 작성하십시오:</w:t>
      </w:r>
    </w:p>
    <w:p w14:paraId="05F3C9DB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1. 표면 문제 정의 (잘못된 정의)</w:t>
      </w:r>
    </w:p>
    <w:p w14:paraId="74938097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lastRenderedPageBreak/>
        <w:t>2. 개선된 문제 정의 (정확한 정의)</w:t>
      </w:r>
    </w:p>
    <w:p w14:paraId="59B91D3C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3. 이 문제의 핵심 Invariant</w:t>
      </w:r>
    </w:p>
    <w:p w14:paraId="2DA374B8" w14:textId="77777777" w:rsidR="00AE61C1" w:rsidRPr="009243EA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4. 우리가 실제로 훈련하려는 사고 능력</w:t>
      </w:r>
    </w:p>
    <w:p w14:paraId="72C17C39" w14:textId="77777777" w:rsidR="00AE61C1" w:rsidRPr="009243EA" w:rsidRDefault="00AE61C1" w:rsidP="006944B6">
      <w:pPr>
        <w:pStyle w:val="a3"/>
        <w:numPr>
          <w:ilvl w:val="0"/>
          <w:numId w:val="25"/>
        </w:numPr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구현 설계는 하지 마십시오.</w:t>
      </w:r>
    </w:p>
    <w:p w14:paraId="03C79E8E" w14:textId="77777777" w:rsidR="00AE61C1" w:rsidRPr="009243EA" w:rsidRDefault="00AE61C1" w:rsidP="006944B6">
      <w:pPr>
        <w:pStyle w:val="a3"/>
        <w:numPr>
          <w:ilvl w:val="0"/>
          <w:numId w:val="25"/>
        </w:numPr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코드 언급 금지.</w:t>
      </w:r>
    </w:p>
    <w:p w14:paraId="1C1A6D34" w14:textId="77777777" w:rsidR="00AE61C1" w:rsidRPr="009243EA" w:rsidRDefault="00AE61C1" w:rsidP="006944B6">
      <w:pPr>
        <w:pStyle w:val="a3"/>
        <w:numPr>
          <w:ilvl w:val="0"/>
          <w:numId w:val="25"/>
        </w:numPr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알고리즘 설명 금지.</w:t>
      </w:r>
    </w:p>
    <w:p w14:paraId="3CDC1F89" w14:textId="77777777" w:rsidR="00AE61C1" w:rsidRPr="009243EA" w:rsidRDefault="00AE61C1" w:rsidP="006944B6">
      <w:pPr>
        <w:pStyle w:val="a3"/>
        <w:numPr>
          <w:ilvl w:val="0"/>
          <w:numId w:val="25"/>
        </w:numPr>
        <w:wordWrap/>
        <w:snapToGrid w:val="0"/>
        <w:spacing w:line="480" w:lineRule="auto"/>
        <w:rPr>
          <w:rFonts w:ascii="돋움" w:eastAsia="돋움" w:hAnsi="돋움"/>
          <w:szCs w:val="20"/>
        </w:rPr>
      </w:pPr>
      <w:r w:rsidRPr="009243EA">
        <w:rPr>
          <w:rFonts w:ascii="돋움" w:eastAsia="돋움" w:hAnsi="돋움"/>
          <w:szCs w:val="20"/>
        </w:rPr>
        <w:t>구조화된 Markdown으로 작성하십시오.</w:t>
      </w:r>
    </w:p>
    <w:p w14:paraId="63B294B9" w14:textId="77777777" w:rsidR="00AE61C1" w:rsidRPr="005260E9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Cs w:val="20"/>
        </w:rPr>
      </w:pPr>
      <w:r>
        <w:rPr>
          <w:rFonts w:ascii="돋움" w:eastAsia="돋움" w:hAnsi="돋움" w:hint="eastAsia"/>
          <w:b/>
          <w:bCs/>
          <w:szCs w:val="20"/>
        </w:rPr>
        <w:t>```</w:t>
      </w:r>
    </w:p>
    <w:p w14:paraId="550061C3" w14:textId="77777777" w:rsidR="00AE61C1" w:rsidRPr="00937DDE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  <w:r w:rsidRPr="00937DDE">
        <w:rPr>
          <w:rFonts w:ascii="돋움" w:eastAsia="돋움" w:hAnsi="돋움"/>
          <w:b/>
          <w:bCs/>
          <w:noProof/>
          <w:sz w:val="24"/>
        </w:rPr>
        <w:drawing>
          <wp:inline distT="0" distB="0" distL="0" distR="0" wp14:anchorId="251F9437" wp14:editId="4785BE86">
            <wp:extent cx="4019383" cy="2467001"/>
            <wp:effectExtent l="0" t="0" r="635" b="0"/>
            <wp:docPr id="1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FAF2D83C-9BA4-FA10-1DF7-4627DB0B5E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FAF2D83C-9BA4-FA10-1DF7-4627DB0B5E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19383" cy="246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468B" w14:textId="77777777" w:rsidR="00AE61C1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</w:p>
    <w:p w14:paraId="1AA5E7AA" w14:textId="71F63795" w:rsidR="002504CF" w:rsidRDefault="00AE61C1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  <w:r w:rsidRPr="00937DDE">
        <w:rPr>
          <w:rFonts w:ascii="돋움" w:eastAsia="돋움" w:hAnsi="돋움"/>
          <w:b/>
          <w:bCs/>
          <w:noProof/>
          <w:sz w:val="24"/>
        </w:rPr>
        <w:drawing>
          <wp:inline distT="0" distB="0" distL="0" distR="0" wp14:anchorId="70EAF707" wp14:editId="0113AFB3">
            <wp:extent cx="5760720" cy="921385"/>
            <wp:effectExtent l="0" t="0" r="0" b="0"/>
            <wp:docPr id="12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2AF51973-7AAB-F016-6260-1570878C1E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2AF51973-7AAB-F016-6260-1570878C1E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345C" w14:textId="77777777" w:rsidR="002504CF" w:rsidRDefault="002504CF">
      <w:pPr>
        <w:spacing w:after="160"/>
        <w:rPr>
          <w:rFonts w:ascii="돋움" w:eastAsia="돋움" w:hAnsi="돋움" w:cstheme="minorBidi"/>
          <w:b/>
          <w:bCs/>
          <w:color w:val="000000"/>
          <w:kern w:val="2"/>
          <w:shd w:val="clear" w:color="000000" w:fill="auto"/>
        </w:rPr>
      </w:pPr>
      <w:r>
        <w:rPr>
          <w:rFonts w:ascii="돋움" w:eastAsia="돋움" w:hAnsi="돋움"/>
          <w:b/>
          <w:bCs/>
        </w:rPr>
        <w:br w:type="page"/>
      </w:r>
    </w:p>
    <w:p w14:paraId="7B04607B" w14:textId="25A2A487" w:rsidR="00AE61C1" w:rsidRPr="000847E2" w:rsidRDefault="002504CF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0847E2">
        <w:rPr>
          <w:rFonts w:ascii="돋움" w:eastAsia="돋움" w:hAnsi="돋움"/>
          <w:b/>
          <w:bCs/>
          <w:sz w:val="28"/>
          <w:szCs w:val="28"/>
          <w:u w:val="single"/>
        </w:rPr>
        <w:lastRenderedPageBreak/>
        <w:t>"현재까지의 프롬프트를 대화형 프롬프트로 Prompting 폴더에 Export transcript 해줘"</w:t>
      </w:r>
    </w:p>
    <w:p w14:paraId="44C495D4" w14:textId="77777777" w:rsidR="002504CF" w:rsidRPr="000847E2" w:rsidRDefault="002504CF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</w:p>
    <w:p w14:paraId="63177E6A" w14:textId="5E46F8AC" w:rsidR="002504CF" w:rsidRPr="000847E2" w:rsidRDefault="002504CF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0847E2">
        <w:rPr>
          <w:rFonts w:ascii="돋움" w:eastAsia="돋움" w:hAnsi="돋움" w:hint="eastAsia"/>
          <w:b/>
          <w:bCs/>
          <w:sz w:val="28"/>
          <w:szCs w:val="28"/>
          <w:u w:val="single"/>
        </w:rPr>
        <w:t>또는</w:t>
      </w:r>
    </w:p>
    <w:p w14:paraId="2997B876" w14:textId="77777777" w:rsidR="002504CF" w:rsidRPr="000847E2" w:rsidRDefault="002504CF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</w:p>
    <w:p w14:paraId="6C398188" w14:textId="55988F0E" w:rsidR="002504CF" w:rsidRDefault="002504CF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0847E2">
        <w:rPr>
          <w:rFonts w:ascii="돋움" w:eastAsia="돋움" w:hAnsi="돋움"/>
          <w:b/>
          <w:bCs/>
          <w:sz w:val="28"/>
          <w:szCs w:val="28"/>
          <w:u w:val="single"/>
        </w:rPr>
        <w:t>Export Transcript를 프롬프트로 요청할때 '대화 내용 전체' 라고 말하지 않으면 사용자 입력문 부분만 기록</w:t>
      </w:r>
    </w:p>
    <w:p w14:paraId="5FAEC507" w14:textId="77777777" w:rsidR="00537C4A" w:rsidRDefault="00537C4A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</w:p>
    <w:p w14:paraId="239C4944" w14:textId="0E996D42" w:rsidR="00537C4A" w:rsidRDefault="00537C4A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>
        <w:rPr>
          <w:rFonts w:ascii="돋움" w:eastAsia="돋움" w:hAnsi="돋움" w:hint="eastAsia"/>
          <w:b/>
          <w:bCs/>
          <w:sz w:val="28"/>
          <w:szCs w:val="28"/>
          <w:u w:val="single"/>
        </w:rPr>
        <w:t>좀 더 확장해서</w:t>
      </w:r>
    </w:p>
    <w:p w14:paraId="59A73B17" w14:textId="77777777" w:rsidR="00537C4A" w:rsidRDefault="00537C4A" w:rsidP="00AE61C1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</w:p>
    <w:p w14:paraId="0A76CBE9" w14:textId="77777777" w:rsidR="00537C4A" w:rsidRPr="00537C4A" w:rsidRDefault="00537C4A" w:rsidP="00537C4A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 w:hint="eastAsia"/>
          <w:b/>
          <w:bCs/>
          <w:sz w:val="28"/>
          <w:szCs w:val="28"/>
          <w:u w:val="single"/>
        </w:rPr>
        <w:t>다음의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 xml:space="preserve"> 순서로 실행해줘</w:t>
      </w:r>
    </w:p>
    <w:p w14:paraId="0A795D59" w14:textId="115068B9" w:rsidR="00537C4A" w:rsidRPr="00537C4A" w:rsidRDefault="00537C4A" w:rsidP="00537C4A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1.</w:t>
      </w:r>
      <w:r>
        <w:rPr>
          <w:rFonts w:ascii="돋움" w:eastAsia="돋움" w:hAnsi="돋움" w:hint="eastAsia"/>
          <w:b/>
          <w:bCs/>
          <w:sz w:val="28"/>
          <w:szCs w:val="28"/>
          <w:u w:val="single"/>
        </w:rPr>
        <w:t xml:space="preserve"> 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Report 폴더에 보고서 생성해줘</w:t>
      </w:r>
    </w:p>
    <w:p w14:paraId="6CFEDF8B" w14:textId="335EB76D" w:rsidR="00537C4A" w:rsidRPr="00537C4A" w:rsidRDefault="00537C4A" w:rsidP="00537C4A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2.</w:t>
      </w:r>
      <w:r>
        <w:rPr>
          <w:rFonts w:ascii="돋움" w:eastAsia="돋움" w:hAnsi="돋움" w:hint="eastAsia"/>
          <w:b/>
          <w:bCs/>
          <w:sz w:val="28"/>
          <w:szCs w:val="28"/>
          <w:u w:val="single"/>
        </w:rPr>
        <w:t xml:space="preserve"> 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현재까지의 프롬프트 전체를 대화형 프롬프트로 Prompt 폴더에 Export transcript 해줘</w:t>
      </w:r>
    </w:p>
    <w:p w14:paraId="3D01695E" w14:textId="570C4221" w:rsidR="00537C4A" w:rsidRPr="00EB225B" w:rsidRDefault="00537C4A" w:rsidP="00537C4A">
      <w:pPr>
        <w:pStyle w:val="a3"/>
        <w:wordWrap/>
        <w:snapToGrid w:val="0"/>
        <w:spacing w:line="480" w:lineRule="auto"/>
        <w:rPr>
          <w:rFonts w:ascii="돋움" w:eastAsia="돋움" w:hAnsi="돋움"/>
          <w:b/>
          <w:bCs/>
          <w:strike/>
          <w:sz w:val="28"/>
          <w:szCs w:val="28"/>
          <w:u w:val="single"/>
        </w:rPr>
      </w:pPr>
      <w:r w:rsidRPr="00EB225B">
        <w:rPr>
          <w:rFonts w:ascii="돋움" w:eastAsia="돋움" w:hAnsi="돋움"/>
          <w:b/>
          <w:bCs/>
          <w:strike/>
          <w:sz w:val="28"/>
          <w:szCs w:val="28"/>
          <w:u w:val="single"/>
        </w:rPr>
        <w:t>3. 모든 파일을 Github에 Upload 해줘</w:t>
      </w:r>
      <w:r w:rsidR="00EB225B">
        <w:rPr>
          <w:rFonts w:ascii="돋움" w:eastAsia="돋움" w:hAnsi="돋움" w:hint="eastAsia"/>
          <w:b/>
          <w:bCs/>
          <w:strike/>
          <w:sz w:val="28"/>
          <w:szCs w:val="28"/>
          <w:u w:val="single"/>
        </w:rPr>
        <w:t xml:space="preserve"> &lt;- 이 부분은 논의해야할 내용이 많음</w:t>
      </w:r>
    </w:p>
    <w:p w14:paraId="69B51BD4" w14:textId="77777777" w:rsidR="00AE61C1" w:rsidRDefault="00AE61C1" w:rsidP="00AE61C1">
      <w:pPr>
        <w:pStyle w:val="a3"/>
        <w:pBdr>
          <w:bottom w:val="thinThickThinMediumGap" w:sz="18" w:space="1" w:color="auto"/>
        </w:pBdr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</w:p>
    <w:p w14:paraId="63F98142" w14:textId="77777777" w:rsidR="00AE61C1" w:rsidRDefault="00AE61C1" w:rsidP="00AE61C1">
      <w:pPr>
        <w:pStyle w:val="a3"/>
        <w:pBdr>
          <w:top w:val="none" w:sz="0" w:space="0" w:color="auto"/>
        </w:pBdr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  <w:r w:rsidRPr="00DA2F65">
        <w:rPr>
          <w:rFonts w:ascii="돋움" w:eastAsia="돋움" w:hAnsi="돋움"/>
          <w:b/>
          <w:bCs/>
          <w:noProof/>
          <w:sz w:val="24"/>
        </w:rPr>
        <w:lastRenderedPageBreak/>
        <w:drawing>
          <wp:inline distT="0" distB="0" distL="0" distR="0" wp14:anchorId="6B4805B8" wp14:editId="45105DAE">
            <wp:extent cx="5760720" cy="3714115"/>
            <wp:effectExtent l="0" t="0" r="0" b="0"/>
            <wp:docPr id="14166082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082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BABB" w14:textId="77777777" w:rsidR="00AE61C1" w:rsidRDefault="00AE61C1" w:rsidP="00AE61C1">
      <w:pPr>
        <w:pStyle w:val="a3"/>
        <w:pBdr>
          <w:top w:val="none" w:sz="0" w:space="0" w:color="auto"/>
        </w:pBdr>
        <w:wordWrap/>
        <w:snapToGrid w:val="0"/>
        <w:spacing w:line="480" w:lineRule="auto"/>
        <w:rPr>
          <w:rFonts w:ascii="돋움" w:eastAsia="돋움" w:hAnsi="돋움"/>
          <w:b/>
          <w:bCs/>
          <w:sz w:val="24"/>
        </w:rPr>
      </w:pPr>
    </w:p>
    <w:p w14:paraId="49689E81" w14:textId="77777777" w:rsidR="00AE61C1" w:rsidRPr="004B3367" w:rsidRDefault="00AE61C1" w:rsidP="00AE61C1">
      <w:pPr>
        <w:pStyle w:val="a4"/>
        <w:spacing w:line="312" w:lineRule="auto"/>
        <w:ind w:left="283" w:hanging="283"/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</w:pP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 xml:space="preserve">▶ 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표면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 xml:space="preserve"> 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문제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>(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보고서가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 xml:space="preserve"> “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잘못된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 xml:space="preserve"> 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정의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>”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로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 xml:space="preserve"> 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적은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 xml:space="preserve"> 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것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>)</w:t>
      </w:r>
    </w:p>
    <w:p w14:paraId="4D959D65" w14:textId="77777777" w:rsidR="00AE61C1" w:rsidRPr="005260E9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260E9">
        <w:rPr>
          <w:rFonts w:ascii="돋움" w:eastAsia="돋움" w:hAnsi="돋움"/>
          <w:spacing w:val="-3"/>
          <w:w w:val="95"/>
          <w:szCs w:val="20"/>
        </w:rPr>
        <w:t>짧은 문장으로는 “마방진을 만든다”뿐이라 계약이 비어 있어, 같은 말로 서로 다른 문제를 풀 수 있다고 봅니다.</w:t>
      </w:r>
    </w:p>
    <w:p w14:paraId="7FC4000F" w14:textId="77777777" w:rsidR="00AE61C1" w:rsidRPr="004B3367" w:rsidRDefault="00AE61C1">
      <w:pPr>
        <w:pStyle w:val="a4"/>
        <w:numPr>
          <w:ilvl w:val="0"/>
          <w:numId w:val="48"/>
        </w:numPr>
        <w:spacing w:line="312" w:lineRule="auto"/>
        <w:rPr>
          <w:rFonts w:ascii="돋움" w:eastAsia="돋움" w:hAnsi="돋움"/>
          <w:b/>
          <w:bCs/>
          <w:spacing w:val="-3"/>
          <w:w w:val="95"/>
          <w:sz w:val="24"/>
        </w:rPr>
      </w:pPr>
      <w:r w:rsidRPr="004B3367">
        <w:rPr>
          <w:rFonts w:ascii="돋움" w:eastAsia="돋움" w:hAnsi="돋움"/>
          <w:b/>
          <w:bCs/>
          <w:spacing w:val="-3"/>
          <w:w w:val="95"/>
          <w:sz w:val="24"/>
        </w:rPr>
        <w:t>표면 문제 정의 (잘못된 정의)</w:t>
      </w:r>
    </w:p>
    <w:p w14:paraId="1D432D85" w14:textId="77777777" w:rsidR="00AE61C1" w:rsidRPr="005260E9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260E9">
        <w:rPr>
          <w:rFonts w:ascii="돋움" w:eastAsia="돋움" w:hAnsi="돋움"/>
          <w:spacing w:val="-3"/>
          <w:w w:val="95"/>
          <w:szCs w:val="20"/>
        </w:rPr>
        <w:t xml:space="preserve">- </w:t>
      </w:r>
      <w:r w:rsidRPr="00763E3D">
        <w:rPr>
          <w:rFonts w:ascii="돋움" w:eastAsia="돋움" w:hAnsi="돋움"/>
          <w:spacing w:val="-3"/>
          <w:w w:val="95"/>
          <w:szCs w:val="20"/>
          <w:u w:val="single"/>
        </w:rPr>
        <w:t>4×4에 숫자를 채워 마방진을 만든다.</w:t>
      </w:r>
    </w:p>
    <w:p w14:paraId="35361AB6" w14:textId="77777777" w:rsidR="00AE61C1" w:rsidRPr="005260E9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260E9">
        <w:rPr>
          <w:rFonts w:ascii="돋움" w:eastAsia="돋움" w:hAnsi="돋움"/>
          <w:spacing w:val="-3"/>
          <w:w w:val="95"/>
          <w:szCs w:val="20"/>
        </w:rPr>
        <w:t>- 행·열 합이 비슷하거나 일부만 확인해도 된다.</w:t>
      </w:r>
    </w:p>
    <w:p w14:paraId="77AB9852" w14:textId="77777777" w:rsidR="00AE61C1" w:rsidRPr="005260E9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260E9">
        <w:rPr>
          <w:rFonts w:ascii="돋움" w:eastAsia="돋움" w:hAnsi="돋움"/>
          <w:spacing w:val="-3"/>
          <w:w w:val="95"/>
          <w:szCs w:val="20"/>
        </w:rPr>
        <w:t>- 1~16, 대각선 포함은 당연하다는 암묵적 전제.</w:t>
      </w:r>
    </w:p>
    <w:p w14:paraId="0CFF8AB0" w14:textId="77777777" w:rsidR="00AE61C1" w:rsidRPr="005260E9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260E9">
        <w:rPr>
          <w:rFonts w:ascii="돋움" w:eastAsia="돋움" w:hAnsi="돋움"/>
          <w:spacing w:val="-3"/>
          <w:w w:val="95"/>
          <w:szCs w:val="20"/>
        </w:rPr>
        <w:t>- 입력은 자명하고 실패는 드물며 재시도로 충분하다.</w:t>
      </w:r>
    </w:p>
    <w:p w14:paraId="42783005" w14:textId="77777777" w:rsidR="00AE61C1" w:rsidRPr="005260E9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260E9">
        <w:rPr>
          <w:rFonts w:ascii="돋움" w:eastAsia="돋움" w:hAnsi="돋움"/>
          <w:spacing w:val="-3"/>
          <w:w w:val="95"/>
          <w:szCs w:val="20"/>
        </w:rPr>
        <w:t>→ 문장은 짧지만 계약이 비어 같은 말로 다른 문제를 풀 수 있다.</w:t>
      </w:r>
    </w:p>
    <w:p w14:paraId="17D6FE7E" w14:textId="77777777" w:rsidR="00AE61C1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2DEDF6F9" w14:textId="77777777" w:rsidR="00AE61C1" w:rsidRPr="004B3367" w:rsidRDefault="00AE61C1" w:rsidP="00AE61C1">
      <w:pPr>
        <w:pStyle w:val="a4"/>
        <w:spacing w:line="312" w:lineRule="auto"/>
        <w:ind w:left="283" w:hanging="283"/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</w:pP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 xml:space="preserve">▶ 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개선된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>(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진짜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 xml:space="preserve">) 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문제</w:t>
      </w:r>
      <w:r w:rsidRPr="004B3367">
        <w:rPr>
          <w:rFonts w:ascii="Cambria Math" w:eastAsia="Arial" w:hAnsi="Cambria Math" w:cs="Cambria Math"/>
          <w:b/>
          <w:bCs/>
          <w:color w:val="222222"/>
          <w:sz w:val="28"/>
          <w:szCs w:val="28"/>
        </w:rPr>
        <w:t xml:space="preserve"> </w:t>
      </w:r>
      <w:r w:rsidRPr="004B3367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</w:rPr>
        <w:t>정의</w:t>
      </w:r>
    </w:p>
    <w:p w14:paraId="1D288813" w14:textId="77777777" w:rsidR="00AE61C1" w:rsidRPr="00763E3D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63E3D">
        <w:rPr>
          <w:rFonts w:ascii="돋움" w:eastAsia="돋움" w:hAnsi="돋움"/>
          <w:spacing w:val="-3"/>
          <w:w w:val="95"/>
          <w:szCs w:val="20"/>
        </w:rPr>
        <w:t>퍼즐 완성이 아니라, 합의된 제약 체계를 만족하는 배치 존재 문제를 끝까지 책임지는 문제로 고정한다고 명시합니다.</w:t>
      </w:r>
    </w:p>
    <w:p w14:paraId="36F8FDAC" w14:textId="77777777" w:rsidR="00AE61C1" w:rsidRPr="004B3367" w:rsidRDefault="00AE61C1">
      <w:pPr>
        <w:pStyle w:val="a4"/>
        <w:numPr>
          <w:ilvl w:val="0"/>
          <w:numId w:val="47"/>
        </w:numPr>
        <w:spacing w:line="312" w:lineRule="auto"/>
        <w:rPr>
          <w:rFonts w:ascii="돋움" w:eastAsia="돋움" w:hAnsi="돋움"/>
          <w:b/>
          <w:bCs/>
          <w:spacing w:val="-3"/>
          <w:w w:val="95"/>
          <w:sz w:val="24"/>
        </w:rPr>
      </w:pPr>
      <w:r w:rsidRPr="004B3367">
        <w:rPr>
          <w:rFonts w:ascii="돋움" w:eastAsia="돋움" w:hAnsi="돋움"/>
          <w:b/>
          <w:bCs/>
          <w:spacing w:val="-3"/>
          <w:w w:val="95"/>
          <w:sz w:val="24"/>
        </w:rPr>
        <w:t>개선된 문제 정의 (정확한 정의)</w:t>
      </w:r>
    </w:p>
    <w:p w14:paraId="09286EE1" w14:textId="77777777" w:rsidR="00AE61C1" w:rsidRPr="00763E3D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  <w:u w:val="single"/>
        </w:rPr>
      </w:pPr>
      <w:r w:rsidRPr="00763E3D">
        <w:rPr>
          <w:rFonts w:ascii="돋움" w:eastAsia="돋움" w:hAnsi="돋움"/>
          <w:spacing w:val="-3"/>
          <w:w w:val="95"/>
          <w:szCs w:val="20"/>
        </w:rPr>
        <w:t xml:space="preserve">- </w:t>
      </w:r>
      <w:r w:rsidRPr="00763E3D">
        <w:rPr>
          <w:rFonts w:ascii="돋움" w:eastAsia="돋움" w:hAnsi="돋움"/>
          <w:spacing w:val="-3"/>
          <w:w w:val="95"/>
          <w:szCs w:val="20"/>
          <w:u w:val="single"/>
        </w:rPr>
        <w:t>고정 크기 격자에, 합의된 숫자 집합·배치 규칙(중복·빈 칸)을 적용한다.</w:t>
      </w:r>
    </w:p>
    <w:p w14:paraId="6F325479" w14:textId="77777777" w:rsidR="00AE61C1" w:rsidRPr="00763E3D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63E3D">
        <w:rPr>
          <w:rFonts w:ascii="돋움" w:eastAsia="돋움" w:hAnsi="돋움"/>
          <w:spacing w:val="-3"/>
          <w:w w:val="95"/>
          <w:szCs w:val="20"/>
        </w:rPr>
        <w:t>- “합을 비교해야 하는 집합”이 명시되고, 각 집합의 합이 동일해야 한다.</w:t>
      </w:r>
    </w:p>
    <w:p w14:paraId="78DFA2A2" w14:textId="77777777" w:rsidR="00AE61C1" w:rsidRPr="00763E3D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63E3D">
        <w:rPr>
          <w:rFonts w:ascii="돋움" w:eastAsia="돋움" w:hAnsi="돋움"/>
          <w:spacing w:val="-3"/>
          <w:w w:val="95"/>
          <w:szCs w:val="20"/>
        </w:rPr>
        <w:t>- 입력 계약: 고정 칸·금지·허용·미정이 시작 시 주어지거나 “자유 배치”로 명시된다.</w:t>
      </w:r>
    </w:p>
    <w:p w14:paraId="366F2AA5" w14:textId="77777777" w:rsidR="00AE61C1" w:rsidRPr="00763E3D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63E3D">
        <w:rPr>
          <w:rFonts w:ascii="돋움" w:eastAsia="돋움" w:hAnsi="돋움"/>
          <w:spacing w:val="-3"/>
          <w:w w:val="95"/>
          <w:szCs w:val="20"/>
        </w:rPr>
        <w:t>- 출력 계약: (a) 모든 제약을 동시에 만족하는 완전 배치, 또는 (b) 계약 하 불가 판정, 또는 (c) 중단 조</w:t>
      </w:r>
      <w:r w:rsidRPr="00763E3D">
        <w:rPr>
          <w:rFonts w:ascii="돋움" w:eastAsia="돋움" w:hAnsi="돋움"/>
          <w:spacing w:val="-3"/>
          <w:w w:val="95"/>
          <w:szCs w:val="20"/>
        </w:rPr>
        <w:lastRenderedPageBreak/>
        <w:t>건과 그 근거.</w:t>
      </w:r>
    </w:p>
    <w:p w14:paraId="61C3D747" w14:textId="77777777" w:rsidR="00AE61C1" w:rsidRPr="00763E3D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63E3D">
        <w:rPr>
          <w:rFonts w:ascii="돋움" w:eastAsia="돋움" w:hAnsi="돋움"/>
          <w:spacing w:val="-3"/>
          <w:w w:val="95"/>
          <w:szCs w:val="20"/>
        </w:rPr>
        <w:t>- 검증은 검사 대상 전부에 동일 기준으로 재확인 가능해야 하며, 판정 결과도 설명 가능해야 한다.</w:t>
      </w:r>
    </w:p>
    <w:p w14:paraId="3126A8BE" w14:textId="77777777" w:rsidR="00AE61C1" w:rsidRPr="00DA2F65" w:rsidRDefault="00AE61C1" w:rsidP="00AE61C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DA2F65">
        <w:rPr>
          <w:rFonts w:ascii="돋움" w:eastAsia="돋움" w:hAnsi="돋움"/>
          <w:spacing w:val="-3"/>
          <w:w w:val="95"/>
          <w:sz w:val="24"/>
        </w:rPr>
        <w:t xml:space="preserve">→ </w:t>
      </w:r>
      <w:r w:rsidRPr="00DA2F65"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  <w:t>퍼즐 완성이 아니라 합의된 제약 체계를 만족하는 배치 존재 문제를 끝까지 책임지는 문제</w:t>
      </w:r>
      <w:r w:rsidRPr="00DA2F65">
        <w:rPr>
          <w:rFonts w:ascii="돋움" w:eastAsia="돋움" w:hAnsi="돋움"/>
          <w:spacing w:val="-3"/>
          <w:w w:val="95"/>
          <w:sz w:val="24"/>
        </w:rPr>
        <w:t>로 고정한다.</w:t>
      </w:r>
    </w:p>
    <w:p w14:paraId="332454B8" w14:textId="77777777" w:rsidR="00AE61C1" w:rsidRDefault="00AE61C1" w:rsidP="00AE61C1">
      <w:pPr>
        <w:spacing w:after="160"/>
        <w:rPr>
          <w:rFonts w:ascii="돋움" w:eastAsia="돋움" w:hAnsi="돋움" w:cstheme="minorBidi"/>
          <w:b/>
          <w:bCs/>
          <w:color w:val="000000"/>
          <w:kern w:val="2"/>
          <w:shd w:val="clear" w:color="000000" w:fill="auto"/>
        </w:rPr>
      </w:pPr>
      <w:r>
        <w:rPr>
          <w:rFonts w:ascii="돋움" w:eastAsia="돋움" w:hAnsi="돋움"/>
          <w:b/>
          <w:bCs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2A4595" w14:paraId="4049C076" w14:textId="77777777" w:rsidTr="004F4660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4C6AB03F" w14:textId="57230BFE" w:rsidR="002A4595" w:rsidRDefault="00A33F95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  <w:r>
              <w:rPr>
                <w:rFonts w:ascii="돋움" w:eastAsia="돋움" w:hAnsi="돋움"/>
                <w:b/>
                <w:bCs/>
              </w:rPr>
              <w:lastRenderedPageBreak/>
              <w:br w:type="page"/>
            </w:r>
          </w:p>
          <w:p w14:paraId="33F84644" w14:textId="77777777" w:rsidR="002A4595" w:rsidRDefault="002A4595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2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 w:rsidRPr="00882758">
              <w:rPr>
                <w:rFonts w:ascii="돋움" w:eastAsia="돋움" w:hint="eastAsia"/>
                <w:b/>
                <w:sz w:val="28"/>
                <w:szCs w:val="20"/>
              </w:rPr>
              <w:t>아름다운 소프트웨어를 위한 해석학적 접근</w:t>
            </w:r>
          </w:p>
          <w:p w14:paraId="56AC6F53" w14:textId="77777777" w:rsidR="002A4595" w:rsidRPr="00882758" w:rsidRDefault="002A4595" w:rsidP="004F4660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882758">
              <w:rPr>
                <w:rFonts w:ascii="돋움" w:eastAsia="돋움" w:hint="eastAsia"/>
                <w:b/>
                <w:bCs/>
                <w:sz w:val="28"/>
                <w:szCs w:val="20"/>
              </w:rPr>
              <w:t>전체 개요</w:t>
            </w:r>
          </w:p>
          <w:p w14:paraId="39D1CA46" w14:textId="69003668" w:rsidR="002A4595" w:rsidRDefault="002A4595" w:rsidP="004F4660">
            <w:pPr>
              <w:pStyle w:val="a3"/>
              <w:wordWrap/>
              <w:snapToGrid w:val="0"/>
              <w:spacing w:line="480" w:lineRule="auto"/>
              <w:jc w:val="center"/>
            </w:pPr>
            <w:r w:rsidRPr="002A4595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r w:rsidRPr="002A4595">
              <w:rPr>
                <w:rFonts w:ascii="돋움" w:eastAsia="돋움"/>
                <w:b/>
                <w:bCs/>
                <w:sz w:val="36"/>
              </w:rPr>
              <w:t xml:space="preserve">- </w:t>
            </w:r>
            <w:r w:rsidRPr="002A4595">
              <w:rPr>
                <w:rFonts w:ascii="돋움" w:eastAsia="돋움" w:hint="eastAsia"/>
                <w:b/>
                <w:bCs/>
                <w:sz w:val="36"/>
              </w:rPr>
              <w:t xml:space="preserve">간단한 앱 설계 </w:t>
            </w:r>
            <w:r w:rsidRPr="002A4595">
              <w:rPr>
                <w:rFonts w:ascii="돋움" w:eastAsia="돋움"/>
                <w:b/>
                <w:bCs/>
                <w:sz w:val="36"/>
              </w:rPr>
              <w:t>(3</w:t>
            </w:r>
            <w:r w:rsidRPr="002A4595">
              <w:rPr>
                <w:rFonts w:ascii="돋움" w:eastAsia="돋움" w:hint="eastAsia"/>
                <w:b/>
                <w:bCs/>
                <w:sz w:val="36"/>
              </w:rPr>
              <w:t>계층</w:t>
            </w:r>
            <w:r w:rsidRPr="002A4595">
              <w:rPr>
                <w:rFonts w:ascii="돋움" w:eastAsia="돋움"/>
                <w:b/>
                <w:bCs/>
                <w:sz w:val="36"/>
              </w:rPr>
              <w:t>)</w:t>
            </w:r>
          </w:p>
        </w:tc>
      </w:tr>
    </w:tbl>
    <w:p w14:paraId="68695152" w14:textId="1A265142" w:rsidR="002A4595" w:rsidRPr="0033362E" w:rsidRDefault="0033362E" w:rsidP="002A4595">
      <w:pPr>
        <w:pStyle w:val="a3"/>
        <w:wordWrap/>
        <w:jc w:val="center"/>
        <w:rPr>
          <w:b/>
          <w:bCs/>
          <w:sz w:val="28"/>
          <w:szCs w:val="36"/>
        </w:rPr>
      </w:pPr>
      <w:r w:rsidRPr="0033362E">
        <w:rPr>
          <w:b/>
          <w:bCs/>
          <w:sz w:val="28"/>
          <w:szCs w:val="36"/>
        </w:rPr>
        <w:t>Magic Square TDD 학습 순서</w:t>
      </w:r>
    </w:p>
    <w:p w14:paraId="2331C2C7" w14:textId="77777777" w:rsidR="0033362E" w:rsidRDefault="0033362E" w:rsidP="0033362E">
      <w:pPr>
        <w:pStyle w:val="a3"/>
        <w:jc w:val="center"/>
      </w:pPr>
      <w:r>
        <w:t>Architecture Design</w:t>
      </w:r>
    </w:p>
    <w:p w14:paraId="470A0E9B" w14:textId="77777777" w:rsidR="0033362E" w:rsidRDefault="0033362E" w:rsidP="0033362E">
      <w:pPr>
        <w:pStyle w:val="a3"/>
        <w:jc w:val="center"/>
      </w:pPr>
      <w:r>
        <w:t xml:space="preserve">  </w:t>
      </w:r>
      <w:r>
        <w:t>↓</w:t>
      </w:r>
    </w:p>
    <w:p w14:paraId="67DF20A1" w14:textId="77777777" w:rsidR="0033362E" w:rsidRDefault="0033362E" w:rsidP="0033362E">
      <w:pPr>
        <w:pStyle w:val="a3"/>
        <w:jc w:val="center"/>
      </w:pPr>
      <w:r>
        <w:t>Contract Definition</w:t>
      </w:r>
    </w:p>
    <w:p w14:paraId="75F3B5E6" w14:textId="77777777" w:rsidR="0033362E" w:rsidRDefault="0033362E" w:rsidP="0033362E">
      <w:pPr>
        <w:pStyle w:val="a3"/>
        <w:jc w:val="center"/>
      </w:pPr>
      <w:r>
        <w:t xml:space="preserve">  </w:t>
      </w:r>
      <w:r>
        <w:t>↓</w:t>
      </w:r>
    </w:p>
    <w:p w14:paraId="21962A99" w14:textId="77777777" w:rsidR="0033362E" w:rsidRDefault="0033362E" w:rsidP="0033362E">
      <w:pPr>
        <w:pStyle w:val="a3"/>
        <w:jc w:val="center"/>
      </w:pPr>
      <w:r>
        <w:t>RED Test Plan</w:t>
      </w:r>
    </w:p>
    <w:p w14:paraId="18ECF4BE" w14:textId="77777777" w:rsidR="0033362E" w:rsidRDefault="0033362E" w:rsidP="0033362E">
      <w:pPr>
        <w:pStyle w:val="a3"/>
        <w:jc w:val="center"/>
      </w:pPr>
      <w:r>
        <w:t xml:space="preserve">  </w:t>
      </w:r>
      <w:r>
        <w:t>↓</w:t>
      </w:r>
    </w:p>
    <w:p w14:paraId="5575E999" w14:textId="77777777" w:rsidR="0033362E" w:rsidRDefault="0033362E" w:rsidP="0033362E">
      <w:pPr>
        <w:pStyle w:val="a3"/>
        <w:jc w:val="center"/>
      </w:pPr>
      <w:r>
        <w:t>RED Test Skeleton</w:t>
      </w:r>
    </w:p>
    <w:p w14:paraId="278F84D9" w14:textId="77777777" w:rsidR="0033362E" w:rsidRDefault="0033362E" w:rsidP="0033362E">
      <w:pPr>
        <w:pStyle w:val="a3"/>
        <w:jc w:val="center"/>
      </w:pPr>
      <w:r>
        <w:t xml:space="preserve">  </w:t>
      </w:r>
      <w:r>
        <w:t>↓</w:t>
      </w:r>
    </w:p>
    <w:p w14:paraId="47E852BF" w14:textId="77777777" w:rsidR="0033362E" w:rsidRDefault="0033362E" w:rsidP="0033362E">
      <w:pPr>
        <w:pStyle w:val="a3"/>
        <w:jc w:val="center"/>
      </w:pPr>
      <w:r>
        <w:t>GREEN Minimal Implementation</w:t>
      </w:r>
    </w:p>
    <w:p w14:paraId="36BB4207" w14:textId="77777777" w:rsidR="0033362E" w:rsidRDefault="0033362E" w:rsidP="0033362E">
      <w:pPr>
        <w:pStyle w:val="a3"/>
        <w:jc w:val="center"/>
      </w:pPr>
      <w:r>
        <w:t xml:space="preserve">  </w:t>
      </w:r>
      <w:r>
        <w:t>↓</w:t>
      </w:r>
    </w:p>
    <w:p w14:paraId="5C804C40" w14:textId="48E0DBD0" w:rsidR="0033362E" w:rsidRDefault="0033362E" w:rsidP="0033362E">
      <w:pPr>
        <w:pStyle w:val="a3"/>
        <w:wordWrap/>
        <w:jc w:val="center"/>
      </w:pPr>
      <w:r>
        <w:t>REFACTOR</w:t>
      </w:r>
    </w:p>
    <w:p w14:paraId="551F8E27" w14:textId="755D8929" w:rsidR="0033362E" w:rsidRDefault="0033362E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br w:type="page"/>
      </w:r>
    </w:p>
    <w:p w14:paraId="2063D87E" w14:textId="77777777" w:rsidR="0033362E" w:rsidRDefault="0033362E" w:rsidP="002A4595">
      <w:pPr>
        <w:pStyle w:val="a3"/>
        <w:wordWrap/>
        <w:jc w:val="center"/>
      </w:pPr>
    </w:p>
    <w:p w14:paraId="2B61AA8E" w14:textId="183F733F" w:rsidR="002A4595" w:rsidRPr="00FC5B24" w:rsidRDefault="002A4595" w:rsidP="002A4595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2A4595">
        <w:rPr>
          <w:rFonts w:ascii="돋움" w:eastAsia="돋움" w:hint="eastAsia"/>
          <w:b/>
          <w:bCs/>
          <w:sz w:val="28"/>
          <w:szCs w:val="20"/>
          <w:u w:val="single"/>
        </w:rPr>
        <w:t>“</w:t>
      </w:r>
      <w:r w:rsidRPr="002A4595">
        <w:rPr>
          <w:rFonts w:ascii="돋움" w:eastAsia="돋움"/>
          <w:b/>
          <w:bCs/>
          <w:sz w:val="28"/>
          <w:szCs w:val="20"/>
          <w:u w:val="single"/>
        </w:rPr>
        <w:t>Magic Square</w:t>
      </w:r>
      <w:r w:rsidRPr="002A4595">
        <w:rPr>
          <w:rFonts w:ascii="돋움" w:eastAsia="돋움"/>
          <w:b/>
          <w:bCs/>
          <w:sz w:val="28"/>
          <w:szCs w:val="20"/>
          <w:u w:val="single"/>
        </w:rPr>
        <w:t>”</w:t>
      </w:r>
      <w:r w:rsidRPr="002A4595">
        <w:rPr>
          <w:rFonts w:ascii="돋움" w:eastAsia="돋움"/>
          <w:b/>
          <w:bCs/>
          <w:sz w:val="28"/>
          <w:szCs w:val="20"/>
          <w:u w:val="single"/>
        </w:rPr>
        <w:t xml:space="preserve"> 아키텍처/테스트/통합 요청 프롬프트</w:t>
      </w:r>
      <w:r>
        <w:rPr>
          <w:rFonts w:ascii="돋움" w:eastAsia="돋움" w:hint="eastAsia"/>
          <w:b/>
          <w:bCs/>
          <w:sz w:val="28"/>
          <w:szCs w:val="20"/>
          <w:u w:val="single"/>
        </w:rPr>
        <w:t xml:space="preserve"> 작성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2A4595" w:rsidRPr="00882758" w14:paraId="4A64A786" w14:textId="77777777" w:rsidTr="00D57543">
        <w:tc>
          <w:tcPr>
            <w:tcW w:w="9005" w:type="dxa"/>
          </w:tcPr>
          <w:p w14:paraId="1EC623A7" w14:textId="77777777" w:rsidR="002A4595" w:rsidRPr="002A4595" w:rsidRDefault="002A4595" w:rsidP="002A4595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2A4595">
              <w:rPr>
                <w:rFonts w:ascii="돋움" w:eastAsia="돋움" w:hAnsi="돋움"/>
                <w:b/>
                <w:bCs/>
                <w:sz w:val="24"/>
              </w:rPr>
              <w:t>4개 영역(Logic/Screen/Data/Integration)을 레이어 분리 + Dual-Track TDD</w:t>
            </w:r>
          </w:p>
          <w:p w14:paraId="32527BDC" w14:textId="77777777" w:rsidR="002A4595" w:rsidRPr="002A4595" w:rsidRDefault="002A4595" w:rsidP="002A4595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2166779F" w14:textId="77777777" w:rsidR="002A4595" w:rsidRPr="002A4595" w:rsidRDefault="002A4595" w:rsidP="002A4595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2A4595">
              <w:rPr>
                <w:rFonts w:ascii="돋움" w:eastAsia="돋움" w:hAnsi="돋움" w:hint="eastAsia"/>
                <w:b/>
                <w:bCs/>
                <w:sz w:val="24"/>
              </w:rPr>
              <w:t>로직</w:t>
            </w:r>
            <w:r w:rsidRPr="002A4595">
              <w:rPr>
                <w:rFonts w:ascii="돋움" w:eastAsia="돋움" w:hAnsi="돋움"/>
                <w:b/>
                <w:bCs/>
                <w:sz w:val="24"/>
              </w:rPr>
              <w:t xml:space="preserve"> 계층 (Domain Layer) 설계</w:t>
            </w:r>
          </w:p>
          <w:p w14:paraId="7307DA49" w14:textId="77777777" w:rsidR="002A4595" w:rsidRPr="002A4595" w:rsidRDefault="002A4595" w:rsidP="002A4595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2A4595">
              <w:rPr>
                <w:rFonts w:ascii="돋움" w:eastAsia="돋움" w:hAnsi="돋움" w:hint="eastAsia"/>
                <w:b/>
                <w:bCs/>
                <w:sz w:val="24"/>
              </w:rPr>
              <w:t>화면</w:t>
            </w:r>
            <w:r w:rsidRPr="002A4595">
              <w:rPr>
                <w:rFonts w:ascii="돋움" w:eastAsia="돋움" w:hAnsi="돋움"/>
                <w:b/>
                <w:bCs/>
                <w:sz w:val="24"/>
              </w:rPr>
              <w:t xml:space="preserve"> 계층 (UI Layer) 설계</w:t>
            </w:r>
          </w:p>
          <w:p w14:paraId="0F4E2652" w14:textId="77777777" w:rsidR="002A4595" w:rsidRPr="002A4595" w:rsidRDefault="002A4595" w:rsidP="002A4595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2A4595">
              <w:rPr>
                <w:rFonts w:ascii="돋움" w:eastAsia="돋움" w:hAnsi="돋움" w:hint="eastAsia"/>
                <w:b/>
                <w:bCs/>
                <w:sz w:val="24"/>
              </w:rPr>
              <w:t>데이터</w:t>
            </w:r>
            <w:r w:rsidRPr="002A4595">
              <w:rPr>
                <w:rFonts w:ascii="돋움" w:eastAsia="돋움" w:hAnsi="돋움"/>
                <w:b/>
                <w:bCs/>
                <w:sz w:val="24"/>
              </w:rPr>
              <w:t xml:space="preserve"> 계층 (Data Layer) 설계</w:t>
            </w:r>
          </w:p>
          <w:p w14:paraId="3CF627E1" w14:textId="4420DEBF" w:rsidR="002A4595" w:rsidRPr="00882758" w:rsidRDefault="002A4595" w:rsidP="002A4595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2A4595">
              <w:rPr>
                <w:rFonts w:ascii="돋움" w:eastAsia="돋움" w:hAnsi="돋움" w:hint="eastAsia"/>
                <w:b/>
                <w:bCs/>
                <w:sz w:val="24"/>
              </w:rPr>
              <w:t>통합</w:t>
            </w:r>
            <w:r w:rsidRPr="002A4595">
              <w:rPr>
                <w:rFonts w:ascii="돋움" w:eastAsia="돋움" w:hAnsi="돋움"/>
                <w:b/>
                <w:bCs/>
                <w:sz w:val="24"/>
              </w:rPr>
              <w:t xml:space="preserve"> 및 검증</w:t>
            </w:r>
          </w:p>
        </w:tc>
      </w:tr>
    </w:tbl>
    <w:p w14:paraId="2C839854" w14:textId="77777777" w:rsidR="00EB225B" w:rsidRDefault="00EB225B" w:rsidP="00EB225B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32"/>
        </w:rPr>
      </w:pPr>
    </w:p>
    <w:p w14:paraId="05ECA12C" w14:textId="2AC6ED1F" w:rsidR="00EB225B" w:rsidRPr="00EB225B" w:rsidRDefault="00EB225B" w:rsidP="00EB225B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32"/>
        </w:rPr>
      </w:pPr>
      <w:r w:rsidRPr="00EB225B">
        <w:rPr>
          <w:rFonts w:ascii="돋움" w:eastAsia="돋움"/>
          <w:spacing w:val="-3"/>
          <w:w w:val="95"/>
          <w:szCs w:val="32"/>
        </w:rPr>
        <w:t>단계는 이렇게 가면 좋습니다.</w:t>
      </w:r>
    </w:p>
    <w:p w14:paraId="61EFBAD2" w14:textId="77777777" w:rsidR="00EB225B" w:rsidRPr="00EB225B" w:rsidRDefault="00EB225B" w:rsidP="00EB225B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32"/>
        </w:rPr>
      </w:pPr>
      <w:r w:rsidRPr="00EB225B">
        <w:rPr>
          <w:rFonts w:ascii="돋움" w:eastAsia="돋움"/>
          <w:spacing w:val="-3"/>
          <w:w w:val="95"/>
          <w:szCs w:val="32"/>
        </w:rPr>
        <w:t>내가 직접 긴 프롬프트 작성</w:t>
      </w:r>
      <w:r w:rsidRPr="00EB225B">
        <w:rPr>
          <w:rFonts w:ascii="돋움" w:eastAsia="돋움"/>
          <w:spacing w:val="-3"/>
          <w:w w:val="95"/>
          <w:szCs w:val="32"/>
        </w:rPr>
        <w:br/>
        <w:t xml:space="preserve">        X</w:t>
      </w:r>
      <w:r w:rsidRPr="00EB225B">
        <w:rPr>
          <w:rFonts w:ascii="돋움" w:eastAsia="돋움"/>
          <w:spacing w:val="-3"/>
          <w:w w:val="95"/>
          <w:szCs w:val="32"/>
        </w:rPr>
        <w:br/>
      </w:r>
      <w:r w:rsidRPr="00EB225B">
        <w:rPr>
          <w:rFonts w:ascii="돋움" w:eastAsia="돋움"/>
          <w:spacing w:val="-3"/>
          <w:w w:val="95"/>
          <w:szCs w:val="32"/>
        </w:rPr>
        <w:br/>
        <w:t>Cursor에게 프롬프트 작성 요청</w:t>
      </w:r>
      <w:r w:rsidRPr="00EB225B">
        <w:rPr>
          <w:rFonts w:ascii="돋움" w:eastAsia="돋움"/>
          <w:spacing w:val="-3"/>
          <w:w w:val="95"/>
          <w:szCs w:val="32"/>
        </w:rPr>
        <w:br/>
        <w:t xml:space="preserve">        O</w:t>
      </w:r>
    </w:p>
    <w:p w14:paraId="44DF0014" w14:textId="77777777" w:rsidR="00EB225B" w:rsidRPr="00EB225B" w:rsidRDefault="00EB225B" w:rsidP="00EB225B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32"/>
        </w:rPr>
      </w:pPr>
      <w:r w:rsidRPr="00EB225B">
        <w:rPr>
          <w:rFonts w:ascii="돋움" w:eastAsia="돋움"/>
          <w:spacing w:val="-3"/>
          <w:w w:val="95"/>
          <w:szCs w:val="32"/>
        </w:rPr>
        <w:t>정확히는 이것입니다.</w:t>
      </w:r>
    </w:p>
    <w:p w14:paraId="3A12C76C" w14:textId="77777777" w:rsidR="00EB225B" w:rsidRPr="00EB225B" w:rsidRDefault="00EB225B" w:rsidP="00EB225B">
      <w:pPr>
        <w:pStyle w:val="a4"/>
        <w:spacing w:line="312" w:lineRule="auto"/>
        <w:ind w:left="283"/>
        <w:rPr>
          <w:rFonts w:ascii="돋움" w:eastAsia="돋움"/>
          <w:spacing w:val="-3"/>
          <w:w w:val="95"/>
          <w:szCs w:val="32"/>
        </w:rPr>
      </w:pPr>
      <w:r w:rsidRPr="00EB225B">
        <w:rPr>
          <w:rFonts w:ascii="돋움" w:eastAsia="돋움"/>
          <w:spacing w:val="-3"/>
          <w:w w:val="95"/>
          <w:szCs w:val="32"/>
        </w:rPr>
        <w:t xml:space="preserve">1단계: Cursor에게 </w:t>
      </w:r>
      <w:r w:rsidRPr="00EB225B">
        <w:rPr>
          <w:rFonts w:ascii="돋움" w:eastAsia="돋움"/>
          <w:spacing w:val="-3"/>
          <w:w w:val="95"/>
          <w:szCs w:val="32"/>
        </w:rPr>
        <w:t>“</w:t>
      </w:r>
      <w:r w:rsidRPr="00EB225B">
        <w:rPr>
          <w:rFonts w:ascii="돋움" w:eastAsia="돋움"/>
          <w:spacing w:val="-3"/>
          <w:w w:val="95"/>
          <w:szCs w:val="32"/>
        </w:rPr>
        <w:t>좋은 과제 프롬프트를 만들어 달라</w:t>
      </w:r>
      <w:r w:rsidRPr="00EB225B">
        <w:rPr>
          <w:rFonts w:ascii="돋움" w:eastAsia="돋움"/>
          <w:spacing w:val="-3"/>
          <w:w w:val="95"/>
          <w:szCs w:val="32"/>
        </w:rPr>
        <w:t>”</w:t>
      </w:r>
      <w:r w:rsidRPr="00EB225B">
        <w:rPr>
          <w:rFonts w:ascii="돋움" w:eastAsia="돋움"/>
          <w:spacing w:val="-3"/>
          <w:w w:val="95"/>
          <w:szCs w:val="32"/>
        </w:rPr>
        <w:t>고 요청</w:t>
      </w:r>
      <w:r w:rsidRPr="00EB225B">
        <w:rPr>
          <w:rFonts w:ascii="돋움" w:eastAsia="돋움"/>
          <w:spacing w:val="-3"/>
          <w:w w:val="95"/>
          <w:szCs w:val="32"/>
        </w:rPr>
        <w:br/>
        <w:t>2단계: Cursor가 만든 프롬프트를 검토</w:t>
      </w:r>
      <w:r w:rsidRPr="00EB225B">
        <w:rPr>
          <w:rFonts w:ascii="돋움" w:eastAsia="돋움"/>
          <w:spacing w:val="-3"/>
          <w:w w:val="95"/>
          <w:szCs w:val="32"/>
        </w:rPr>
        <w:br/>
        <w:t>3단계: 그 프롬프트를 다시 Cursor에 실행</w:t>
      </w:r>
      <w:r w:rsidRPr="00EB225B">
        <w:rPr>
          <w:rFonts w:ascii="돋움" w:eastAsia="돋움"/>
          <w:spacing w:val="-3"/>
          <w:w w:val="95"/>
          <w:szCs w:val="32"/>
        </w:rPr>
        <w:br/>
        <w:t>4단계: 산출물 생성</w:t>
      </w:r>
    </w:p>
    <w:p w14:paraId="63F442FE" w14:textId="77777777" w:rsidR="00D57543" w:rsidRDefault="00D57543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38AB68F6" w14:textId="5CB67E23" w:rsidR="00EB225B" w:rsidRP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EB225B">
        <w:rPr>
          <w:rFonts w:ascii="돋움" w:eastAsia="돋움"/>
          <w:b/>
          <w:bCs/>
          <w:spacing w:val="-3"/>
          <w:w w:val="95"/>
          <w:sz w:val="24"/>
          <w:szCs w:val="32"/>
        </w:rPr>
        <w:t>핵심 공식</w:t>
      </w:r>
    </w:p>
    <w:p w14:paraId="2D0D23F0" w14:textId="77777777" w:rsid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EB225B" w14:paraId="409A2B2A" w14:textId="77777777" w:rsidTr="00EB225B">
        <w:tc>
          <w:tcPr>
            <w:tcW w:w="9270" w:type="dxa"/>
          </w:tcPr>
          <w:p w14:paraId="5EF315B5" w14:textId="77777777" w:rsidR="00EB225B" w:rsidRPr="00EB225B" w:rsidRDefault="00EB225B" w:rsidP="00EB225B">
            <w:pPr>
              <w:pStyle w:val="a4"/>
              <w:spacing w:line="312" w:lineRule="auto"/>
              <w:rPr>
                <w:rFonts w:ascii="돋움" w:eastAsia="돋움"/>
                <w:spacing w:val="-3"/>
                <w:w w:val="95"/>
                <w:sz w:val="24"/>
                <w:szCs w:val="32"/>
              </w:rPr>
            </w:pPr>
            <w:r w:rsidRPr="00EB225B">
              <w:rPr>
                <w:rFonts w:ascii="돋움" w:eastAsia="돋움" w:hint="eastAsia"/>
                <w:spacing w:val="-3"/>
                <w:w w:val="95"/>
                <w:sz w:val="24"/>
                <w:szCs w:val="32"/>
              </w:rPr>
              <w:t>너는</w:t>
            </w:r>
            <w:r w:rsidRPr="00EB225B">
              <w:rPr>
                <w:rFonts w:ascii="돋움" w:eastAsia="돋움"/>
                <w:spacing w:val="-3"/>
                <w:w w:val="95"/>
                <w:sz w:val="24"/>
                <w:szCs w:val="32"/>
              </w:rPr>
              <w:t xml:space="preserve"> [프롬프트 설계자]다.</w:t>
            </w:r>
          </w:p>
          <w:p w14:paraId="2E94B951" w14:textId="77777777" w:rsidR="00EB225B" w:rsidRPr="00EB225B" w:rsidRDefault="00EB225B" w:rsidP="00EB225B">
            <w:pPr>
              <w:pStyle w:val="a4"/>
              <w:spacing w:line="312" w:lineRule="auto"/>
              <w:rPr>
                <w:rFonts w:ascii="돋움" w:eastAsia="돋움"/>
                <w:spacing w:val="-3"/>
                <w:w w:val="95"/>
                <w:sz w:val="24"/>
                <w:szCs w:val="32"/>
              </w:rPr>
            </w:pPr>
            <w:r w:rsidRPr="00EB225B">
              <w:rPr>
                <w:rFonts w:ascii="돋움" w:eastAsia="돋움" w:hint="eastAsia"/>
                <w:spacing w:val="-3"/>
                <w:w w:val="95"/>
                <w:sz w:val="24"/>
                <w:szCs w:val="32"/>
              </w:rPr>
              <w:t>나는</w:t>
            </w:r>
            <w:r w:rsidRPr="00EB225B">
              <w:rPr>
                <w:rFonts w:ascii="돋움" w:eastAsia="돋움"/>
                <w:spacing w:val="-3"/>
                <w:w w:val="95"/>
                <w:sz w:val="24"/>
                <w:szCs w:val="32"/>
              </w:rPr>
              <w:t xml:space="preserve"> [목적]을 달성하기 위한 프롬프트가 필요하다.</w:t>
            </w:r>
          </w:p>
          <w:p w14:paraId="1A9615DF" w14:textId="77777777" w:rsidR="00EB225B" w:rsidRPr="00EB225B" w:rsidRDefault="00EB225B" w:rsidP="00EB225B">
            <w:pPr>
              <w:pStyle w:val="a4"/>
              <w:spacing w:line="312" w:lineRule="auto"/>
              <w:rPr>
                <w:rFonts w:ascii="돋움" w:eastAsia="돋움"/>
                <w:spacing w:val="-3"/>
                <w:w w:val="95"/>
                <w:sz w:val="24"/>
                <w:szCs w:val="32"/>
              </w:rPr>
            </w:pPr>
            <w:r w:rsidRPr="00EB225B">
              <w:rPr>
                <w:rFonts w:ascii="돋움" w:eastAsia="돋움" w:hint="eastAsia"/>
                <w:spacing w:val="-3"/>
                <w:w w:val="95"/>
                <w:sz w:val="24"/>
                <w:szCs w:val="32"/>
              </w:rPr>
              <w:t>지금</w:t>
            </w:r>
            <w:r w:rsidRPr="00EB225B">
              <w:rPr>
                <w:rFonts w:ascii="돋움" w:eastAsia="돋움"/>
                <w:spacing w:val="-3"/>
                <w:w w:val="95"/>
                <w:sz w:val="24"/>
                <w:szCs w:val="32"/>
              </w:rPr>
              <w:t xml:space="preserve"> 결과물을 만들지 말고,</w:t>
            </w:r>
          </w:p>
          <w:p w14:paraId="0AD1BD65" w14:textId="77777777" w:rsidR="00EB225B" w:rsidRPr="00EB225B" w:rsidRDefault="00EB225B" w:rsidP="00EB225B">
            <w:pPr>
              <w:pStyle w:val="a4"/>
              <w:spacing w:line="312" w:lineRule="auto"/>
              <w:rPr>
                <w:rFonts w:ascii="돋움" w:eastAsia="돋움"/>
                <w:spacing w:val="-3"/>
                <w:w w:val="95"/>
                <w:sz w:val="24"/>
                <w:szCs w:val="32"/>
              </w:rPr>
            </w:pPr>
            <w:r w:rsidRPr="00EB225B">
              <w:rPr>
                <w:rFonts w:ascii="돋움" w:eastAsia="돋움" w:hint="eastAsia"/>
                <w:spacing w:val="-3"/>
                <w:w w:val="95"/>
                <w:sz w:val="24"/>
                <w:szCs w:val="32"/>
              </w:rPr>
              <w:t>나중에</w:t>
            </w:r>
            <w:r w:rsidRPr="00EB225B">
              <w:rPr>
                <w:rFonts w:ascii="돋움" w:eastAsia="돋움"/>
                <w:spacing w:val="-3"/>
                <w:w w:val="95"/>
                <w:sz w:val="24"/>
                <w:szCs w:val="32"/>
              </w:rPr>
              <w:t xml:space="preserve"> 실행할 수 있는 프롬프트만 작성하라.</w:t>
            </w:r>
          </w:p>
          <w:p w14:paraId="2B5B73B4" w14:textId="77777777" w:rsidR="00EB225B" w:rsidRPr="00EB225B" w:rsidRDefault="00EB225B" w:rsidP="00EB225B">
            <w:pPr>
              <w:pStyle w:val="a4"/>
              <w:spacing w:line="312" w:lineRule="auto"/>
              <w:rPr>
                <w:rFonts w:ascii="돋움" w:eastAsia="돋움"/>
                <w:spacing w:val="-3"/>
                <w:w w:val="95"/>
                <w:sz w:val="24"/>
                <w:szCs w:val="32"/>
              </w:rPr>
            </w:pPr>
            <w:r w:rsidRPr="00EB225B">
              <w:rPr>
                <w:rFonts w:ascii="돋움" w:eastAsia="돋움" w:hint="eastAsia"/>
                <w:spacing w:val="-3"/>
                <w:w w:val="95"/>
                <w:sz w:val="24"/>
                <w:szCs w:val="32"/>
              </w:rPr>
              <w:t>금지</w:t>
            </w:r>
            <w:r w:rsidRPr="00EB225B">
              <w:rPr>
                <w:rFonts w:ascii="돋움" w:eastAsia="돋움"/>
                <w:spacing w:val="-3"/>
                <w:w w:val="95"/>
                <w:sz w:val="24"/>
                <w:szCs w:val="32"/>
              </w:rPr>
              <w:t xml:space="preserve"> 사항은 [구현 금지, 파일 수정 금지, 테스트 코드 금지]이다.</w:t>
            </w:r>
          </w:p>
          <w:p w14:paraId="1E6C6CE4" w14:textId="6E729A14" w:rsidR="00EB225B" w:rsidRDefault="00EB225B" w:rsidP="00EB225B">
            <w:pPr>
              <w:pStyle w:val="a4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12" w:lineRule="auto"/>
              <w:ind w:left="0"/>
              <w:rPr>
                <w:rFonts w:ascii="돋움" w:eastAsia="돋움"/>
                <w:spacing w:val="-3"/>
                <w:w w:val="95"/>
                <w:sz w:val="24"/>
                <w:szCs w:val="32"/>
              </w:rPr>
            </w:pPr>
            <w:r w:rsidRPr="00EB225B">
              <w:rPr>
                <w:rFonts w:ascii="돋움" w:eastAsia="돋움" w:hint="eastAsia"/>
                <w:spacing w:val="-3"/>
                <w:w w:val="95"/>
                <w:sz w:val="24"/>
                <w:szCs w:val="32"/>
              </w:rPr>
              <w:t>출력</w:t>
            </w:r>
            <w:r w:rsidRPr="00EB225B">
              <w:rPr>
                <w:rFonts w:ascii="돋움" w:eastAsia="돋움"/>
                <w:spacing w:val="-3"/>
                <w:w w:val="95"/>
                <w:sz w:val="24"/>
                <w:szCs w:val="32"/>
              </w:rPr>
              <w:t xml:space="preserve"> 형식은 [원하는 구조]이다.</w:t>
            </w:r>
          </w:p>
        </w:tc>
      </w:tr>
    </w:tbl>
    <w:p w14:paraId="65FDB3FF" w14:textId="77777777" w:rsid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7F7B73F4" w14:textId="5122CC55" w:rsidR="00EB225B" w:rsidRP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EB225B">
        <w:rPr>
          <w:rFonts w:ascii="돋움" w:eastAsia="돋움" w:hint="eastAsia"/>
          <w:b/>
          <w:bCs/>
          <w:spacing w:val="-3"/>
          <w:w w:val="95"/>
          <w:sz w:val="24"/>
          <w:szCs w:val="32"/>
        </w:rPr>
        <w:lastRenderedPageBreak/>
        <w:t>例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EB225B" w14:paraId="46264099" w14:textId="77777777" w:rsidTr="00EB225B">
        <w:tc>
          <w:tcPr>
            <w:tcW w:w="9270" w:type="dxa"/>
          </w:tcPr>
          <w:p w14:paraId="41D25B3D" w14:textId="77777777" w:rsidR="00EB225B" w:rsidRPr="00EB225B" w:rsidRDefault="00EB225B" w:rsidP="00EB225B">
            <w:pPr>
              <w:pStyle w:val="a4"/>
              <w:spacing w:line="312" w:lineRule="auto"/>
              <w:rPr>
                <w:rFonts w:ascii="돋움" w:eastAsia="돋움"/>
                <w:spacing w:val="-3"/>
                <w:w w:val="95"/>
                <w:sz w:val="24"/>
                <w:szCs w:val="32"/>
              </w:rPr>
            </w:pPr>
            <w:r w:rsidRPr="00EB225B">
              <w:rPr>
                <w:rFonts w:ascii="돋움" w:eastAsia="돋움" w:hint="eastAsia"/>
                <w:spacing w:val="-3"/>
                <w:w w:val="95"/>
                <w:sz w:val="24"/>
                <w:szCs w:val="32"/>
              </w:rPr>
              <w:t>너는</w:t>
            </w:r>
            <w:r w:rsidRPr="00EB225B">
              <w:rPr>
                <w:rFonts w:ascii="돋움" w:eastAsia="돋움"/>
                <w:spacing w:val="-3"/>
                <w:w w:val="95"/>
                <w:sz w:val="24"/>
                <w:szCs w:val="32"/>
              </w:rPr>
              <w:t xml:space="preserve"> Cursor.AI용 프롬프트 설계자다.</w:t>
            </w:r>
          </w:p>
          <w:p w14:paraId="3E031671" w14:textId="77777777" w:rsidR="00EB225B" w:rsidRPr="00EB225B" w:rsidRDefault="00EB225B" w:rsidP="00EB225B">
            <w:pPr>
              <w:pStyle w:val="a4"/>
              <w:spacing w:line="312" w:lineRule="auto"/>
              <w:rPr>
                <w:rFonts w:ascii="돋움" w:eastAsia="돋움"/>
                <w:spacing w:val="-3"/>
                <w:w w:val="95"/>
                <w:sz w:val="24"/>
                <w:szCs w:val="32"/>
              </w:rPr>
            </w:pPr>
            <w:r w:rsidRPr="00EB225B">
              <w:rPr>
                <w:rFonts w:ascii="돋움" w:eastAsia="돋움" w:hint="eastAsia"/>
                <w:spacing w:val="-3"/>
                <w:w w:val="95"/>
                <w:sz w:val="24"/>
                <w:szCs w:val="32"/>
              </w:rPr>
              <w:t>나는</w:t>
            </w:r>
            <w:r w:rsidRPr="00EB225B">
              <w:rPr>
                <w:rFonts w:ascii="돋움" w:eastAsia="돋움"/>
                <w:spacing w:val="-3"/>
                <w:w w:val="95"/>
                <w:sz w:val="24"/>
                <w:szCs w:val="32"/>
              </w:rPr>
              <w:t xml:space="preserve"> Magic Square 4x4 TDD 설계 문서를 만들기 위한 프롬프트가 필요하다.</w:t>
            </w:r>
          </w:p>
          <w:p w14:paraId="5966570C" w14:textId="44F3F626" w:rsidR="00EB225B" w:rsidRDefault="00EB225B" w:rsidP="00EB225B">
            <w:pPr>
              <w:pStyle w:val="a4"/>
              <w:spacing w:line="312" w:lineRule="auto"/>
              <w:rPr>
                <w:rFonts w:ascii="돋움" w:eastAsia="돋움"/>
                <w:spacing w:val="-3"/>
                <w:w w:val="95"/>
                <w:sz w:val="24"/>
                <w:szCs w:val="32"/>
              </w:rPr>
            </w:pPr>
            <w:r w:rsidRPr="00EB225B">
              <w:rPr>
                <w:rFonts w:ascii="돋움" w:eastAsia="돋움" w:hint="eastAsia"/>
                <w:spacing w:val="-3"/>
                <w:w w:val="95"/>
                <w:sz w:val="24"/>
                <w:szCs w:val="32"/>
              </w:rPr>
              <w:t>지금</w:t>
            </w:r>
            <w:r w:rsidRPr="00EB225B">
              <w:rPr>
                <w:rFonts w:ascii="돋움" w:eastAsia="돋움"/>
                <w:spacing w:val="-3"/>
                <w:w w:val="95"/>
                <w:sz w:val="24"/>
                <w:szCs w:val="32"/>
              </w:rPr>
              <w:t xml:space="preserve"> 설계 문서를 만들지 말고,</w:t>
            </w:r>
            <w:r w:rsidRPr="00EB225B">
              <w:rPr>
                <w:rFonts w:ascii="돋움" w:eastAsia="돋움" w:hint="eastAsia"/>
                <w:spacing w:val="-3"/>
                <w:w w:val="95"/>
                <w:sz w:val="24"/>
                <w:szCs w:val="32"/>
              </w:rPr>
              <w:t>그</w:t>
            </w:r>
            <w:r w:rsidRPr="00EB225B">
              <w:rPr>
                <w:rFonts w:ascii="돋움" w:eastAsia="돋움"/>
                <w:spacing w:val="-3"/>
                <w:w w:val="95"/>
                <w:sz w:val="24"/>
                <w:szCs w:val="32"/>
              </w:rPr>
              <w:t xml:space="preserve"> 설계 문서를 만들 수 있는 실행용 프롬프트만 작성하라.</w:t>
            </w:r>
          </w:p>
        </w:tc>
      </w:tr>
    </w:tbl>
    <w:p w14:paraId="612082AE" w14:textId="77777777" w:rsid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4D0A9DF2" w14:textId="77777777" w:rsid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3F480C5C" w14:textId="58935613" w:rsid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>
        <w:rPr>
          <w:rFonts w:ascii="돋움" w:eastAsia="돋움" w:hint="eastAsia"/>
          <w:spacing w:val="-3"/>
          <w:w w:val="95"/>
          <w:sz w:val="24"/>
          <w:szCs w:val="32"/>
        </w:rPr>
        <w:t>실행 후, 결과</w:t>
      </w:r>
    </w:p>
    <w:p w14:paraId="76B713D5" w14:textId="77777777" w:rsid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3182EB39" w14:textId="7E7A4657" w:rsid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EB225B">
        <w:rPr>
          <w:rFonts w:ascii="돋움" w:eastAsia="돋움"/>
          <w:noProof/>
          <w:spacing w:val="-3"/>
          <w:w w:val="95"/>
          <w:sz w:val="24"/>
          <w:szCs w:val="32"/>
        </w:rPr>
        <w:drawing>
          <wp:inline distT="0" distB="0" distL="0" distR="0" wp14:anchorId="33E969A6" wp14:editId="77F30CEE">
            <wp:extent cx="5760720" cy="4180840"/>
            <wp:effectExtent l="0" t="0" r="0" b="0"/>
            <wp:docPr id="1398708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84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9192" w14:textId="77777777" w:rsid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4C68FFCA" w14:textId="162C1842" w:rsid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>
        <w:rPr>
          <w:rFonts w:ascii="돋움" w:eastAsia="돋움" w:hint="eastAsia"/>
          <w:spacing w:val="-3"/>
          <w:w w:val="95"/>
          <w:sz w:val="24"/>
          <w:szCs w:val="32"/>
        </w:rPr>
        <w:t>위 내용을 참고해, 다음처럼 만들어 실행해 봅니다.</w:t>
      </w:r>
    </w:p>
    <w:p w14:paraId="45730882" w14:textId="77777777" w:rsidR="00EB225B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2CBAF3ED" w14:textId="77777777" w:rsidR="00D57543" w:rsidRPr="00A73D10" w:rsidRDefault="00D57543" w:rsidP="00D57543">
      <w:pPr>
        <w:spacing w:before="60" w:after="60"/>
        <w:rPr>
          <w:sz w:val="32"/>
          <w:szCs w:val="32"/>
        </w:rPr>
      </w:pPr>
      <w:r w:rsidRPr="00A73D10">
        <w:rPr>
          <w:rFonts w:ascii="Cambria Math" w:eastAsia="Arial" w:hAnsi="Cambria Math" w:cs="Cambria Math"/>
          <w:b/>
          <w:bCs/>
          <w:color w:val="222222"/>
        </w:rPr>
        <w:t>▶</w:t>
      </w:r>
      <w:r w:rsidRPr="00A73D10">
        <w:rPr>
          <w:rFonts w:ascii="Arial" w:eastAsia="Arial" w:hAnsi="Arial" w:cs="Arial"/>
          <w:b/>
          <w:bCs/>
          <w:color w:val="222222"/>
        </w:rPr>
        <w:t xml:space="preserve"> </w:t>
      </w:r>
      <w:r w:rsidRPr="00A73D10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B2C82EC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A73D10">
        <w:rPr>
          <w:rFonts w:ascii="돋움" w:eastAsia="돋움" w:hint="eastAsia"/>
          <w:spacing w:val="-3"/>
          <w:w w:val="95"/>
          <w:szCs w:val="20"/>
        </w:rPr>
        <w:t>```</w:t>
      </w:r>
    </w:p>
    <w:p w14:paraId="15A75794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당신은 Dual-Track UI + Logic TDD 및 Clean Architecture 설계 전문가입니다.</w:t>
      </w:r>
    </w:p>
    <w:p w14:paraId="4FD772F3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프로젝트: Magic Square (4x4) — TDD 연습용</w:t>
      </w:r>
    </w:p>
    <w:p w14:paraId="1761B83C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목적: 알고리즘 난이도보다 “레이어 분리 + 계약 기반 테스트 + 리팩토링” 훈련</w:t>
      </w:r>
    </w:p>
    <w:p w14:paraId="1AE5951D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lastRenderedPageBreak/>
        <w:t>제약:</w:t>
      </w:r>
    </w:p>
    <w:p w14:paraId="74963FAA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구현 코드는 작성하지 마십시오. (설계/계약/테스트/통합 계획만)</w:t>
      </w:r>
    </w:p>
    <w:p w14:paraId="43155D8F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UI는 실제 화면이 아니라 “입력/출력 경계(Boundary)”로 정의</w:t>
      </w:r>
    </w:p>
    <w:p w14:paraId="25B31A15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Data Layer는 DB가 아니라 “저장/로드 인터페이스(메모리/파일 교체 가능)” 수준만</w:t>
      </w:r>
    </w:p>
    <w:p w14:paraId="62FC5704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입력/출력은 명확히 고정</w:t>
      </w:r>
    </w:p>
    <w:p w14:paraId="05A327EC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입력 계약:</w:t>
      </w:r>
    </w:p>
    <w:p w14:paraId="5F3F38B0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- 4x4 int[][] (0은 빈칸)</w:t>
      </w:r>
    </w:p>
    <w:p w14:paraId="176E9B5F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빈칸은 정확히 2개</w:t>
      </w:r>
    </w:p>
    <w:p w14:paraId="094B406A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값 범위: 0 또는 1~16</w:t>
      </w:r>
    </w:p>
    <w:p w14:paraId="26F2DF20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- 0 제외 중복 금지</w:t>
      </w:r>
    </w:p>
    <w:p w14:paraId="4E66A671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출력 계약:</w:t>
      </w:r>
    </w:p>
    <w:p w14:paraId="530C1265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int[6]</w:t>
      </w:r>
    </w:p>
    <w:p w14:paraId="112A8243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좌표는 1-index</w:t>
      </w:r>
    </w:p>
    <w:p w14:paraId="26D40874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반환 형식: [r1,c1,n1,r2,c2,n2]</w:t>
      </w:r>
    </w:p>
    <w:p w14:paraId="2F5501E3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n1,n2는 두 누락 숫자이며, (작은수→첫빈칸, 큰수→둘째빈칸) 조합이 마방진이면 그 순서로, 아니면 반대로</w:t>
      </w:r>
    </w:p>
    <w:p w14:paraId="6B3640B2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B5CE7B3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56317B65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출력 형식 (반드시 이 구조로)</w:t>
      </w:r>
    </w:p>
    <w:p w14:paraId="4357A277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140081BB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 1) Logic Layer (Domain Layer) 설계</w:t>
      </w:r>
    </w:p>
    <w:p w14:paraId="727D95E2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1.1 도메인 개념</w:t>
      </w:r>
    </w:p>
    <w:p w14:paraId="56EBECB8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Entities / Value Objects / Domain Services 목록과 책임(SRP)</w:t>
      </w:r>
    </w:p>
    <w:p w14:paraId="33E54528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1.2 도메인 불변조건(Invariants)</w:t>
      </w:r>
    </w:p>
    <w:p w14:paraId="7D9AE219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행/열/대각선 합 일치, Magic Constant 등</w:t>
      </w:r>
    </w:p>
    <w:p w14:paraId="39E0DFBB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1.3 핵심 유스케이스(도메인 관점)</w:t>
      </w:r>
    </w:p>
    <w:p w14:paraId="02F3CC26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빈칸 찾기, 누락 숫자 찾기, 마방진 판정, 두 조합 시도</w:t>
      </w:r>
    </w:p>
    <w:p w14:paraId="5DEB7EA8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1.4 Domain API(내부 계약)</w:t>
      </w:r>
    </w:p>
    <w:p w14:paraId="2E66DD5C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메서드 시그니처 수준(코드 X) + 입력/출력/실패조건</w:t>
      </w:r>
    </w:p>
    <w:p w14:paraId="3B46D33C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1.5 Domain 단위 테스트 설계(RED 우선)</w:t>
      </w:r>
    </w:p>
    <w:p w14:paraId="27228335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테스트 케이스 목록(정상/비정상/엣지)</w:t>
      </w:r>
    </w:p>
    <w:p w14:paraId="72105CFF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각 테스트가 보호하는 invariant 명시</w:t>
      </w:r>
    </w:p>
    <w:p w14:paraId="78CC8D2E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A51294D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 2) Screen Layer (UI Layer) 설계 (Boundary Layer)</w:t>
      </w:r>
    </w:p>
    <w:p w14:paraId="76AA5818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2.1 사용자/호출자 관점 시나리오</w:t>
      </w:r>
    </w:p>
    <w:p w14:paraId="00028ADB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“행렬 입력 → 검증 → 결과 출력” 흐름</w:t>
      </w:r>
    </w:p>
    <w:p w14:paraId="7C95AA07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2.2 UI 계약(외부 계약)</w:t>
      </w:r>
    </w:p>
    <w:p w14:paraId="14A8D0C6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Input schema / Output schema / Error schema</w:t>
      </w:r>
    </w:p>
    <w:p w14:paraId="2B5DF181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2.3 UI 레벨 테스트(Contract-first, RED 우선)</w:t>
      </w:r>
    </w:p>
    <w:p w14:paraId="4E06B6D5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잘못된 크기, 빈칸 개수 오류, 값 범위 오류, 중복 오류, 반환 포맷 검증</w:t>
      </w:r>
    </w:p>
    <w:p w14:paraId="72A0E277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lastRenderedPageBreak/>
        <w:t>- Domain은 Mock으로 가정</w:t>
      </w:r>
    </w:p>
    <w:p w14:paraId="211CEE50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2.4 UX/출력 규칙</w:t>
      </w:r>
    </w:p>
    <w:p w14:paraId="6DEF28EF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에러 메시지 표준(정확한 문구 규칙까지)</w:t>
      </w:r>
    </w:p>
    <w:p w14:paraId="0B0249AB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 3) Data Layer 설계 (Data Layer)</w:t>
      </w:r>
    </w:p>
    <w:p w14:paraId="71D0EDE0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3.1 목적 정의</w:t>
      </w:r>
    </w:p>
    <w:p w14:paraId="77429286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“저장/로드”의 필요성과 범위(학습용)</w:t>
      </w:r>
    </w:p>
    <w:p w14:paraId="4FFC0B1A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3.2 인터페이스 계약</w:t>
      </w:r>
    </w:p>
    <w:p w14:paraId="1342B7FE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예: MatrixRepository.save/load (메서드 수준, 코드 X)</w:t>
      </w:r>
    </w:p>
    <w:p w14:paraId="0199530F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저장 대상: 입력 행렬, 실행 결과(선택)</w:t>
      </w:r>
    </w:p>
    <w:p w14:paraId="72141A5F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3.3 구현 옵션 비교(메모리/파일)</w:t>
      </w:r>
    </w:p>
    <w:p w14:paraId="0844AA00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옵션 A: InMemory / 옵션 B: File(JSON/CSV)</w:t>
      </w:r>
    </w:p>
    <w:p w14:paraId="4D3A67D7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추천안 1개 선택 + 이유</w:t>
      </w:r>
    </w:p>
    <w:p w14:paraId="54AE7287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3.4 Data 레이어 테스트</w:t>
      </w:r>
    </w:p>
    <w:p w14:paraId="436C9390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저장/로드 정합성, 예외(파일 없음/형식 오류), 불변조건(4x4 유지)</w:t>
      </w:r>
    </w:p>
    <w:p w14:paraId="3765D215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8393024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 4) Integration &amp; Verification (통합 및 검증)</w:t>
      </w:r>
    </w:p>
    <w:p w14:paraId="24F8BDFB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4.1 통합 경로 정의</w:t>
      </w:r>
    </w:p>
    <w:p w14:paraId="759D050C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UI → Application(선택) → Domain → Data 흐름(의존성 방향 포함)</w:t>
      </w:r>
    </w:p>
    <w:p w14:paraId="23D78669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4.2 통합 테스트 시나리오</w:t>
      </w:r>
    </w:p>
    <w:p w14:paraId="1E4C3719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정상 시나리오 2개 이상</w:t>
      </w:r>
    </w:p>
    <w:p w14:paraId="6CEA8276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실패 시나리오 3개 이상(입력 오류, 도메인 실패, 데이터 실패)</w:t>
      </w:r>
    </w:p>
    <w:p w14:paraId="7B9BD489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4.3 회귀 보호 규칙</w:t>
      </w:r>
    </w:p>
    <w:p w14:paraId="24358CB9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기존 테스트 유지 정책</w:t>
      </w:r>
    </w:p>
    <w:p w14:paraId="35645FE9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변경 금지 규칙(계약/출력 포맷)</w:t>
      </w:r>
    </w:p>
    <w:p w14:paraId="66C04B27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4.4 커버리지 목표</w:t>
      </w:r>
    </w:p>
    <w:p w14:paraId="7A100B61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Domain Logic 95%+</w:t>
      </w:r>
    </w:p>
    <w:p w14:paraId="54917DE0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UI Boundary 85%+</w:t>
      </w:r>
    </w:p>
    <w:p w14:paraId="6C96DB1B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Data 80%+</w:t>
      </w:r>
    </w:p>
    <w:p w14:paraId="726087C0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## 4.5 Traceability Matrix (필수)</w:t>
      </w:r>
    </w:p>
    <w:p w14:paraId="7C44D525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Concept(Invariant) → Rule → Use Case → Contract → Test → Component</w:t>
      </w:r>
    </w:p>
    <w:p w14:paraId="77B1EB24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F96CA45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56DAC58E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추가 조건</w:t>
      </w:r>
    </w:p>
    <w:p w14:paraId="21D9C89B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3AF1AAFD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모호한 표현 금지(“적절히/충분히” 금지)</w:t>
      </w:r>
    </w:p>
    <w:p w14:paraId="64398D17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모든 규칙은 검증 가능해야 함(테스트로 확인 가능)</w:t>
      </w:r>
    </w:p>
    <w:p w14:paraId="0EE69BC0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구현 코드 작성 금지</w:t>
      </w:r>
    </w:p>
    <w:p w14:paraId="3FF1D9E9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73D10">
        <w:rPr>
          <w:rFonts w:ascii="돋움" w:eastAsia="돋움" w:hAnsi="돋움"/>
          <w:spacing w:val="-3"/>
          <w:w w:val="95"/>
          <w:szCs w:val="20"/>
        </w:rPr>
        <w:t>- 표/체크리스트를 적극 사용</w:t>
      </w:r>
    </w:p>
    <w:p w14:paraId="3C418C39" w14:textId="77777777" w:rsidR="00D57543" w:rsidRPr="00A73D10" w:rsidRDefault="00D57543" w:rsidP="00D57543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>
        <w:rPr>
          <w:rFonts w:ascii="돋움" w:eastAsia="돋움" w:hAnsi="돋움" w:hint="eastAsia"/>
          <w:spacing w:val="-3"/>
          <w:w w:val="95"/>
          <w:szCs w:val="20"/>
        </w:rPr>
        <w:t>```</w:t>
      </w:r>
    </w:p>
    <w:p w14:paraId="0F6728A1" w14:textId="77777777" w:rsidR="00EB225B" w:rsidRDefault="00EB225B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Cs w:val="32"/>
          <w:shd w:val="clear" w:color="000000" w:fill="auto"/>
        </w:rPr>
      </w:pPr>
      <w:r>
        <w:rPr>
          <w:rFonts w:ascii="돋움" w:eastAsia="돋움"/>
          <w:spacing w:val="-3"/>
          <w:w w:val="95"/>
          <w:szCs w:val="32"/>
        </w:rPr>
        <w:br w:type="page"/>
      </w:r>
    </w:p>
    <w:p w14:paraId="39AD329C" w14:textId="7EFB7291" w:rsidR="00D57543" w:rsidRPr="00091649" w:rsidRDefault="00EB225B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>
        <w:rPr>
          <w:rFonts w:ascii="돋움" w:eastAsia="돋움" w:hint="eastAsia"/>
          <w:spacing w:val="-3"/>
          <w:w w:val="95"/>
          <w:sz w:val="24"/>
          <w:szCs w:val="32"/>
        </w:rPr>
        <w:lastRenderedPageBreak/>
        <w:t>Report 폴더에 보고서를 작성하고,프롬프트도 저장합니다.</w:t>
      </w:r>
    </w:p>
    <w:p w14:paraId="447B6496" w14:textId="77777777" w:rsidR="00D57543" w:rsidRPr="00091649" w:rsidRDefault="00D57543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091649">
        <w:rPr>
          <w:rFonts w:ascii="돋움" w:eastAsia="돋움"/>
          <w:noProof/>
          <w:spacing w:val="-3"/>
          <w:w w:val="95"/>
          <w:sz w:val="24"/>
          <w:szCs w:val="32"/>
        </w:rPr>
        <w:drawing>
          <wp:inline distT="0" distB="0" distL="0" distR="0" wp14:anchorId="2EEE989F" wp14:editId="1261DA5D">
            <wp:extent cx="5760720" cy="2190115"/>
            <wp:effectExtent l="0" t="0" r="0" b="0"/>
            <wp:docPr id="16813877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77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A722" w14:textId="77777777" w:rsidR="00D57543" w:rsidRPr="00091649" w:rsidRDefault="00D57543" w:rsidP="00D5754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68346E0F" w14:textId="77777777" w:rsidR="00840206" w:rsidRPr="00537C4A" w:rsidRDefault="00840206" w:rsidP="00840206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 w:hint="eastAsia"/>
          <w:b/>
          <w:bCs/>
          <w:sz w:val="28"/>
          <w:szCs w:val="28"/>
          <w:u w:val="single"/>
        </w:rPr>
        <w:t>다음의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 xml:space="preserve"> 순서로 실행해줘</w:t>
      </w:r>
    </w:p>
    <w:p w14:paraId="3E6F2A43" w14:textId="77777777" w:rsidR="00840206" w:rsidRPr="00537C4A" w:rsidRDefault="00840206" w:rsidP="00840206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1.</w:t>
      </w:r>
      <w:r>
        <w:rPr>
          <w:rFonts w:ascii="돋움" w:eastAsia="돋움" w:hAnsi="돋움" w:hint="eastAsia"/>
          <w:b/>
          <w:bCs/>
          <w:sz w:val="28"/>
          <w:szCs w:val="28"/>
          <w:u w:val="single"/>
        </w:rPr>
        <w:t xml:space="preserve"> 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Report 폴더에 보고서 생성해줘</w:t>
      </w:r>
    </w:p>
    <w:p w14:paraId="49B52CFF" w14:textId="77777777" w:rsidR="00840206" w:rsidRPr="00537C4A" w:rsidRDefault="00840206" w:rsidP="00840206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2.</w:t>
      </w:r>
      <w:r>
        <w:rPr>
          <w:rFonts w:ascii="돋움" w:eastAsia="돋움" w:hAnsi="돋움" w:hint="eastAsia"/>
          <w:b/>
          <w:bCs/>
          <w:sz w:val="28"/>
          <w:szCs w:val="28"/>
          <w:u w:val="single"/>
        </w:rPr>
        <w:t xml:space="preserve"> 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현재까지의 프롬프트 전체를 대화형 프롬프트로 Prompt 폴더에 Export transcript 해줘</w:t>
      </w:r>
    </w:p>
    <w:p w14:paraId="22F01DAB" w14:textId="07790191" w:rsidR="00CE595E" w:rsidRDefault="00CE595E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Cs w:val="32"/>
          <w:shd w:val="clear" w:color="000000" w:fill="auto"/>
        </w:rPr>
      </w:pPr>
      <w:r>
        <w:rPr>
          <w:rFonts w:ascii="돋움" w:eastAsia="돋움"/>
          <w:spacing w:val="-3"/>
          <w:w w:val="95"/>
          <w:szCs w:val="32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03396A" w14:paraId="76FCDD39" w14:textId="77777777" w:rsidTr="00F2690F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650AD203" w14:textId="77777777" w:rsidR="0003396A" w:rsidRDefault="0003396A" w:rsidP="00F2690F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6B27B98B" w14:textId="77777777" w:rsidR="0003396A" w:rsidRPr="00794649" w:rsidRDefault="0003396A" w:rsidP="00F2690F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6E05FE62" w14:textId="6CE643F8" w:rsidR="0003396A" w:rsidRDefault="0003396A" w:rsidP="00F2690F">
            <w:pPr>
              <w:pStyle w:val="a3"/>
              <w:wordWrap/>
              <w:snapToGrid w:val="0"/>
              <w:spacing w:line="480" w:lineRule="auto"/>
              <w:jc w:val="center"/>
            </w:pPr>
            <w:r w:rsidRPr="00794649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r w:rsidRPr="00794649">
              <w:rPr>
                <w:rFonts w:ascii="돋움" w:eastAsia="돋움"/>
                <w:b/>
                <w:bCs/>
                <w:sz w:val="36"/>
              </w:rPr>
              <w:t xml:space="preserve">- </w:t>
            </w:r>
            <w:r w:rsidRPr="0003396A">
              <w:rPr>
                <w:rFonts w:ascii="돋움" w:eastAsia="돋움"/>
                <w:b/>
                <w:bCs/>
                <w:sz w:val="36"/>
              </w:rPr>
              <w:t>.cursorrules 작성</w:t>
            </w:r>
          </w:p>
        </w:tc>
      </w:tr>
    </w:tbl>
    <w:p w14:paraId="5DBFDC00" w14:textId="77777777" w:rsidR="0003396A" w:rsidRDefault="0003396A" w:rsidP="0003396A">
      <w:pPr>
        <w:pStyle w:val="a3"/>
        <w:wordWrap/>
        <w:jc w:val="center"/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091649" w14:paraId="5B9C8139" w14:textId="77777777" w:rsidTr="003F256D">
        <w:tc>
          <w:tcPr>
            <w:tcW w:w="454" w:type="pct"/>
          </w:tcPr>
          <w:p w14:paraId="0FA19212" w14:textId="77777777" w:rsidR="00091649" w:rsidRPr="00FC5B24" w:rsidRDefault="00091649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446D7602" w14:textId="77777777" w:rsidR="00091649" w:rsidRPr="008F2625" w:rsidRDefault="00091649" w:rsidP="003F256D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8F2625">
              <w:rPr>
                <w:rFonts w:ascii="돋움" w:eastAsia="돋움"/>
                <w:b/>
                <w:sz w:val="36"/>
                <w:szCs w:val="36"/>
                <w:u w:val="single"/>
              </w:rPr>
              <w:t>. .cursorrules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작성</w:t>
            </w:r>
          </w:p>
          <w:p w14:paraId="365510C8" w14:textId="77777777" w:rsidR="00091649" w:rsidRDefault="00091649" w:rsidP="003F256D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project: MagicSquare  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·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style: PEP8 + 타입힌트  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·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testing: pytest AAA패턴  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·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architecture: ECB(boundary/control/entity)  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·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forbidden: print()디버깅</w:t>
            </w:r>
          </w:p>
          <w:p w14:paraId="3F862DFD" w14:textId="783A71D7" w:rsidR="00663D9C" w:rsidRPr="00663D9C" w:rsidRDefault="00663D9C" w:rsidP="00663D9C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663D9C">
              <w:rPr>
                <w:rFonts w:ascii="돋움" w:eastAsia="돋움"/>
                <w:b/>
                <w:sz w:val="24"/>
                <w:szCs w:val="18"/>
              </w:rPr>
              <w:t>MagicSquare</w:t>
            </w:r>
            <w:r>
              <w:rPr>
                <w:rFonts w:ascii="돋움" w:eastAsia="돋움" w:hint="eastAsia"/>
                <w:b/>
                <w:sz w:val="24"/>
                <w:szCs w:val="18"/>
              </w:rPr>
              <w:t>\</w:t>
            </w:r>
          </w:p>
          <w:p w14:paraId="44EB4C35" w14:textId="199F0E84" w:rsidR="00663D9C" w:rsidRDefault="00663D9C" w:rsidP="00663D9C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663D9C">
              <w:rPr>
                <w:rFonts w:ascii="돋움" w:eastAsia="돋움" w:hint="eastAsia"/>
                <w:b/>
                <w:sz w:val="24"/>
                <w:szCs w:val="18"/>
              </w:rPr>
              <w:t>└─</w:t>
            </w:r>
            <w:r w:rsidRPr="00663D9C">
              <w:rPr>
                <w:rFonts w:ascii="돋움" w:eastAsia="돋움"/>
                <w:b/>
                <w:sz w:val="24"/>
                <w:szCs w:val="18"/>
              </w:rPr>
              <w:t xml:space="preserve"> .cursorrules</w:t>
            </w:r>
          </w:p>
          <w:p w14:paraId="07460624" w14:textId="255BF96F" w:rsidR="00663D9C" w:rsidRPr="008F2625" w:rsidRDefault="00663D9C" w:rsidP="00663D9C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>
              <w:rPr>
                <w:rFonts w:ascii="돋움" w:eastAsia="돋움" w:hint="eastAsia"/>
                <w:b/>
                <w:sz w:val="24"/>
                <w:szCs w:val="18"/>
              </w:rPr>
              <w:t>혹은</w:t>
            </w:r>
          </w:p>
          <w:p w14:paraId="78718B44" w14:textId="7D60EA87" w:rsidR="00091649" w:rsidRPr="008F2625" w:rsidRDefault="00663D9C" w:rsidP="003F256D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663D9C">
              <w:rPr>
                <w:rFonts w:ascii="돋움" w:eastAsia="돋움"/>
                <w:b/>
                <w:sz w:val="24"/>
                <w:szCs w:val="18"/>
              </w:rPr>
              <w:t>MagicSquare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  <w:r w:rsidR="00091649" w:rsidRPr="008F2625">
              <w:rPr>
                <w:rFonts w:ascii="돋움" w:eastAsia="돋움"/>
                <w:b/>
                <w:sz w:val="24"/>
                <w:szCs w:val="18"/>
              </w:rPr>
              <w:t>\.cursor\</w:t>
            </w:r>
          </w:p>
          <w:p w14:paraId="36F89BE7" w14:textId="77777777" w:rsidR="00091649" w:rsidRPr="008F2625" w:rsidRDefault="00091649" w:rsidP="003F256D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8F2625">
              <w:rPr>
                <w:rFonts w:ascii="돋움" w:eastAsia="돋움" w:hint="eastAsia"/>
                <w:b/>
                <w:sz w:val="24"/>
                <w:szCs w:val="18"/>
              </w:rPr>
              <w:t>└─</w:t>
            </w:r>
            <w:r w:rsidRPr="008F2625">
              <w:rPr>
                <w:rFonts w:ascii="돋움" w:eastAsia="돋움"/>
                <w:b/>
                <w:sz w:val="24"/>
                <w:szCs w:val="18"/>
              </w:rPr>
              <w:t>rules</w:t>
            </w:r>
          </w:p>
          <w:p w14:paraId="7A81AB7B" w14:textId="77777777" w:rsidR="00091649" w:rsidRPr="002D560B" w:rsidRDefault="00091649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  <w:r w:rsidRPr="008F2625">
              <w:rPr>
                <w:rFonts w:ascii="돋움" w:eastAsia="돋움"/>
                <w:b/>
                <w:sz w:val="24"/>
                <w:szCs w:val="18"/>
              </w:rPr>
              <w:t xml:space="preserve">        .cursorrules</w:t>
            </w:r>
          </w:p>
        </w:tc>
      </w:tr>
    </w:tbl>
    <w:p w14:paraId="12AA2E1D" w14:textId="67F9C4C1" w:rsidR="00D57543" w:rsidRDefault="00663D9C" w:rsidP="005B5918">
      <w:pPr>
        <w:rPr>
          <w:b/>
          <w:bCs/>
        </w:rPr>
      </w:pPr>
      <w:r w:rsidRPr="00663D9C">
        <w:rPr>
          <w:b/>
          <w:bCs/>
        </w:rPr>
        <w:t>Cursor가 바로 파일을 만들거나 코드를 생성하는 것을 줄이고, 먼저 설계 방향을 받을 수 있</w:t>
      </w:r>
      <w:r>
        <w:rPr>
          <w:rFonts w:hint="eastAsia"/>
          <w:b/>
          <w:bCs/>
        </w:rPr>
        <w:t>도록 하는 것이 좋습니다</w:t>
      </w:r>
    </w:p>
    <w:p w14:paraId="742DF77F" w14:textId="77777777" w:rsidR="00663D9C" w:rsidRDefault="00663D9C" w:rsidP="005B5918">
      <w:pPr>
        <w:rPr>
          <w:b/>
          <w:bCs/>
        </w:rPr>
      </w:pPr>
    </w:p>
    <w:p w14:paraId="24DACF53" w14:textId="55FC5796" w:rsidR="00663D9C" w:rsidRDefault="00663D9C" w:rsidP="005B5918">
      <w:pPr>
        <w:rPr>
          <w:b/>
          <w:bCs/>
        </w:rPr>
      </w:pPr>
      <w:r>
        <w:rPr>
          <w:rFonts w:hint="eastAsia"/>
          <w:b/>
          <w:bCs/>
        </w:rPr>
        <w:t>例</w:t>
      </w:r>
    </w:p>
    <w:p w14:paraId="04759A0B" w14:textId="77777777" w:rsidR="00663D9C" w:rsidRPr="00C8565F" w:rsidRDefault="00663D9C" w:rsidP="00663D9C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02D36FD3" w14:textId="77777777" w:rsidR="00663D9C" w:rsidRDefault="00663D9C" w:rsidP="005B5918">
      <w:pPr>
        <w:rPr>
          <w:b/>
          <w:bCs/>
        </w:rPr>
      </w:pPr>
    </w:p>
    <w:p w14:paraId="7131F9F9" w14:textId="7681C070" w:rsidR="00663D9C" w:rsidRPr="00663D9C" w:rsidRDefault="00663D9C" w:rsidP="005B5918">
      <w:pPr>
        <w:rPr>
          <w:sz w:val="20"/>
          <w:szCs w:val="20"/>
        </w:rPr>
      </w:pPr>
      <w:r w:rsidRPr="00663D9C">
        <w:rPr>
          <w:rFonts w:hint="eastAsia"/>
          <w:sz w:val="20"/>
          <w:szCs w:val="20"/>
        </w:rPr>
        <w:t>```</w:t>
      </w:r>
    </w:p>
    <w:p w14:paraId="3038BD8C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sz w:val="20"/>
          <w:szCs w:val="20"/>
        </w:rPr>
        <w:t>MagicSquare Python 프로젝트용 Cursor Rule을 만들고 싶습니다.</w:t>
      </w:r>
    </w:p>
    <w:p w14:paraId="0BCC6D4B" w14:textId="77777777" w:rsidR="00663D9C" w:rsidRPr="00663D9C" w:rsidRDefault="00663D9C" w:rsidP="00663D9C">
      <w:pPr>
        <w:spacing w:after="160"/>
        <w:rPr>
          <w:sz w:val="20"/>
          <w:szCs w:val="20"/>
        </w:rPr>
      </w:pPr>
    </w:p>
    <w:p w14:paraId="3C898A06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rFonts w:hint="eastAsia"/>
          <w:sz w:val="20"/>
          <w:szCs w:val="20"/>
        </w:rPr>
        <w:lastRenderedPageBreak/>
        <w:t>조건</w:t>
      </w:r>
      <w:r w:rsidRPr="00663D9C">
        <w:rPr>
          <w:sz w:val="20"/>
          <w:szCs w:val="20"/>
        </w:rPr>
        <w:t>:</w:t>
      </w:r>
    </w:p>
    <w:p w14:paraId="0380CF5E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sz w:val="20"/>
          <w:szCs w:val="20"/>
        </w:rPr>
        <w:t>- Python 3.10+</w:t>
      </w:r>
    </w:p>
    <w:p w14:paraId="7F9FEBB0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sz w:val="20"/>
          <w:szCs w:val="20"/>
        </w:rPr>
        <w:t>- PEP8</w:t>
      </w:r>
    </w:p>
    <w:p w14:paraId="3521B507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sz w:val="20"/>
          <w:szCs w:val="20"/>
        </w:rPr>
        <w:t>- type hints 필수</w:t>
      </w:r>
    </w:p>
    <w:p w14:paraId="692A8B35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sz w:val="20"/>
          <w:szCs w:val="20"/>
        </w:rPr>
        <w:t>- pytest + AAA 패턴</w:t>
      </w:r>
    </w:p>
    <w:p w14:paraId="202B5CE7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sz w:val="20"/>
          <w:szCs w:val="20"/>
        </w:rPr>
        <w:t>- ECB 아키텍처(boundary/control/entity)</w:t>
      </w:r>
    </w:p>
    <w:p w14:paraId="3A97CBEE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sz w:val="20"/>
          <w:szCs w:val="20"/>
        </w:rPr>
        <w:t>- Dual-Track TDD</w:t>
      </w:r>
    </w:p>
    <w:p w14:paraId="6C774446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sz w:val="20"/>
          <w:szCs w:val="20"/>
        </w:rPr>
        <w:t>- print() 디버깅 금지</w:t>
      </w:r>
    </w:p>
    <w:p w14:paraId="368310F7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sz w:val="20"/>
          <w:szCs w:val="20"/>
        </w:rPr>
        <w:t>- 테스트 약화 금지</w:t>
      </w:r>
    </w:p>
    <w:p w14:paraId="5D2E9DFC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sz w:val="20"/>
          <w:szCs w:val="20"/>
        </w:rPr>
        <w:t>- RED 없이 구현 금지</w:t>
      </w:r>
    </w:p>
    <w:p w14:paraId="606FA69C" w14:textId="77777777" w:rsidR="00663D9C" w:rsidRPr="00663D9C" w:rsidRDefault="00663D9C" w:rsidP="00663D9C">
      <w:pPr>
        <w:spacing w:after="160"/>
        <w:rPr>
          <w:sz w:val="20"/>
          <w:szCs w:val="20"/>
        </w:rPr>
      </w:pPr>
    </w:p>
    <w:p w14:paraId="36579540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rFonts w:hint="eastAsia"/>
          <w:sz w:val="20"/>
          <w:szCs w:val="20"/>
        </w:rPr>
        <w:t>지금</w:t>
      </w:r>
      <w:r w:rsidRPr="00663D9C">
        <w:rPr>
          <w:sz w:val="20"/>
          <w:szCs w:val="20"/>
        </w:rPr>
        <w:t xml:space="preserve"> 규칙 파일을 바로 만들지 말고,</w:t>
      </w:r>
    </w:p>
    <w:p w14:paraId="59058546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rFonts w:hint="eastAsia"/>
          <w:sz w:val="20"/>
          <w:szCs w:val="20"/>
        </w:rPr>
        <w:t>먼저</w:t>
      </w:r>
      <w:r w:rsidRPr="00663D9C">
        <w:rPr>
          <w:sz w:val="20"/>
          <w:szCs w:val="20"/>
        </w:rPr>
        <w:t xml:space="preserve"> Cursor Rule을 어떤 파일 구조와 섹션으로 설계해야 하는지 설명해 주세요.</w:t>
      </w:r>
    </w:p>
    <w:p w14:paraId="43D6C424" w14:textId="77777777" w:rsidR="00663D9C" w:rsidRPr="00663D9C" w:rsidRDefault="00663D9C" w:rsidP="00663D9C">
      <w:pPr>
        <w:spacing w:after="160"/>
        <w:rPr>
          <w:sz w:val="20"/>
          <w:szCs w:val="20"/>
        </w:rPr>
      </w:pPr>
    </w:p>
    <w:p w14:paraId="212F80A2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rFonts w:hint="eastAsia"/>
          <w:sz w:val="20"/>
          <w:szCs w:val="20"/>
        </w:rPr>
        <w:t>특히</w:t>
      </w:r>
      <w:r w:rsidRPr="00663D9C">
        <w:rPr>
          <w:sz w:val="20"/>
          <w:szCs w:val="20"/>
        </w:rPr>
        <w:t xml:space="preserve"> .cursorrules 방식과 .cursor/rules/*.mdc 방식 중 무엇을 선택해야 하는지,</w:t>
      </w:r>
    </w:p>
    <w:p w14:paraId="77FFBC9C" w14:textId="77777777" w:rsidR="00663D9C" w:rsidRPr="00663D9C" w:rsidRDefault="00663D9C" w:rsidP="00663D9C">
      <w:pPr>
        <w:spacing w:after="160"/>
        <w:rPr>
          <w:sz w:val="20"/>
          <w:szCs w:val="20"/>
        </w:rPr>
      </w:pPr>
      <w:r w:rsidRPr="00663D9C">
        <w:rPr>
          <w:rFonts w:hint="eastAsia"/>
          <w:sz w:val="20"/>
          <w:szCs w:val="20"/>
        </w:rPr>
        <w:t>그리고</w:t>
      </w:r>
      <w:r w:rsidRPr="00663D9C">
        <w:rPr>
          <w:sz w:val="20"/>
          <w:szCs w:val="20"/>
        </w:rPr>
        <w:t xml:space="preserve"> MagicSquare 프로젝트에서는 규칙 파일을 어떻게 나누면 좋은지 알려주세요. </w:t>
      </w:r>
    </w:p>
    <w:p w14:paraId="112873C7" w14:textId="77777777" w:rsidR="00663D9C" w:rsidRDefault="00663D9C" w:rsidP="00663D9C">
      <w:pPr>
        <w:spacing w:after="160"/>
        <w:rPr>
          <w:sz w:val="20"/>
          <w:szCs w:val="20"/>
        </w:rPr>
      </w:pPr>
      <w:r w:rsidRPr="00663D9C">
        <w:rPr>
          <w:rFonts w:hint="eastAsia"/>
          <w:sz w:val="20"/>
          <w:szCs w:val="20"/>
        </w:rPr>
        <w:t>```</w:t>
      </w:r>
    </w:p>
    <w:p w14:paraId="010B2E63" w14:textId="57EE6066" w:rsidR="00663D9C" w:rsidRDefault="00663D9C" w:rsidP="00663D9C">
      <w:pPr>
        <w:spacing w:after="160"/>
        <w:rPr>
          <w:b/>
          <w:bCs/>
        </w:rPr>
      </w:pPr>
      <w:r w:rsidRPr="00663D9C">
        <w:rPr>
          <w:b/>
          <w:bCs/>
          <w:noProof/>
        </w:rPr>
        <w:drawing>
          <wp:inline distT="0" distB="0" distL="0" distR="0" wp14:anchorId="6718C53B" wp14:editId="42A60AD8">
            <wp:extent cx="5760720" cy="3009900"/>
            <wp:effectExtent l="0" t="0" r="0" b="0"/>
            <wp:docPr id="13991584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58400" name=""/>
                    <pic:cNvPicPr/>
                  </pic:nvPicPr>
                  <pic:blipFill rotWithShape="1">
                    <a:blip r:embed="rId53"/>
                    <a:srcRect b="24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C55F5" w14:textId="6EF5115A" w:rsidR="00663D9C" w:rsidRDefault="00663D9C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AA7A3E7" w14:textId="77777777" w:rsidR="00663D9C" w:rsidRDefault="00663D9C" w:rsidP="005B5918">
      <w:pPr>
        <w:rPr>
          <w:b/>
          <w:bCs/>
        </w:rPr>
      </w:pPr>
    </w:p>
    <w:p w14:paraId="25B7C250" w14:textId="77777777" w:rsidR="00D57543" w:rsidRDefault="00D57543" w:rsidP="005B5918">
      <w:pPr>
        <w:rPr>
          <w:b/>
          <w:bCs/>
        </w:rPr>
      </w:pPr>
      <w:r w:rsidRPr="008F2625">
        <w:rPr>
          <w:b/>
          <w:bCs/>
        </w:rPr>
        <w:t>1단계 — 뼈대 생성</w:t>
      </w:r>
    </w:p>
    <w:p w14:paraId="15A63E3F" w14:textId="77777777" w:rsidR="00D57543" w:rsidRDefault="00D57543" w:rsidP="005B5918">
      <w:pPr>
        <w:rPr>
          <w:b/>
          <w:bCs/>
        </w:rPr>
      </w:pPr>
    </w:p>
    <w:p w14:paraId="25AEBFCB" w14:textId="77777777" w:rsidR="00D57543" w:rsidRPr="00C8565F" w:rsidRDefault="00D57543" w:rsidP="005B5918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3C009E78" w14:textId="77777777" w:rsidR="00D57543" w:rsidRPr="008F2625" w:rsidRDefault="00D57543" w:rsidP="005B5918">
      <w:pPr>
        <w:rPr>
          <w:b/>
          <w:bCs/>
        </w:rPr>
      </w:pPr>
    </w:p>
    <w:p w14:paraId="7ECC459F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```</w:t>
      </w:r>
    </w:p>
    <w:p w14:paraId="7D97D168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MagicSquare 프로젝트의 .cursorrules YAML 파일 뼈대를 만들어줘.</w:t>
      </w:r>
    </w:p>
    <w:p w14:paraId="44496B4E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아래 최상위 키만 포함하고 값은 비워둬:</w:t>
      </w:r>
    </w:p>
    <w:p w14:paraId="4FA67829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project, code_style, architecture, tdd_rules, testing, forbidden, file_structure, ai_behavior</w:t>
      </w:r>
    </w:p>
    <w:p w14:paraId="405C9B28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각 키 앞에 80자짜리 # 구분선 주석을 추가해.</w:t>
      </w:r>
    </w:p>
    <w:p w14:paraId="3BB91457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YAML 내용만 출력해.</w:t>
      </w:r>
    </w:p>
    <w:p w14:paraId="464E1A08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```</w:t>
      </w:r>
    </w:p>
    <w:p w14:paraId="3D49893C" w14:textId="77777777" w:rsidR="00D57543" w:rsidRPr="008F2625" w:rsidRDefault="00D57543" w:rsidP="005B5918">
      <w:pPr>
        <w:rPr>
          <w:b/>
          <w:bCs/>
        </w:rPr>
      </w:pPr>
    </w:p>
    <w:p w14:paraId="4922A4F4" w14:textId="77777777" w:rsidR="00D57543" w:rsidRDefault="00D57543" w:rsidP="005B5918">
      <w:r w:rsidRPr="008F2625">
        <w:rPr>
          <w:noProof/>
        </w:rPr>
        <w:drawing>
          <wp:inline distT="0" distB="0" distL="0" distR="0" wp14:anchorId="22AF69C0" wp14:editId="3E78C14B">
            <wp:extent cx="5760720" cy="1412875"/>
            <wp:effectExtent l="0" t="0" r="0" b="0"/>
            <wp:docPr id="1332315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55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FC88" w14:textId="77777777" w:rsidR="00D57543" w:rsidRDefault="00D57543" w:rsidP="005B5918"/>
    <w:p w14:paraId="2CCAC9B8" w14:textId="77777777" w:rsidR="00D57543" w:rsidRDefault="00D57543" w:rsidP="005B5918">
      <w:r w:rsidRPr="008F2625">
        <w:rPr>
          <w:noProof/>
        </w:rPr>
        <w:drawing>
          <wp:inline distT="0" distB="0" distL="0" distR="0" wp14:anchorId="399C2C38" wp14:editId="37592F3E">
            <wp:extent cx="5760720" cy="2470150"/>
            <wp:effectExtent l="0" t="0" r="0" b="0"/>
            <wp:docPr id="666592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24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694A" w14:textId="77777777" w:rsidR="00D57543" w:rsidRDefault="00D57543" w:rsidP="005B5918"/>
    <w:p w14:paraId="503926BB" w14:textId="77777777" w:rsidR="00D57543" w:rsidRDefault="00D57543" w:rsidP="005B5918"/>
    <w:p w14:paraId="3B8FAEAC" w14:textId="77777777" w:rsidR="00D57543" w:rsidRDefault="00D57543" w:rsidP="005B5918">
      <w:pPr>
        <w:rPr>
          <w:b/>
          <w:bCs/>
        </w:rPr>
      </w:pPr>
      <w:r w:rsidRPr="008F2625">
        <w:rPr>
          <w:b/>
          <w:bCs/>
        </w:rPr>
        <w:t>2단계 — 섹션별로 채우기</w:t>
      </w:r>
    </w:p>
    <w:p w14:paraId="122CD50E" w14:textId="77777777" w:rsidR="00D57543" w:rsidRPr="00C8565F" w:rsidRDefault="00D57543" w:rsidP="005B5918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5CF62205" w14:textId="77777777" w:rsidR="00D57543" w:rsidRPr="008F2625" w:rsidRDefault="00D57543" w:rsidP="005B5918"/>
    <w:p w14:paraId="698412E6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```</w:t>
      </w:r>
    </w:p>
    <w:p w14:paraId="0AD5EFC7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위 .cursorrules 파일의 tdd_rules 섹션을 채워줘.</w:t>
      </w:r>
    </w:p>
    <w:p w14:paraId="4C5C6030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red_phase: 테스트 먼저 작성, 실패 확인 후 다음 단계 진행 조건</w:t>
      </w:r>
    </w:p>
    <w:p w14:paraId="0EE2E270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green_phase: 최소 코드로만 테스트 통과, 이 단계에서 리팩터링 금지</w:t>
      </w:r>
    </w:p>
    <w:p w14:paraId="3115A3BA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refactor_phase: 기능 변경 없이 구조 개선, 커버리지 유지 조건</w:t>
      </w:r>
    </w:p>
    <w:p w14:paraId="2636E386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lastRenderedPageBreak/>
        <w:t>YAML 형식 유지. tdd_rules 블록만 출력해.</w:t>
      </w:r>
    </w:p>
    <w:p w14:paraId="22C35410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```</w:t>
      </w:r>
    </w:p>
    <w:p w14:paraId="3A7CAF1F" w14:textId="77777777" w:rsidR="00D57543" w:rsidRDefault="00D57543" w:rsidP="005B5918"/>
    <w:p w14:paraId="5C5712C6" w14:textId="77777777" w:rsidR="00D57543" w:rsidRDefault="00D57543" w:rsidP="005B5918">
      <w:r w:rsidRPr="008F2625">
        <w:rPr>
          <w:noProof/>
        </w:rPr>
        <w:drawing>
          <wp:inline distT="0" distB="0" distL="0" distR="0" wp14:anchorId="737641A0" wp14:editId="1AC08ABE">
            <wp:extent cx="5760720" cy="2051685"/>
            <wp:effectExtent l="0" t="0" r="0" b="0"/>
            <wp:docPr id="184062856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1D9437C2-7082-335F-D1BB-CF4114F277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1D9437C2-7082-335F-D1BB-CF4114F277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1FF5" w14:textId="77777777" w:rsidR="00D57543" w:rsidRDefault="00D57543" w:rsidP="005B5918"/>
    <w:p w14:paraId="026EAE4F" w14:textId="77777777" w:rsidR="00D57543" w:rsidRDefault="00D57543" w:rsidP="005B5918">
      <w:r w:rsidRPr="008F2625">
        <w:rPr>
          <w:noProof/>
        </w:rPr>
        <w:drawing>
          <wp:inline distT="0" distB="0" distL="0" distR="0" wp14:anchorId="679758FD" wp14:editId="343DC411">
            <wp:extent cx="5760720" cy="2580005"/>
            <wp:effectExtent l="0" t="0" r="0" b="0"/>
            <wp:docPr id="9601489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890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B7EE" w14:textId="77777777" w:rsidR="00D57543" w:rsidRDefault="00D57543" w:rsidP="005B5918"/>
    <w:p w14:paraId="079A1E40" w14:textId="77777777" w:rsidR="00D57543" w:rsidRDefault="00D57543" w:rsidP="005B5918">
      <w:pPr>
        <w:rPr>
          <w:b/>
          <w:bCs/>
        </w:rPr>
      </w:pPr>
      <w:r w:rsidRPr="008F2625">
        <w:rPr>
          <w:b/>
          <w:bCs/>
        </w:rPr>
        <w:t>3단계 — 검토 요청</w:t>
      </w:r>
    </w:p>
    <w:p w14:paraId="3E874050" w14:textId="77777777" w:rsidR="00D57543" w:rsidRPr="00C8565F" w:rsidRDefault="00D57543" w:rsidP="005B5918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5BB0657" w14:textId="77777777" w:rsidR="00D57543" w:rsidRPr="008F2625" w:rsidRDefault="00D57543" w:rsidP="005B5918"/>
    <w:p w14:paraId="52EF2A2C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```</w:t>
      </w:r>
    </w:p>
    <w:p w14:paraId="3C31A969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방금 완성한 .cursorrules 파일을 검토해줘.</w:t>
      </w:r>
    </w:p>
    <w:p w14:paraId="583CE94D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아래 항목을 확인해:</w:t>
      </w:r>
    </w:p>
    <w:p w14:paraId="33CF05BE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1. YAML 문법 오류</w:t>
      </w:r>
    </w:p>
    <w:p w14:paraId="281C0A8A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2. 누락된 필수 섹션</w:t>
      </w:r>
    </w:p>
    <w:p w14:paraId="56CD12AB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3. tdd_rules와 forbidden 규칙 간의 충돌</w:t>
      </w:r>
    </w:p>
    <w:p w14:paraId="14520F5A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4. Cursor AI가 실제로 따를 수 없는 ai_behavior 규칙</w:t>
      </w:r>
    </w:p>
    <w:p w14:paraId="2B23B262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문제점만 보고해줘. 수정은 내가 요청할 때만 해.</w:t>
      </w:r>
    </w:p>
    <w:p w14:paraId="137F2668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```</w:t>
      </w:r>
    </w:p>
    <w:p w14:paraId="0FF11E3B" w14:textId="77777777" w:rsidR="00D57543" w:rsidRDefault="00D57543" w:rsidP="005B5918">
      <w:r w:rsidRPr="008F2625">
        <w:rPr>
          <w:noProof/>
        </w:rPr>
        <w:lastRenderedPageBreak/>
        <w:drawing>
          <wp:inline distT="0" distB="0" distL="0" distR="0" wp14:anchorId="40979811" wp14:editId="12B1A07E">
            <wp:extent cx="5760720" cy="2197735"/>
            <wp:effectExtent l="0" t="0" r="0" b="0"/>
            <wp:docPr id="845075905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F39A81F5-5515-9EBC-979C-FBF7106056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F39A81F5-5515-9EBC-979C-FBF7106056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649F" w14:textId="77777777" w:rsidR="00D57543" w:rsidRDefault="00D57543" w:rsidP="005B5918"/>
    <w:p w14:paraId="0C1E0188" w14:textId="0C511FB9" w:rsidR="00D57543" w:rsidRDefault="00D57543" w:rsidP="005B5918"/>
    <w:p w14:paraId="18118484" w14:textId="77777777" w:rsidR="004C5BC9" w:rsidRDefault="004C5BC9" w:rsidP="005B5918"/>
    <w:p w14:paraId="1C8DF087" w14:textId="77777777" w:rsidR="004C5BC9" w:rsidRDefault="004C5BC9" w:rsidP="005B5918"/>
    <w:p w14:paraId="762D62BE" w14:textId="7B257B69" w:rsidR="004C5BC9" w:rsidRDefault="004C5BC9">
      <w:pPr>
        <w:spacing w:after="160"/>
      </w:pPr>
      <w:r w:rsidRPr="004C5BC9">
        <w:rPr>
          <w:noProof/>
        </w:rPr>
        <w:drawing>
          <wp:inline distT="0" distB="0" distL="0" distR="0" wp14:anchorId="67FC61FB" wp14:editId="13998672">
            <wp:extent cx="5760720" cy="3216910"/>
            <wp:effectExtent l="0" t="0" r="0" b="0"/>
            <wp:docPr id="8693847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473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1C5C6C0" w14:textId="77777777" w:rsidR="00D57543" w:rsidRDefault="00D57543" w:rsidP="005B5918"/>
    <w:p w14:paraId="463216E6" w14:textId="77777777" w:rsidR="00D57543" w:rsidRDefault="00D57543" w:rsidP="005B5918">
      <w:pPr>
        <w:rPr>
          <w:b/>
          <w:bCs/>
        </w:rPr>
      </w:pPr>
      <w:r w:rsidRPr="008F2625">
        <w:rPr>
          <w:b/>
          <w:bCs/>
        </w:rPr>
        <w:t>4단계 — 이어서 작성하기</w:t>
      </w:r>
    </w:p>
    <w:p w14:paraId="0AA54369" w14:textId="77777777" w:rsidR="00D57543" w:rsidRPr="00C8565F" w:rsidRDefault="00D57543" w:rsidP="005B5918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0117BC0F" w14:textId="77777777" w:rsidR="00D57543" w:rsidRPr="008F2625" w:rsidRDefault="00D57543" w:rsidP="005B5918"/>
    <w:p w14:paraId="069645AC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```</w:t>
      </w:r>
    </w:p>
    <w:p w14:paraId="4DFB9021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위에서 만든 .cursorrules 뼈대의 빈 섹션을 모두 채워줘.</w:t>
      </w:r>
    </w:p>
    <w:p w14:paraId="46D5339D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MagicSquare 프로젝트 기준으로 작성해.</w:t>
      </w:r>
    </w:p>
    <w:p w14:paraId="7C29DEA8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각 섹션 작성 규칙:</w:t>
      </w:r>
    </w:p>
    <w:p w14:paraId="6D4FBDF4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code_style:</w:t>
      </w:r>
    </w:p>
    <w:p w14:paraId="27371B46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python_version: "3.10+"</w:t>
      </w:r>
    </w:p>
    <w:p w14:paraId="081E19FC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style_guide: PEP8 엄격 준수</w:t>
      </w:r>
    </w:p>
    <w:p w14:paraId="05D78BF4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type_hints: 모든 함수 파라미터와 반환값에 필수</w:t>
      </w:r>
    </w:p>
    <w:p w14:paraId="3920B3FB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docstring: Google 스타일, 모든 public 메서드에 필수</w:t>
      </w:r>
    </w:p>
    <w:p w14:paraId="36A581B2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max_line_length: 88 (Black 기준)</w:t>
      </w:r>
    </w:p>
    <w:p w14:paraId="066D5785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architecture:</w:t>
      </w:r>
    </w:p>
    <w:p w14:paraId="2BC3323B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ECB 패턴 3 레이어를 각각 정의해줘:</w:t>
      </w:r>
    </w:p>
    <w:p w14:paraId="7A6ABBA6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boundary: 외부 입출력 담당 (UI, API, CLI)</w:t>
      </w:r>
    </w:p>
    <w:p w14:paraId="6BADD4AD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control: 비즈니스 로직 담당</w:t>
      </w:r>
    </w:p>
    <w:p w14:paraId="06C4D6FB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entity: 도메인 데이터 및 규칙 담당</w:t>
      </w:r>
    </w:p>
    <w:p w14:paraId="4877FE7A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레이어 간 의존성 방향도 명시해줘.</w:t>
      </w:r>
    </w:p>
    <w:p w14:paraId="3E6A5700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tdd_rules:</w:t>
      </w:r>
    </w:p>
    <w:p w14:paraId="10987C2F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지금은 문자열 1줄인데, 하위 항목으로 세분화해줘.</w:t>
      </w:r>
    </w:p>
    <w:p w14:paraId="44E0E11A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각 phase마다:</w:t>
      </w:r>
    </w:p>
    <w:p w14:paraId="02288DF9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  - description: 단계 설명</w:t>
      </w:r>
    </w:p>
    <w:p w14:paraId="68DB2FAB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  - rules: 지켜야 할 규칙 목록</w:t>
      </w:r>
    </w:p>
    <w:p w14:paraId="3BC0A564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  - must_not: 이 단계에서 하면 안 되는 것</w:t>
      </w:r>
    </w:p>
    <w:p w14:paraId="6895B7E1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testing:</w:t>
      </w:r>
    </w:p>
    <w:p w14:paraId="52BC28AD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framework: pytest</w:t>
      </w:r>
    </w:p>
    <w:p w14:paraId="17714AF1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pattern: AAA (Arrange-Act-Assert)</w:t>
      </w:r>
    </w:p>
    <w:p w14:paraId="7054CE13" w14:textId="0E9AEF32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</w:t>
      </w:r>
      <w:r w:rsidR="00F07F46" w:rsidRPr="00F07F46">
        <w:rPr>
          <w:sz w:val="20"/>
          <w:szCs w:val="20"/>
        </w:rPr>
        <w:t>coverage_minimum: "80%"</w:t>
      </w:r>
    </w:p>
    <w:p w14:paraId="00729688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fixture_scope: 규칙 정의</w:t>
      </w:r>
    </w:p>
    <w:p w14:paraId="47059AF9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- naming_convention: test_ 접두사 필수</w:t>
      </w:r>
    </w:p>
    <w:p w14:paraId="3D172BCF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forbidden:</w:t>
      </w:r>
    </w:p>
    <w:p w14:paraId="3CF871FA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항목마다 아래 구조로 작성:</w:t>
      </w:r>
    </w:p>
    <w:p w14:paraId="22394C21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  pattern: 금지 패턴</w:t>
      </w:r>
    </w:p>
    <w:p w14:paraId="0B2A4C55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  reason: 금지 이유</w:t>
      </w:r>
    </w:p>
    <w:p w14:paraId="70BF1126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  alternative: 대신 써야 할 것</w:t>
      </w:r>
    </w:p>
    <w:p w14:paraId="6D01C873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최소 포함 항목: print(), 하드코딩 상수, except 단독 사용</w:t>
      </w:r>
    </w:p>
    <w:p w14:paraId="7873E879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file_structure:</w:t>
      </w:r>
    </w:p>
    <w:p w14:paraId="11AA5E2D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ECB 기준 폴더 구조를 트리 형태 주석으로 작성해줘.</w:t>
      </w:r>
    </w:p>
    <w:p w14:paraId="4FEB8D55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boundary/, control/, entity/, tests/ 포함.</w:t>
      </w:r>
    </w:p>
    <w:p w14:paraId="1A99DD6F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ai_behavior:</w:t>
      </w:r>
    </w:p>
    <w:p w14:paraId="1BD09FDA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Cursor AI가 코드 생성 전·중·후에 반드시 따라야 할 규칙.</w:t>
      </w:r>
    </w:p>
    <w:p w14:paraId="2D912E56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최소 포함:</w:t>
      </w:r>
    </w:p>
    <w:p w14:paraId="35AB5F4D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  - 코드 작성 전 관련 테스트 파일 확인</w:t>
      </w:r>
    </w:p>
    <w:p w14:paraId="0A73E072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  - ECB 레이어 경계 위반 금지</w:t>
      </w:r>
    </w:p>
    <w:p w14:paraId="1A76363B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  - 타입힌트 없는 함수 생성 금지</w:t>
      </w:r>
    </w:p>
    <w:p w14:paraId="440B2D7B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 xml:space="preserve">    - tdd_rules 위반 시 경고 출력</w:t>
      </w:r>
    </w:p>
    <w:p w14:paraId="7BDC9C6D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완성된 .cursorrules 전체 파일을 출력해줘.</w:t>
      </w:r>
    </w:p>
    <w:p w14:paraId="5969EC25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```</w:t>
      </w:r>
    </w:p>
    <w:p w14:paraId="4F952CAB" w14:textId="77777777" w:rsidR="00D57543" w:rsidRPr="008F2625" w:rsidRDefault="00D57543" w:rsidP="005B5918"/>
    <w:p w14:paraId="28DF852C" w14:textId="77777777" w:rsidR="00D57543" w:rsidRDefault="00D57543" w:rsidP="005B5918">
      <w:r w:rsidRPr="008F2625">
        <w:rPr>
          <w:noProof/>
        </w:rPr>
        <w:drawing>
          <wp:inline distT="0" distB="0" distL="0" distR="0" wp14:anchorId="513AC85E" wp14:editId="5725AF24">
            <wp:extent cx="4196348" cy="2010056"/>
            <wp:effectExtent l="0" t="0" r="0" b="9525"/>
            <wp:docPr id="1202218012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E6431D53-2186-F636-FF23-F784424D1C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E6431D53-2186-F636-FF23-F784424D1C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9634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B5CA" w14:textId="77777777" w:rsidR="00D57543" w:rsidRDefault="00D57543" w:rsidP="005B5918"/>
    <w:p w14:paraId="29BEC0D4" w14:textId="77777777" w:rsidR="00D57543" w:rsidRDefault="00D57543" w:rsidP="005B5918"/>
    <w:p w14:paraId="15F85292" w14:textId="77777777" w:rsidR="00D57543" w:rsidRDefault="00D57543" w:rsidP="005B5918">
      <w:r w:rsidRPr="00D03F74">
        <w:rPr>
          <w:noProof/>
        </w:rPr>
        <w:drawing>
          <wp:inline distT="0" distB="0" distL="0" distR="0" wp14:anchorId="5BBCCE9E" wp14:editId="754F7BBB">
            <wp:extent cx="5760720" cy="2422525"/>
            <wp:effectExtent l="0" t="0" r="0" b="0"/>
            <wp:docPr id="919701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189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5E70" w14:textId="77777777" w:rsidR="00D57543" w:rsidRDefault="00D57543" w:rsidP="005B5918"/>
    <w:p w14:paraId="06719054" w14:textId="06D213CD" w:rsidR="004C5BC9" w:rsidRPr="004C5BC9" w:rsidRDefault="004C5BC9" w:rsidP="005B5918">
      <w:pPr>
        <w:rPr>
          <w:b/>
          <w:bCs/>
          <w:sz w:val="28"/>
          <w:szCs w:val="28"/>
          <w:u w:val="single"/>
        </w:rPr>
      </w:pPr>
      <w:r w:rsidRPr="004C5BC9">
        <w:rPr>
          <w:rFonts w:hint="eastAsia"/>
          <w:b/>
          <w:bCs/>
          <w:sz w:val="28"/>
          <w:szCs w:val="28"/>
          <w:u w:val="single"/>
        </w:rPr>
        <w:t>섹션별 해석</w:t>
      </w:r>
    </w:p>
    <w:p w14:paraId="268C7066" w14:textId="77777777" w:rsidR="00F07F46" w:rsidRDefault="00F07F46" w:rsidP="00F07F46">
      <w:r>
        <w:t>1. Python 스타일 규칙 작성</w:t>
      </w:r>
    </w:p>
    <w:p w14:paraId="74C0C2C8" w14:textId="77777777" w:rsidR="00F07F46" w:rsidRDefault="00F07F46" w:rsidP="00F07F46">
      <w:r>
        <w:t>2. ECB 아키텍처 규칙 작성</w:t>
      </w:r>
    </w:p>
    <w:p w14:paraId="21FD68AC" w14:textId="77777777" w:rsidR="00F07F46" w:rsidRDefault="00F07F46" w:rsidP="00F07F46">
      <w:r>
        <w:t>3. TDD 단계별 규칙 작성</w:t>
      </w:r>
    </w:p>
    <w:p w14:paraId="11A54543" w14:textId="77777777" w:rsidR="00F07F46" w:rsidRDefault="00F07F46" w:rsidP="00F07F46">
      <w:r>
        <w:t>4. pytest 테스트 규칙 작성</w:t>
      </w:r>
    </w:p>
    <w:p w14:paraId="0C5EC65A" w14:textId="77777777" w:rsidR="00F07F46" w:rsidRDefault="00F07F46" w:rsidP="00F07F46">
      <w:r>
        <w:t>5. 금지 패턴 작성</w:t>
      </w:r>
    </w:p>
    <w:p w14:paraId="2AEC2837" w14:textId="77777777" w:rsidR="00F07F46" w:rsidRDefault="00F07F46" w:rsidP="00F07F46">
      <w:r>
        <w:t>6. 폴더 구조 작성</w:t>
      </w:r>
    </w:p>
    <w:p w14:paraId="40CF7E54" w14:textId="77777777" w:rsidR="00F07F46" w:rsidRDefault="00F07F46" w:rsidP="00F07F46">
      <w:r>
        <w:t>7. Cursor AI 행동 규칙 작성</w:t>
      </w:r>
    </w:p>
    <w:p w14:paraId="5B27DFC1" w14:textId="732E26C4" w:rsidR="00D57543" w:rsidRDefault="00F07F46" w:rsidP="00F07F46">
      <w:r>
        <w:t>8. 완성된 .cursorrules 전체 출력</w:t>
      </w:r>
    </w:p>
    <w:p w14:paraId="1EED6038" w14:textId="1DFD981D" w:rsidR="00F07F46" w:rsidRDefault="00F07F46" w:rsidP="00F07F46">
      <w:r>
        <w:rPr>
          <w:rFonts w:hint="eastAsia"/>
        </w:rPr>
        <w:t>의 내용이 포함되어 있습니다.</w:t>
      </w:r>
    </w:p>
    <w:p w14:paraId="2799DEE6" w14:textId="77777777" w:rsidR="00F07F46" w:rsidRDefault="00F07F46" w:rsidP="00F07F46"/>
    <w:p w14:paraId="0AEDF02B" w14:textId="0E89016A" w:rsidR="004C5BC9" w:rsidRDefault="004C5BC9">
      <w:pPr>
        <w:pStyle w:val="aff1"/>
        <w:numPr>
          <w:ilvl w:val="0"/>
          <w:numId w:val="47"/>
        </w:numPr>
      </w:pPr>
      <w:r w:rsidRPr="004C5BC9">
        <w:t>code_style</w:t>
      </w:r>
    </w:p>
    <w:p w14:paraId="1A3EF255" w14:textId="77777777" w:rsidR="004C5BC9" w:rsidRDefault="004C5BC9" w:rsidP="005B5918"/>
    <w:p w14:paraId="0DF81C38" w14:textId="77777777" w:rsidR="004C5BC9" w:rsidRPr="004C5BC9" w:rsidRDefault="004C5BC9" w:rsidP="004C5BC9">
      <w:r w:rsidRPr="004C5BC9">
        <w:t>의미:</w:t>
      </w:r>
    </w:p>
    <w:p w14:paraId="025F46F8" w14:textId="77777777" w:rsidR="004C5BC9" w:rsidRPr="004C5BC9" w:rsidRDefault="004C5BC9" w:rsidP="004C5BC9">
      <w:r w:rsidRPr="004C5BC9">
        <w:t>Python 코드를 작성할 때 지켜야 할 스타일 규칙을 정의하라는 뜻입니다.</w:t>
      </w:r>
    </w:p>
    <w:p w14:paraId="1C325B88" w14:textId="77777777" w:rsidR="004C5BC9" w:rsidRPr="004C5BC9" w:rsidRDefault="004C5BC9" w:rsidP="004C5BC9">
      <w:r w:rsidRPr="004C5BC9">
        <w:t>예를 들어 Cursor가 코드를 만들 때 다음을 지켜야 합니다.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6089"/>
      </w:tblGrid>
      <w:tr w:rsidR="004C5BC9" w:rsidRPr="004C5BC9" w14:paraId="1179F8F1" w14:textId="77777777" w:rsidTr="004C5BC9">
        <w:trPr>
          <w:tblHeader/>
          <w:tblCellSpacing w:w="15" w:type="dxa"/>
        </w:trPr>
        <w:tc>
          <w:tcPr>
            <w:tcW w:w="1658" w:type="pct"/>
            <w:vAlign w:val="center"/>
            <w:hideMark/>
          </w:tcPr>
          <w:p w14:paraId="52EE362A" w14:textId="77777777" w:rsidR="004C5BC9" w:rsidRPr="004C5BC9" w:rsidRDefault="004C5BC9" w:rsidP="004C5BC9">
            <w:pPr>
              <w:rPr>
                <w:b/>
                <w:bCs/>
              </w:rPr>
            </w:pPr>
            <w:r w:rsidRPr="004C5BC9">
              <w:rPr>
                <w:b/>
                <w:bCs/>
              </w:rPr>
              <w:lastRenderedPageBreak/>
              <w:t>항목</w:t>
            </w:r>
          </w:p>
        </w:tc>
        <w:tc>
          <w:tcPr>
            <w:tcW w:w="3287" w:type="pct"/>
            <w:vAlign w:val="center"/>
            <w:hideMark/>
          </w:tcPr>
          <w:p w14:paraId="17A0DE39" w14:textId="77777777" w:rsidR="004C5BC9" w:rsidRPr="004C5BC9" w:rsidRDefault="004C5BC9" w:rsidP="004C5BC9">
            <w:pPr>
              <w:rPr>
                <w:b/>
                <w:bCs/>
              </w:rPr>
            </w:pPr>
            <w:r w:rsidRPr="004C5BC9">
              <w:rPr>
                <w:b/>
                <w:bCs/>
              </w:rPr>
              <w:t>의미</w:t>
            </w:r>
          </w:p>
        </w:tc>
      </w:tr>
      <w:tr w:rsidR="004C5BC9" w:rsidRPr="004C5BC9" w14:paraId="402330AF" w14:textId="77777777" w:rsidTr="004C5BC9">
        <w:trPr>
          <w:tblCellSpacing w:w="15" w:type="dxa"/>
        </w:trPr>
        <w:tc>
          <w:tcPr>
            <w:tcW w:w="1658" w:type="pct"/>
            <w:vAlign w:val="center"/>
            <w:hideMark/>
          </w:tcPr>
          <w:p w14:paraId="0F4FECED" w14:textId="77777777" w:rsidR="004C5BC9" w:rsidRPr="004C5BC9" w:rsidRDefault="004C5BC9" w:rsidP="004C5BC9">
            <w:r w:rsidRPr="004C5BC9">
              <w:t>python_version: "3.10+"</w:t>
            </w:r>
          </w:p>
        </w:tc>
        <w:tc>
          <w:tcPr>
            <w:tcW w:w="3287" w:type="pct"/>
            <w:vAlign w:val="center"/>
            <w:hideMark/>
          </w:tcPr>
          <w:p w14:paraId="0840FC7E" w14:textId="77777777" w:rsidR="004C5BC9" w:rsidRPr="004C5BC9" w:rsidRDefault="004C5BC9" w:rsidP="004C5BC9">
            <w:r w:rsidRPr="004C5BC9">
              <w:t>Python 3.10 이상 기준으로 작성</w:t>
            </w:r>
          </w:p>
        </w:tc>
      </w:tr>
      <w:tr w:rsidR="004C5BC9" w:rsidRPr="004C5BC9" w14:paraId="17FF6B9F" w14:textId="77777777" w:rsidTr="004C5BC9">
        <w:trPr>
          <w:tblCellSpacing w:w="15" w:type="dxa"/>
        </w:trPr>
        <w:tc>
          <w:tcPr>
            <w:tcW w:w="1658" w:type="pct"/>
            <w:vAlign w:val="center"/>
            <w:hideMark/>
          </w:tcPr>
          <w:p w14:paraId="210F8B48" w14:textId="77777777" w:rsidR="004C5BC9" w:rsidRPr="004C5BC9" w:rsidRDefault="004C5BC9" w:rsidP="004C5BC9">
            <w:r w:rsidRPr="004C5BC9">
              <w:t>PEP8</w:t>
            </w:r>
          </w:p>
        </w:tc>
        <w:tc>
          <w:tcPr>
            <w:tcW w:w="3287" w:type="pct"/>
            <w:vAlign w:val="center"/>
            <w:hideMark/>
          </w:tcPr>
          <w:p w14:paraId="6C5F1D99" w14:textId="77777777" w:rsidR="004C5BC9" w:rsidRPr="004C5BC9" w:rsidRDefault="004C5BC9" w:rsidP="004C5BC9">
            <w:r w:rsidRPr="004C5BC9">
              <w:t>Python 공식 스타일 가이드 준수</w:t>
            </w:r>
          </w:p>
        </w:tc>
      </w:tr>
      <w:tr w:rsidR="004C5BC9" w:rsidRPr="004C5BC9" w14:paraId="27C4BB19" w14:textId="77777777" w:rsidTr="004C5BC9">
        <w:trPr>
          <w:tblCellSpacing w:w="15" w:type="dxa"/>
        </w:trPr>
        <w:tc>
          <w:tcPr>
            <w:tcW w:w="1658" w:type="pct"/>
            <w:vAlign w:val="center"/>
            <w:hideMark/>
          </w:tcPr>
          <w:p w14:paraId="3CD0821C" w14:textId="77777777" w:rsidR="004C5BC9" w:rsidRPr="004C5BC9" w:rsidRDefault="004C5BC9" w:rsidP="004C5BC9">
            <w:r w:rsidRPr="004C5BC9">
              <w:t>type_hints</w:t>
            </w:r>
          </w:p>
        </w:tc>
        <w:tc>
          <w:tcPr>
            <w:tcW w:w="3287" w:type="pct"/>
            <w:vAlign w:val="center"/>
            <w:hideMark/>
          </w:tcPr>
          <w:p w14:paraId="261C53BA" w14:textId="77777777" w:rsidR="004C5BC9" w:rsidRPr="004C5BC9" w:rsidRDefault="004C5BC9" w:rsidP="004C5BC9">
            <w:r w:rsidRPr="004C5BC9">
              <w:t>함수 인자와 반환값에 타입 힌트 필수</w:t>
            </w:r>
          </w:p>
        </w:tc>
      </w:tr>
      <w:tr w:rsidR="004C5BC9" w:rsidRPr="004C5BC9" w14:paraId="646EA0AC" w14:textId="77777777" w:rsidTr="004C5BC9">
        <w:trPr>
          <w:tblCellSpacing w:w="15" w:type="dxa"/>
        </w:trPr>
        <w:tc>
          <w:tcPr>
            <w:tcW w:w="1658" w:type="pct"/>
            <w:vAlign w:val="center"/>
            <w:hideMark/>
          </w:tcPr>
          <w:p w14:paraId="414A6E39" w14:textId="77777777" w:rsidR="004C5BC9" w:rsidRPr="004C5BC9" w:rsidRDefault="004C5BC9" w:rsidP="004C5BC9">
            <w:r w:rsidRPr="004C5BC9">
              <w:t>docstring</w:t>
            </w:r>
          </w:p>
        </w:tc>
        <w:tc>
          <w:tcPr>
            <w:tcW w:w="3287" w:type="pct"/>
            <w:vAlign w:val="center"/>
            <w:hideMark/>
          </w:tcPr>
          <w:p w14:paraId="5F7346C3" w14:textId="77777777" w:rsidR="004C5BC9" w:rsidRPr="004C5BC9" w:rsidRDefault="004C5BC9" w:rsidP="004C5BC9">
            <w:r w:rsidRPr="004C5BC9">
              <w:t>공개 메서드에는 Google 스타일 docstring 작성</w:t>
            </w:r>
          </w:p>
        </w:tc>
      </w:tr>
      <w:tr w:rsidR="004C5BC9" w:rsidRPr="004C5BC9" w14:paraId="58917595" w14:textId="77777777" w:rsidTr="004C5BC9">
        <w:trPr>
          <w:tblCellSpacing w:w="15" w:type="dxa"/>
        </w:trPr>
        <w:tc>
          <w:tcPr>
            <w:tcW w:w="1658" w:type="pct"/>
            <w:vAlign w:val="center"/>
            <w:hideMark/>
          </w:tcPr>
          <w:p w14:paraId="0316CDAA" w14:textId="77777777" w:rsidR="004C5BC9" w:rsidRPr="004C5BC9" w:rsidRDefault="004C5BC9" w:rsidP="004C5BC9">
            <w:r w:rsidRPr="004C5BC9">
              <w:t>max_line_length: 88</w:t>
            </w:r>
          </w:p>
        </w:tc>
        <w:tc>
          <w:tcPr>
            <w:tcW w:w="3287" w:type="pct"/>
            <w:vAlign w:val="center"/>
            <w:hideMark/>
          </w:tcPr>
          <w:p w14:paraId="1CDCAACF" w14:textId="77777777" w:rsidR="004C5BC9" w:rsidRPr="004C5BC9" w:rsidRDefault="004C5BC9" w:rsidP="004C5BC9">
            <w:r w:rsidRPr="004C5BC9">
              <w:t>한 줄 길이는 Black 포맷터 기준 88자</w:t>
            </w:r>
          </w:p>
        </w:tc>
      </w:tr>
    </w:tbl>
    <w:p w14:paraId="5B648E5C" w14:textId="77777777" w:rsidR="004C5BC9" w:rsidRDefault="004C5BC9" w:rsidP="005B5918"/>
    <w:p w14:paraId="6EBF01AA" w14:textId="77777777" w:rsidR="004C5BC9" w:rsidRPr="004C5BC9" w:rsidRDefault="004C5BC9" w:rsidP="005B5918"/>
    <w:p w14:paraId="5AA27B49" w14:textId="5C50192A" w:rsidR="004C5BC9" w:rsidRDefault="004C5BC9">
      <w:pPr>
        <w:pStyle w:val="aff1"/>
        <w:numPr>
          <w:ilvl w:val="0"/>
          <w:numId w:val="47"/>
        </w:numPr>
      </w:pPr>
      <w:r w:rsidRPr="004C5BC9">
        <w:t>architecture</w:t>
      </w:r>
    </w:p>
    <w:p w14:paraId="77EEB7E4" w14:textId="77777777" w:rsidR="004C5BC9" w:rsidRPr="004C5BC9" w:rsidRDefault="004C5BC9" w:rsidP="004C5BC9">
      <w:pPr>
        <w:spacing w:before="100" w:beforeAutospacing="1" w:after="100" w:afterAutospacing="1"/>
        <w:ind w:left="440"/>
        <w:rPr>
          <w14:ligatures w14:val="none"/>
        </w:rPr>
      </w:pPr>
      <w:r w:rsidRPr="004C5BC9">
        <w:rPr>
          <w14:ligatures w14:val="none"/>
        </w:rPr>
        <w:t>의미:</w:t>
      </w:r>
    </w:p>
    <w:p w14:paraId="1C11AA61" w14:textId="77777777" w:rsidR="004C5BC9" w:rsidRPr="004C5BC9" w:rsidRDefault="004C5BC9" w:rsidP="004C5BC9">
      <w:pPr>
        <w:spacing w:before="100" w:beforeAutospacing="1" w:after="100" w:afterAutospacing="1"/>
        <w:ind w:left="440"/>
        <w:rPr>
          <w14:ligatures w14:val="none"/>
        </w:rPr>
      </w:pPr>
      <w:r w:rsidRPr="004C5BC9">
        <w:rPr>
          <w14:ligatures w14:val="none"/>
        </w:rPr>
        <w:t>MagicSquare 프로젝트를 ECB 아키텍처로 나누라는 뜻입니다.</w:t>
      </w:r>
    </w:p>
    <w:p w14:paraId="6CC20B26" w14:textId="77777777" w:rsidR="004C5BC9" w:rsidRPr="004C5BC9" w:rsidRDefault="004C5BC9" w:rsidP="004C5BC9">
      <w:pPr>
        <w:spacing w:before="100" w:beforeAutospacing="1" w:after="100" w:afterAutospacing="1"/>
        <w:ind w:left="440"/>
        <w:rPr>
          <w14:ligatures w14:val="none"/>
        </w:rPr>
      </w:pPr>
      <w:r w:rsidRPr="004C5BC9">
        <w:rPr>
          <w14:ligatures w14:val="none"/>
        </w:rPr>
        <w:t>ECB는 보통 다음 구조입니다.</w:t>
      </w:r>
    </w:p>
    <w:p w14:paraId="6B32AEAF" w14:textId="77777777" w:rsidR="004C5BC9" w:rsidRPr="004C5BC9" w:rsidRDefault="004C5BC9" w:rsidP="004C5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40"/>
        <w:rPr>
          <w:rFonts w:ascii="굴림체" w:eastAsia="굴림체" w:hAnsi="굴림체" w:cs="굴림체"/>
          <w14:ligatures w14:val="none"/>
        </w:rPr>
      </w:pPr>
      <w:r w:rsidRPr="004C5BC9">
        <w:rPr>
          <w:rFonts w:ascii="굴림체" w:eastAsia="굴림체" w:hAnsi="굴림체" w:cs="굴림체"/>
          <w14:ligatures w14:val="none"/>
        </w:rPr>
        <w:t>Entity</w:t>
      </w:r>
      <w:r w:rsidRPr="004C5BC9">
        <w:rPr>
          <w:rFonts w:ascii="굴림체" w:eastAsia="굴림체" w:hAnsi="굴림체" w:cs="굴림체"/>
          <w14:ligatures w14:val="none"/>
        </w:rPr>
        <w:br/>
        <w:t>Control</w:t>
      </w:r>
      <w:r w:rsidRPr="004C5BC9">
        <w:rPr>
          <w:rFonts w:ascii="굴림체" w:eastAsia="굴림체" w:hAnsi="굴림체" w:cs="굴림체"/>
          <w14:ligatures w14:val="none"/>
        </w:rPr>
        <w:br/>
        <w:t>Boundary</w:t>
      </w:r>
    </w:p>
    <w:p w14:paraId="12644F69" w14:textId="77777777" w:rsidR="004C5BC9" w:rsidRPr="004C5BC9" w:rsidRDefault="004C5BC9" w:rsidP="004C5BC9">
      <w:pPr>
        <w:spacing w:before="100" w:beforeAutospacing="1" w:after="100" w:afterAutospacing="1"/>
        <w:ind w:left="440"/>
        <w:rPr>
          <w14:ligatures w14:val="none"/>
        </w:rPr>
      </w:pPr>
      <w:r w:rsidRPr="004C5BC9">
        <w:rPr>
          <w14:ligatures w14:val="none"/>
        </w:rPr>
        <w:t>이 프로젝트에서는 이렇게 해석합니다.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580"/>
      </w:tblGrid>
      <w:tr w:rsidR="004C5BC9" w:rsidRPr="004C5BC9" w14:paraId="7BFAF4C7" w14:textId="77777777" w:rsidTr="004C5BC9">
        <w:trPr>
          <w:tblHeader/>
          <w:tblCellSpacing w:w="15" w:type="dxa"/>
        </w:trPr>
        <w:tc>
          <w:tcPr>
            <w:tcW w:w="843" w:type="pct"/>
            <w:vAlign w:val="center"/>
            <w:hideMark/>
          </w:tcPr>
          <w:p w14:paraId="2D472EE9" w14:textId="77777777" w:rsidR="004C5BC9" w:rsidRPr="004C5BC9" w:rsidRDefault="004C5BC9" w:rsidP="004C5BC9">
            <w:pPr>
              <w:jc w:val="center"/>
              <w:rPr>
                <w:b/>
                <w:bCs/>
                <w14:ligatures w14:val="none"/>
              </w:rPr>
            </w:pPr>
            <w:r w:rsidRPr="004C5BC9">
              <w:rPr>
                <w:b/>
                <w:bCs/>
                <w14:ligatures w14:val="none"/>
              </w:rPr>
              <w:t>계층</w:t>
            </w:r>
          </w:p>
        </w:tc>
        <w:tc>
          <w:tcPr>
            <w:tcW w:w="4082" w:type="pct"/>
            <w:vAlign w:val="center"/>
            <w:hideMark/>
          </w:tcPr>
          <w:p w14:paraId="1EDF6A3A" w14:textId="77777777" w:rsidR="004C5BC9" w:rsidRPr="004C5BC9" w:rsidRDefault="004C5BC9" w:rsidP="004C5BC9">
            <w:pPr>
              <w:jc w:val="center"/>
              <w:rPr>
                <w:b/>
                <w:bCs/>
                <w14:ligatures w14:val="none"/>
              </w:rPr>
            </w:pPr>
            <w:r w:rsidRPr="004C5BC9">
              <w:rPr>
                <w:b/>
                <w:bCs/>
                <w14:ligatures w14:val="none"/>
              </w:rPr>
              <w:t>책임</w:t>
            </w:r>
          </w:p>
        </w:tc>
      </w:tr>
      <w:tr w:rsidR="004C5BC9" w:rsidRPr="004C5BC9" w14:paraId="4E38A2DC" w14:textId="77777777" w:rsidTr="004C5BC9">
        <w:trPr>
          <w:tblCellSpacing w:w="15" w:type="dxa"/>
        </w:trPr>
        <w:tc>
          <w:tcPr>
            <w:tcW w:w="843" w:type="pct"/>
            <w:vAlign w:val="center"/>
            <w:hideMark/>
          </w:tcPr>
          <w:p w14:paraId="658D81F5" w14:textId="77777777" w:rsidR="004C5BC9" w:rsidRPr="004C5BC9" w:rsidRDefault="004C5BC9" w:rsidP="004C5BC9">
            <w:pPr>
              <w:rPr>
                <w14:ligatures w14:val="none"/>
              </w:rPr>
            </w:pPr>
            <w:r w:rsidRPr="004C5BC9">
              <w:rPr>
                <w:rFonts w:ascii="굴림체" w:eastAsia="굴림체" w:hAnsi="굴림체" w:cs="굴림체"/>
                <w14:ligatures w14:val="none"/>
              </w:rPr>
              <w:t>boundary</w:t>
            </w:r>
          </w:p>
        </w:tc>
        <w:tc>
          <w:tcPr>
            <w:tcW w:w="4082" w:type="pct"/>
            <w:vAlign w:val="center"/>
            <w:hideMark/>
          </w:tcPr>
          <w:p w14:paraId="00BF8407" w14:textId="77777777" w:rsidR="004C5BC9" w:rsidRPr="004C5BC9" w:rsidRDefault="004C5BC9" w:rsidP="004C5BC9">
            <w:pPr>
              <w:rPr>
                <w14:ligatures w14:val="none"/>
              </w:rPr>
            </w:pPr>
            <w:r w:rsidRPr="004C5BC9">
              <w:rPr>
                <w14:ligatures w14:val="none"/>
              </w:rPr>
              <w:t>외부 입력/출력 담당. 예: UI, API, CLI</w:t>
            </w:r>
          </w:p>
        </w:tc>
      </w:tr>
      <w:tr w:rsidR="004C5BC9" w:rsidRPr="004C5BC9" w14:paraId="547FB58D" w14:textId="77777777" w:rsidTr="004C5BC9">
        <w:trPr>
          <w:tblCellSpacing w:w="15" w:type="dxa"/>
        </w:trPr>
        <w:tc>
          <w:tcPr>
            <w:tcW w:w="843" w:type="pct"/>
            <w:vAlign w:val="center"/>
            <w:hideMark/>
          </w:tcPr>
          <w:p w14:paraId="6DCCB31A" w14:textId="77777777" w:rsidR="004C5BC9" w:rsidRPr="004C5BC9" w:rsidRDefault="004C5BC9" w:rsidP="004C5BC9">
            <w:pPr>
              <w:rPr>
                <w14:ligatures w14:val="none"/>
              </w:rPr>
            </w:pPr>
            <w:r w:rsidRPr="004C5BC9">
              <w:rPr>
                <w:rFonts w:ascii="굴림체" w:eastAsia="굴림체" w:hAnsi="굴림체" w:cs="굴림체"/>
                <w14:ligatures w14:val="none"/>
              </w:rPr>
              <w:t>control</w:t>
            </w:r>
          </w:p>
        </w:tc>
        <w:tc>
          <w:tcPr>
            <w:tcW w:w="4082" w:type="pct"/>
            <w:vAlign w:val="center"/>
            <w:hideMark/>
          </w:tcPr>
          <w:p w14:paraId="60FFE84D" w14:textId="77777777" w:rsidR="004C5BC9" w:rsidRPr="004C5BC9" w:rsidRDefault="004C5BC9" w:rsidP="004C5BC9">
            <w:pPr>
              <w:rPr>
                <w14:ligatures w14:val="none"/>
              </w:rPr>
            </w:pPr>
            <w:r w:rsidRPr="004C5BC9">
              <w:rPr>
                <w14:ligatures w14:val="none"/>
              </w:rPr>
              <w:t>사용 흐름, 유스케이스, 비즈니스 로직 조정</w:t>
            </w:r>
          </w:p>
        </w:tc>
      </w:tr>
      <w:tr w:rsidR="004C5BC9" w:rsidRPr="004C5BC9" w14:paraId="4416D106" w14:textId="77777777" w:rsidTr="004C5BC9">
        <w:trPr>
          <w:tblCellSpacing w:w="15" w:type="dxa"/>
        </w:trPr>
        <w:tc>
          <w:tcPr>
            <w:tcW w:w="843" w:type="pct"/>
            <w:vAlign w:val="center"/>
            <w:hideMark/>
          </w:tcPr>
          <w:p w14:paraId="4264CB6C" w14:textId="77777777" w:rsidR="004C5BC9" w:rsidRPr="004C5BC9" w:rsidRDefault="004C5BC9" w:rsidP="004C5BC9">
            <w:pPr>
              <w:rPr>
                <w14:ligatures w14:val="none"/>
              </w:rPr>
            </w:pPr>
            <w:r w:rsidRPr="004C5BC9">
              <w:rPr>
                <w:rFonts w:ascii="굴림체" w:eastAsia="굴림체" w:hAnsi="굴림체" w:cs="굴림체"/>
                <w14:ligatures w14:val="none"/>
              </w:rPr>
              <w:t>entity</w:t>
            </w:r>
          </w:p>
        </w:tc>
        <w:tc>
          <w:tcPr>
            <w:tcW w:w="4082" w:type="pct"/>
            <w:vAlign w:val="center"/>
            <w:hideMark/>
          </w:tcPr>
          <w:p w14:paraId="2FDCC8F9" w14:textId="77777777" w:rsidR="004C5BC9" w:rsidRPr="004C5BC9" w:rsidRDefault="004C5BC9" w:rsidP="004C5BC9">
            <w:pPr>
              <w:rPr>
                <w14:ligatures w14:val="none"/>
              </w:rPr>
            </w:pPr>
            <w:r w:rsidRPr="004C5BC9">
              <w:rPr>
                <w14:ligatures w14:val="none"/>
              </w:rPr>
              <w:t>도메인 데이터와 핵심 규칙 담당</w:t>
            </w:r>
          </w:p>
        </w:tc>
      </w:tr>
    </w:tbl>
    <w:p w14:paraId="3A4FDA86" w14:textId="77777777" w:rsidR="004C5BC9" w:rsidRPr="004C5BC9" w:rsidRDefault="004C5BC9" w:rsidP="004C5BC9"/>
    <w:p w14:paraId="6B2B0199" w14:textId="63EA39B0" w:rsidR="004C5BC9" w:rsidRDefault="004C5BC9">
      <w:pPr>
        <w:pStyle w:val="aff1"/>
        <w:numPr>
          <w:ilvl w:val="0"/>
          <w:numId w:val="47"/>
        </w:numPr>
      </w:pPr>
      <w:r w:rsidRPr="004C5BC9">
        <w:t>tdd_rules</w:t>
      </w:r>
    </w:p>
    <w:p w14:paraId="5CF9B86E" w14:textId="77777777" w:rsidR="004C5BC9" w:rsidRDefault="004C5BC9" w:rsidP="004C5BC9"/>
    <w:p w14:paraId="630A8633" w14:textId="77777777" w:rsidR="004C5BC9" w:rsidRPr="004C5BC9" w:rsidRDefault="004C5BC9" w:rsidP="004C5BC9">
      <w:r w:rsidRPr="004C5BC9">
        <w:t>의미:</w:t>
      </w:r>
    </w:p>
    <w:p w14:paraId="25CB3210" w14:textId="77777777" w:rsidR="004C5BC9" w:rsidRPr="004C5BC9" w:rsidRDefault="004C5BC9" w:rsidP="004C5BC9">
      <w:r w:rsidRPr="004C5BC9">
        <w:t>TDD 규칙을 RED / GREEN / REFACTOR 단계별로 자세히 나누라는 뜻입니다.</w:t>
      </w:r>
    </w:p>
    <w:p w14:paraId="783D7665" w14:textId="77777777" w:rsidR="004C5BC9" w:rsidRPr="004C5BC9" w:rsidRDefault="004C5BC9" w:rsidP="004C5BC9"/>
    <w:p w14:paraId="6D6E6F37" w14:textId="358421C3" w:rsidR="004C5BC9" w:rsidRDefault="004C5BC9">
      <w:pPr>
        <w:pStyle w:val="aff1"/>
        <w:numPr>
          <w:ilvl w:val="0"/>
          <w:numId w:val="47"/>
        </w:numPr>
      </w:pPr>
      <w:r w:rsidRPr="004C5BC9">
        <w:t>testing</w:t>
      </w:r>
    </w:p>
    <w:p w14:paraId="5C8816C1" w14:textId="77777777" w:rsidR="004C5BC9" w:rsidRDefault="004C5BC9" w:rsidP="004C5BC9"/>
    <w:p w14:paraId="121EB57E" w14:textId="77777777" w:rsidR="004C5BC9" w:rsidRPr="004C5BC9" w:rsidRDefault="004C5BC9" w:rsidP="004C5BC9">
      <w:r w:rsidRPr="004C5BC9">
        <w:t>의미:</w:t>
      </w:r>
    </w:p>
    <w:p w14:paraId="3F25689B" w14:textId="77777777" w:rsidR="004C5BC9" w:rsidRPr="004C5BC9" w:rsidRDefault="004C5BC9" w:rsidP="004C5BC9">
      <w:r w:rsidRPr="004C5BC9">
        <w:t>테스트 작성 규칙을 정의하라는 뜻입니다.</w:t>
      </w:r>
    </w:p>
    <w:p w14:paraId="192AE73D" w14:textId="77777777" w:rsidR="004C5BC9" w:rsidRPr="004C5BC9" w:rsidRDefault="004C5BC9" w:rsidP="004C5BC9">
      <w:r w:rsidRPr="004C5BC9">
        <w:t>각 항목의 의미는 다음과 같습니다.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5633"/>
      </w:tblGrid>
      <w:tr w:rsidR="004C5BC9" w:rsidRPr="004C5BC9" w14:paraId="73719659" w14:textId="77777777" w:rsidTr="004C5BC9">
        <w:trPr>
          <w:tblHeader/>
          <w:tblCellSpacing w:w="15" w:type="dxa"/>
        </w:trPr>
        <w:tc>
          <w:tcPr>
            <w:tcW w:w="1904" w:type="pct"/>
            <w:vAlign w:val="center"/>
            <w:hideMark/>
          </w:tcPr>
          <w:p w14:paraId="1DF5DC57" w14:textId="77777777" w:rsidR="004C5BC9" w:rsidRPr="004C5BC9" w:rsidRDefault="004C5BC9" w:rsidP="004C5BC9">
            <w:pPr>
              <w:rPr>
                <w:b/>
                <w:bCs/>
              </w:rPr>
            </w:pPr>
            <w:r w:rsidRPr="004C5BC9">
              <w:rPr>
                <w:b/>
                <w:bCs/>
              </w:rPr>
              <w:t>항목</w:t>
            </w:r>
          </w:p>
        </w:tc>
        <w:tc>
          <w:tcPr>
            <w:tcW w:w="3037" w:type="pct"/>
            <w:vAlign w:val="center"/>
            <w:hideMark/>
          </w:tcPr>
          <w:p w14:paraId="7C12AC86" w14:textId="77777777" w:rsidR="004C5BC9" w:rsidRPr="004C5BC9" w:rsidRDefault="004C5BC9" w:rsidP="004C5BC9">
            <w:pPr>
              <w:rPr>
                <w:b/>
                <w:bCs/>
              </w:rPr>
            </w:pPr>
            <w:r w:rsidRPr="004C5BC9">
              <w:rPr>
                <w:b/>
                <w:bCs/>
              </w:rPr>
              <w:t>의미</w:t>
            </w:r>
          </w:p>
        </w:tc>
      </w:tr>
      <w:tr w:rsidR="004C5BC9" w:rsidRPr="004C5BC9" w14:paraId="43A15EB0" w14:textId="77777777" w:rsidTr="004C5BC9">
        <w:trPr>
          <w:tblCellSpacing w:w="15" w:type="dxa"/>
        </w:trPr>
        <w:tc>
          <w:tcPr>
            <w:tcW w:w="1904" w:type="pct"/>
            <w:vAlign w:val="center"/>
            <w:hideMark/>
          </w:tcPr>
          <w:p w14:paraId="67A1D655" w14:textId="77777777" w:rsidR="004C5BC9" w:rsidRPr="004C5BC9" w:rsidRDefault="004C5BC9" w:rsidP="004C5BC9">
            <w:r w:rsidRPr="004C5BC9">
              <w:t>framework: pytest</w:t>
            </w:r>
          </w:p>
        </w:tc>
        <w:tc>
          <w:tcPr>
            <w:tcW w:w="3037" w:type="pct"/>
            <w:vAlign w:val="center"/>
            <w:hideMark/>
          </w:tcPr>
          <w:p w14:paraId="46A85A6A" w14:textId="77777777" w:rsidR="004C5BC9" w:rsidRPr="004C5BC9" w:rsidRDefault="004C5BC9" w:rsidP="004C5BC9">
            <w:r w:rsidRPr="004C5BC9">
              <w:t>테스트 프레임워크는 pytest 사용</w:t>
            </w:r>
          </w:p>
        </w:tc>
      </w:tr>
      <w:tr w:rsidR="004C5BC9" w:rsidRPr="004C5BC9" w14:paraId="349770F6" w14:textId="77777777" w:rsidTr="004C5BC9">
        <w:trPr>
          <w:tblCellSpacing w:w="15" w:type="dxa"/>
        </w:trPr>
        <w:tc>
          <w:tcPr>
            <w:tcW w:w="1904" w:type="pct"/>
            <w:vAlign w:val="center"/>
            <w:hideMark/>
          </w:tcPr>
          <w:p w14:paraId="20BA5909" w14:textId="77777777" w:rsidR="004C5BC9" w:rsidRPr="004C5BC9" w:rsidRDefault="004C5BC9" w:rsidP="004C5BC9">
            <w:r w:rsidRPr="004C5BC9">
              <w:t>pattern: AAA</w:t>
            </w:r>
          </w:p>
        </w:tc>
        <w:tc>
          <w:tcPr>
            <w:tcW w:w="3037" w:type="pct"/>
            <w:vAlign w:val="center"/>
            <w:hideMark/>
          </w:tcPr>
          <w:p w14:paraId="27F6729B" w14:textId="77777777" w:rsidR="004C5BC9" w:rsidRPr="004C5BC9" w:rsidRDefault="004C5BC9" w:rsidP="004C5BC9">
            <w:r w:rsidRPr="004C5BC9">
              <w:t>Arrange-Act-Assert 구조로 테스트 작성</w:t>
            </w:r>
          </w:p>
        </w:tc>
      </w:tr>
      <w:tr w:rsidR="004C5BC9" w:rsidRPr="004C5BC9" w14:paraId="348B3EA8" w14:textId="77777777" w:rsidTr="004C5BC9">
        <w:trPr>
          <w:tblCellSpacing w:w="15" w:type="dxa"/>
        </w:trPr>
        <w:tc>
          <w:tcPr>
            <w:tcW w:w="1904" w:type="pct"/>
            <w:vAlign w:val="center"/>
            <w:hideMark/>
          </w:tcPr>
          <w:p w14:paraId="30D5603D" w14:textId="2C7B9400" w:rsidR="004C5BC9" w:rsidRPr="004C5BC9" w:rsidRDefault="004C5BC9" w:rsidP="004C5BC9">
            <w:r w:rsidRPr="004C5BC9">
              <w:lastRenderedPageBreak/>
              <w:t>coverage_minimum: "80%"</w:t>
            </w:r>
          </w:p>
        </w:tc>
        <w:tc>
          <w:tcPr>
            <w:tcW w:w="3037" w:type="pct"/>
            <w:vAlign w:val="center"/>
            <w:hideMark/>
          </w:tcPr>
          <w:p w14:paraId="04D9D9F5" w14:textId="77777777" w:rsidR="004C5BC9" w:rsidRPr="004C5BC9" w:rsidRDefault="004C5BC9" w:rsidP="004C5BC9">
            <w:r w:rsidRPr="004C5BC9">
              <w:t>테스트 커버리지 최소 80% 목표</w:t>
            </w:r>
          </w:p>
        </w:tc>
      </w:tr>
      <w:tr w:rsidR="004C5BC9" w:rsidRPr="004C5BC9" w14:paraId="18971EC6" w14:textId="77777777" w:rsidTr="004C5BC9">
        <w:trPr>
          <w:tblCellSpacing w:w="15" w:type="dxa"/>
        </w:trPr>
        <w:tc>
          <w:tcPr>
            <w:tcW w:w="1904" w:type="pct"/>
            <w:vAlign w:val="center"/>
            <w:hideMark/>
          </w:tcPr>
          <w:p w14:paraId="5CEF84C7" w14:textId="77777777" w:rsidR="004C5BC9" w:rsidRPr="004C5BC9" w:rsidRDefault="004C5BC9" w:rsidP="004C5BC9">
            <w:r w:rsidRPr="004C5BC9">
              <w:t>fixture_scope</w:t>
            </w:r>
          </w:p>
        </w:tc>
        <w:tc>
          <w:tcPr>
            <w:tcW w:w="3037" w:type="pct"/>
            <w:vAlign w:val="center"/>
            <w:hideMark/>
          </w:tcPr>
          <w:p w14:paraId="6BC5A6A6" w14:textId="77777777" w:rsidR="004C5BC9" w:rsidRPr="004C5BC9" w:rsidRDefault="004C5BC9" w:rsidP="004C5BC9">
            <w:r w:rsidRPr="004C5BC9">
              <w:t>pytest fixture 사용 범위와 규칙 정의</w:t>
            </w:r>
          </w:p>
        </w:tc>
      </w:tr>
      <w:tr w:rsidR="004C5BC9" w:rsidRPr="004C5BC9" w14:paraId="14495374" w14:textId="77777777" w:rsidTr="004C5BC9">
        <w:trPr>
          <w:tblCellSpacing w:w="15" w:type="dxa"/>
        </w:trPr>
        <w:tc>
          <w:tcPr>
            <w:tcW w:w="1904" w:type="pct"/>
            <w:vAlign w:val="center"/>
            <w:hideMark/>
          </w:tcPr>
          <w:p w14:paraId="78845E21" w14:textId="77777777" w:rsidR="004C5BC9" w:rsidRPr="004C5BC9" w:rsidRDefault="004C5BC9" w:rsidP="004C5BC9">
            <w:r w:rsidRPr="004C5BC9">
              <w:t>naming_convention</w:t>
            </w:r>
          </w:p>
        </w:tc>
        <w:tc>
          <w:tcPr>
            <w:tcW w:w="3037" w:type="pct"/>
            <w:vAlign w:val="center"/>
            <w:hideMark/>
          </w:tcPr>
          <w:p w14:paraId="091C0DC7" w14:textId="77777777" w:rsidR="004C5BC9" w:rsidRPr="004C5BC9" w:rsidRDefault="004C5BC9" w:rsidP="004C5BC9">
            <w:r w:rsidRPr="004C5BC9">
              <w:t>테스트 함수명은 test_로 시작</w:t>
            </w:r>
          </w:p>
        </w:tc>
      </w:tr>
    </w:tbl>
    <w:p w14:paraId="3531DF22" w14:textId="77777777" w:rsidR="004C5BC9" w:rsidRPr="004C5BC9" w:rsidRDefault="004C5BC9" w:rsidP="004C5BC9"/>
    <w:p w14:paraId="104D761D" w14:textId="57F26A45" w:rsidR="004C5BC9" w:rsidRDefault="00F07F46">
      <w:pPr>
        <w:pStyle w:val="aff1"/>
        <w:numPr>
          <w:ilvl w:val="0"/>
          <w:numId w:val="47"/>
        </w:numPr>
      </w:pPr>
      <w:r w:rsidRPr="00F07F46">
        <w:t>forbidden</w:t>
      </w:r>
    </w:p>
    <w:p w14:paraId="02BC1B50" w14:textId="77777777" w:rsidR="004C5BC9" w:rsidRDefault="004C5BC9" w:rsidP="004C5BC9"/>
    <w:p w14:paraId="047B658D" w14:textId="77777777" w:rsidR="00F07F46" w:rsidRPr="00F07F46" w:rsidRDefault="00F07F46" w:rsidP="00F07F46">
      <w:r w:rsidRPr="00F07F46">
        <w:t>의미:</w:t>
      </w:r>
    </w:p>
    <w:p w14:paraId="0CF389E6" w14:textId="77777777" w:rsidR="00F07F46" w:rsidRPr="00F07F46" w:rsidRDefault="00F07F46" w:rsidP="00F07F46">
      <w:r w:rsidRPr="00F07F46">
        <w:t>금지할 코딩 패턴을 목록으로 작성하라는 뜻입니다.</w:t>
      </w:r>
    </w:p>
    <w:p w14:paraId="75FDEE74" w14:textId="77777777" w:rsidR="00F07F46" w:rsidRPr="00F07F46" w:rsidRDefault="00F07F46" w:rsidP="00F07F46">
      <w:r w:rsidRPr="00F07F46">
        <w:t>각 금지 항목은 다음 구조를 가져야 합니다.</w:t>
      </w:r>
    </w:p>
    <w:p w14:paraId="12B3D0B7" w14:textId="77777777" w:rsidR="00F07F46" w:rsidRPr="00F07F46" w:rsidRDefault="00F07F46" w:rsidP="00F07F46">
      <w:r w:rsidRPr="00F07F46">
        <w:t>반드시 포함해야 하는 금지 항목은 다음입니다.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7022"/>
      </w:tblGrid>
      <w:tr w:rsidR="00F07F46" w:rsidRPr="00F07F46" w14:paraId="2900E7E0" w14:textId="77777777" w:rsidTr="00F07F46">
        <w:trPr>
          <w:tblHeader/>
          <w:tblCellSpacing w:w="15" w:type="dxa"/>
        </w:trPr>
        <w:tc>
          <w:tcPr>
            <w:tcW w:w="1148" w:type="pct"/>
            <w:vAlign w:val="center"/>
            <w:hideMark/>
          </w:tcPr>
          <w:p w14:paraId="175AAA0A" w14:textId="77777777" w:rsidR="00F07F46" w:rsidRPr="00F07F46" w:rsidRDefault="00F07F46" w:rsidP="00F07F46">
            <w:pPr>
              <w:rPr>
                <w:b/>
                <w:bCs/>
              </w:rPr>
            </w:pPr>
            <w:r w:rsidRPr="00F07F46">
              <w:rPr>
                <w:b/>
                <w:bCs/>
              </w:rPr>
              <w:t>금지 항목</w:t>
            </w:r>
          </w:p>
        </w:tc>
        <w:tc>
          <w:tcPr>
            <w:tcW w:w="3788" w:type="pct"/>
            <w:vAlign w:val="center"/>
            <w:hideMark/>
          </w:tcPr>
          <w:p w14:paraId="0C3A05E5" w14:textId="77777777" w:rsidR="00F07F46" w:rsidRPr="00F07F46" w:rsidRDefault="00F07F46" w:rsidP="00F07F46">
            <w:pPr>
              <w:rPr>
                <w:b/>
                <w:bCs/>
              </w:rPr>
            </w:pPr>
            <w:r w:rsidRPr="00F07F46">
              <w:rPr>
                <w:b/>
                <w:bCs/>
              </w:rPr>
              <w:t>이유</w:t>
            </w:r>
          </w:p>
        </w:tc>
      </w:tr>
      <w:tr w:rsidR="00F07F46" w:rsidRPr="00F07F46" w14:paraId="0B802137" w14:textId="77777777" w:rsidTr="00F07F46">
        <w:trPr>
          <w:tblCellSpacing w:w="15" w:type="dxa"/>
        </w:trPr>
        <w:tc>
          <w:tcPr>
            <w:tcW w:w="1148" w:type="pct"/>
            <w:vAlign w:val="center"/>
            <w:hideMark/>
          </w:tcPr>
          <w:p w14:paraId="22CC535E" w14:textId="77777777" w:rsidR="00F07F46" w:rsidRPr="00F07F46" w:rsidRDefault="00F07F46" w:rsidP="00F07F46">
            <w:r w:rsidRPr="00F07F46">
              <w:t>print()</w:t>
            </w:r>
          </w:p>
        </w:tc>
        <w:tc>
          <w:tcPr>
            <w:tcW w:w="3788" w:type="pct"/>
            <w:vAlign w:val="center"/>
            <w:hideMark/>
          </w:tcPr>
          <w:p w14:paraId="13A71292" w14:textId="77777777" w:rsidR="00F07F46" w:rsidRPr="00F07F46" w:rsidRDefault="00F07F46" w:rsidP="00F07F46">
            <w:r w:rsidRPr="00F07F46">
              <w:t>임시 디버깅 코드가 남을 수 있음</w:t>
            </w:r>
          </w:p>
        </w:tc>
      </w:tr>
      <w:tr w:rsidR="00F07F46" w:rsidRPr="00F07F46" w14:paraId="750C3B7A" w14:textId="77777777" w:rsidTr="00F07F46">
        <w:trPr>
          <w:tblCellSpacing w:w="15" w:type="dxa"/>
        </w:trPr>
        <w:tc>
          <w:tcPr>
            <w:tcW w:w="1148" w:type="pct"/>
            <w:vAlign w:val="center"/>
            <w:hideMark/>
          </w:tcPr>
          <w:p w14:paraId="4D86FAF8" w14:textId="77777777" w:rsidR="00F07F46" w:rsidRPr="00F07F46" w:rsidRDefault="00F07F46" w:rsidP="00F07F46">
            <w:r w:rsidRPr="00F07F46">
              <w:t>하드코딩 상수</w:t>
            </w:r>
          </w:p>
        </w:tc>
        <w:tc>
          <w:tcPr>
            <w:tcW w:w="3788" w:type="pct"/>
            <w:vAlign w:val="center"/>
            <w:hideMark/>
          </w:tcPr>
          <w:p w14:paraId="4E56DA94" w14:textId="77777777" w:rsidR="00F07F46" w:rsidRPr="00F07F46" w:rsidRDefault="00F07F46" w:rsidP="00F07F46">
            <w:r w:rsidRPr="00F07F46">
              <w:t>의미 없는 숫자/문자열이 유지보수를 어렵게 함</w:t>
            </w:r>
          </w:p>
        </w:tc>
      </w:tr>
      <w:tr w:rsidR="00F07F46" w:rsidRPr="00F07F46" w14:paraId="3DA328A5" w14:textId="77777777" w:rsidTr="00F07F46">
        <w:trPr>
          <w:tblCellSpacing w:w="15" w:type="dxa"/>
        </w:trPr>
        <w:tc>
          <w:tcPr>
            <w:tcW w:w="1148" w:type="pct"/>
            <w:vAlign w:val="center"/>
            <w:hideMark/>
          </w:tcPr>
          <w:p w14:paraId="71529DBF" w14:textId="77777777" w:rsidR="00F07F46" w:rsidRPr="00F07F46" w:rsidRDefault="00F07F46" w:rsidP="00F07F46">
            <w:r w:rsidRPr="00F07F46">
              <w:t>bare except</w:t>
            </w:r>
          </w:p>
        </w:tc>
        <w:tc>
          <w:tcPr>
            <w:tcW w:w="3788" w:type="pct"/>
            <w:vAlign w:val="center"/>
            <w:hideMark/>
          </w:tcPr>
          <w:p w14:paraId="097A8DEB" w14:textId="77777777" w:rsidR="00F07F46" w:rsidRPr="00F07F46" w:rsidRDefault="00F07F46" w:rsidP="00F07F46">
            <w:r w:rsidRPr="00F07F46">
              <w:t>모든 예외를 삼켜서 버그를 숨김</w:t>
            </w:r>
          </w:p>
        </w:tc>
      </w:tr>
    </w:tbl>
    <w:p w14:paraId="473E69CA" w14:textId="77777777" w:rsidR="004C5BC9" w:rsidRPr="00F07F46" w:rsidRDefault="004C5BC9" w:rsidP="004C5BC9"/>
    <w:p w14:paraId="3D1ABAA2" w14:textId="0014B70F" w:rsidR="004C5BC9" w:rsidRDefault="00F07F46">
      <w:pPr>
        <w:pStyle w:val="aff1"/>
        <w:numPr>
          <w:ilvl w:val="0"/>
          <w:numId w:val="47"/>
        </w:numPr>
      </w:pPr>
      <w:r w:rsidRPr="00F07F46">
        <w:t>file_structure</w:t>
      </w:r>
    </w:p>
    <w:p w14:paraId="73257F54" w14:textId="77777777" w:rsidR="004C5BC9" w:rsidRDefault="004C5BC9" w:rsidP="004C5BC9"/>
    <w:p w14:paraId="6710FAC2" w14:textId="77777777" w:rsidR="00F07F46" w:rsidRPr="00F07F46" w:rsidRDefault="00F07F46" w:rsidP="00F07F46">
      <w:r w:rsidRPr="00F07F46">
        <w:t>의미:</w:t>
      </w:r>
    </w:p>
    <w:p w14:paraId="1170DEC3" w14:textId="77777777" w:rsidR="00F07F46" w:rsidRPr="00F07F46" w:rsidRDefault="00F07F46" w:rsidP="00F07F46">
      <w:r w:rsidRPr="00F07F46">
        <w:t>MagicSquare 프로젝트의 폴더 구조를 트리 형태로 작성하라는 뜻입니다.</w:t>
      </w:r>
    </w:p>
    <w:p w14:paraId="1450E32F" w14:textId="77777777" w:rsidR="004C5BC9" w:rsidRPr="00F07F46" w:rsidRDefault="004C5BC9" w:rsidP="004C5BC9"/>
    <w:p w14:paraId="66A6EA63" w14:textId="77777777" w:rsidR="004C5BC9" w:rsidRDefault="004C5BC9" w:rsidP="004C5BC9"/>
    <w:p w14:paraId="6B901C3B" w14:textId="4D92CE1E" w:rsidR="00F07F46" w:rsidRDefault="00F07F46">
      <w:pPr>
        <w:pStyle w:val="aff1"/>
        <w:numPr>
          <w:ilvl w:val="0"/>
          <w:numId w:val="47"/>
        </w:numPr>
      </w:pPr>
      <w:r w:rsidRPr="00F07F46">
        <w:t>ai_behavior</w:t>
      </w:r>
    </w:p>
    <w:p w14:paraId="6A83108C" w14:textId="77777777" w:rsidR="00F07F46" w:rsidRDefault="00F07F46" w:rsidP="004C5BC9"/>
    <w:p w14:paraId="6F1493DE" w14:textId="77777777" w:rsidR="00F07F46" w:rsidRPr="00F07F46" w:rsidRDefault="00F07F46" w:rsidP="00F07F46">
      <w:r w:rsidRPr="00F07F46">
        <w:t>의미:</w:t>
      </w:r>
    </w:p>
    <w:p w14:paraId="03799DB1" w14:textId="77777777" w:rsidR="00F07F46" w:rsidRPr="00F07F46" w:rsidRDefault="00F07F46" w:rsidP="00F07F46">
      <w:r w:rsidRPr="00F07F46">
        <w:t>Cursor AI가 코드 생성 전, 생성 중, 생성 후에 지켜야 할 행동 규칙을 정의하라는 뜻입니다.</w:t>
      </w:r>
    </w:p>
    <w:p w14:paraId="6BA35475" w14:textId="77777777" w:rsidR="00F07F46" w:rsidRPr="00F07F46" w:rsidRDefault="00F07F46" w:rsidP="00F07F46">
      <w:r w:rsidRPr="00F07F46">
        <w:t>예를 들어 Cursor에게 이런 행동을 요구합니다.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453"/>
      </w:tblGrid>
      <w:tr w:rsidR="00F07F46" w:rsidRPr="00F07F46" w14:paraId="64EDB127" w14:textId="77777777" w:rsidTr="00F07F46">
        <w:trPr>
          <w:tblHeader/>
          <w:tblCellSpacing w:w="15" w:type="dxa"/>
        </w:trPr>
        <w:tc>
          <w:tcPr>
            <w:tcW w:w="1450" w:type="pct"/>
            <w:vAlign w:val="center"/>
            <w:hideMark/>
          </w:tcPr>
          <w:p w14:paraId="73EBFF71" w14:textId="77777777" w:rsidR="00F07F46" w:rsidRPr="00F07F46" w:rsidRDefault="00F07F46" w:rsidP="00F07F46">
            <w:pPr>
              <w:rPr>
                <w:b/>
                <w:bCs/>
              </w:rPr>
            </w:pPr>
            <w:r w:rsidRPr="00F07F46">
              <w:rPr>
                <w:b/>
                <w:bCs/>
              </w:rPr>
              <w:t>시점</w:t>
            </w:r>
          </w:p>
        </w:tc>
        <w:tc>
          <w:tcPr>
            <w:tcW w:w="3462" w:type="pct"/>
            <w:vAlign w:val="center"/>
            <w:hideMark/>
          </w:tcPr>
          <w:p w14:paraId="3FB38477" w14:textId="77777777" w:rsidR="00F07F46" w:rsidRPr="00F07F46" w:rsidRDefault="00F07F46" w:rsidP="00F07F46">
            <w:pPr>
              <w:rPr>
                <w:b/>
                <w:bCs/>
              </w:rPr>
            </w:pPr>
            <w:r w:rsidRPr="00F07F46">
              <w:rPr>
                <w:b/>
                <w:bCs/>
              </w:rPr>
              <w:t>규칙</w:t>
            </w:r>
          </w:p>
        </w:tc>
      </w:tr>
      <w:tr w:rsidR="00F07F46" w:rsidRPr="00F07F46" w14:paraId="22186113" w14:textId="77777777" w:rsidTr="00F07F46">
        <w:trPr>
          <w:tblCellSpacing w:w="15" w:type="dxa"/>
        </w:trPr>
        <w:tc>
          <w:tcPr>
            <w:tcW w:w="1450" w:type="pct"/>
            <w:vAlign w:val="center"/>
            <w:hideMark/>
          </w:tcPr>
          <w:p w14:paraId="0DB222E7" w14:textId="77777777" w:rsidR="00F07F46" w:rsidRPr="00F07F46" w:rsidRDefault="00F07F46" w:rsidP="00F07F46">
            <w:r w:rsidRPr="00F07F46">
              <w:t>코드 작성 전</w:t>
            </w:r>
          </w:p>
        </w:tc>
        <w:tc>
          <w:tcPr>
            <w:tcW w:w="3462" w:type="pct"/>
            <w:vAlign w:val="center"/>
            <w:hideMark/>
          </w:tcPr>
          <w:p w14:paraId="05F1A375" w14:textId="77777777" w:rsidR="00F07F46" w:rsidRPr="00F07F46" w:rsidRDefault="00F07F46" w:rsidP="00F07F46">
            <w:r w:rsidRPr="00F07F46">
              <w:t>관련 테스트 파일을 먼저 확인</w:t>
            </w:r>
          </w:p>
        </w:tc>
      </w:tr>
      <w:tr w:rsidR="00F07F46" w:rsidRPr="00F07F46" w14:paraId="0F1DB20B" w14:textId="77777777" w:rsidTr="00F07F46">
        <w:trPr>
          <w:tblCellSpacing w:w="15" w:type="dxa"/>
        </w:trPr>
        <w:tc>
          <w:tcPr>
            <w:tcW w:w="1450" w:type="pct"/>
            <w:vAlign w:val="center"/>
            <w:hideMark/>
          </w:tcPr>
          <w:p w14:paraId="1C50D7C4" w14:textId="77777777" w:rsidR="00F07F46" w:rsidRPr="00F07F46" w:rsidRDefault="00F07F46" w:rsidP="00F07F46">
            <w:r w:rsidRPr="00F07F46">
              <w:t>코드 작성 중</w:t>
            </w:r>
          </w:p>
        </w:tc>
        <w:tc>
          <w:tcPr>
            <w:tcW w:w="3462" w:type="pct"/>
            <w:vAlign w:val="center"/>
            <w:hideMark/>
          </w:tcPr>
          <w:p w14:paraId="64724714" w14:textId="77777777" w:rsidR="00F07F46" w:rsidRPr="00F07F46" w:rsidRDefault="00F07F46" w:rsidP="00F07F46">
            <w:r w:rsidRPr="00F07F46">
              <w:t>ECB 계층 경계를 어기지 않음</w:t>
            </w:r>
          </w:p>
        </w:tc>
      </w:tr>
      <w:tr w:rsidR="00F07F46" w:rsidRPr="00F07F46" w14:paraId="35A9CDD8" w14:textId="77777777" w:rsidTr="00F07F46">
        <w:trPr>
          <w:tblCellSpacing w:w="15" w:type="dxa"/>
        </w:trPr>
        <w:tc>
          <w:tcPr>
            <w:tcW w:w="1450" w:type="pct"/>
            <w:vAlign w:val="center"/>
            <w:hideMark/>
          </w:tcPr>
          <w:p w14:paraId="0144196E" w14:textId="77777777" w:rsidR="00F07F46" w:rsidRPr="00F07F46" w:rsidRDefault="00F07F46" w:rsidP="00F07F46">
            <w:r w:rsidRPr="00F07F46">
              <w:t>코드 작성 중</w:t>
            </w:r>
          </w:p>
        </w:tc>
        <w:tc>
          <w:tcPr>
            <w:tcW w:w="3462" w:type="pct"/>
            <w:vAlign w:val="center"/>
            <w:hideMark/>
          </w:tcPr>
          <w:p w14:paraId="2C9044BD" w14:textId="77777777" w:rsidR="00F07F46" w:rsidRPr="00F07F46" w:rsidRDefault="00F07F46" w:rsidP="00F07F46">
            <w:r w:rsidRPr="00F07F46">
              <w:t>타입 힌트 없는 함수 생성 금지</w:t>
            </w:r>
          </w:p>
        </w:tc>
      </w:tr>
      <w:tr w:rsidR="00F07F46" w:rsidRPr="00F07F46" w14:paraId="0D6289C4" w14:textId="77777777" w:rsidTr="00F07F46">
        <w:trPr>
          <w:tblCellSpacing w:w="15" w:type="dxa"/>
        </w:trPr>
        <w:tc>
          <w:tcPr>
            <w:tcW w:w="1450" w:type="pct"/>
            <w:vAlign w:val="center"/>
            <w:hideMark/>
          </w:tcPr>
          <w:p w14:paraId="4E4AABE0" w14:textId="77777777" w:rsidR="00F07F46" w:rsidRPr="00F07F46" w:rsidRDefault="00F07F46" w:rsidP="00F07F46">
            <w:r w:rsidRPr="00F07F46">
              <w:t>규칙 위반 시</w:t>
            </w:r>
          </w:p>
        </w:tc>
        <w:tc>
          <w:tcPr>
            <w:tcW w:w="3462" w:type="pct"/>
            <w:vAlign w:val="center"/>
            <w:hideMark/>
          </w:tcPr>
          <w:p w14:paraId="21B08EC9" w14:textId="77777777" w:rsidR="00F07F46" w:rsidRPr="00F07F46" w:rsidRDefault="00F07F46" w:rsidP="00F07F46">
            <w:r w:rsidRPr="00F07F46">
              <w:t>경고 메시지를 출력</w:t>
            </w:r>
          </w:p>
        </w:tc>
      </w:tr>
    </w:tbl>
    <w:p w14:paraId="51C63FFF" w14:textId="77777777" w:rsidR="00F07F46" w:rsidRDefault="00F07F46" w:rsidP="004C5BC9"/>
    <w:p w14:paraId="25EB21D4" w14:textId="77777777" w:rsidR="00F07F46" w:rsidRDefault="00F07F46" w:rsidP="004C5BC9"/>
    <w:p w14:paraId="7CE99C23" w14:textId="77777777" w:rsidR="004C5BC9" w:rsidRDefault="004C5BC9" w:rsidP="004C5BC9"/>
    <w:p w14:paraId="172E7904" w14:textId="77777777" w:rsidR="004C5BC9" w:rsidRDefault="004C5BC9" w:rsidP="004C5BC9"/>
    <w:p w14:paraId="5A8C9C96" w14:textId="77777777" w:rsidR="00D65F55" w:rsidRDefault="00D65F55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23BFCCB3" w14:textId="06B7F708" w:rsidR="00D57543" w:rsidRPr="00D65F55" w:rsidRDefault="00D57543" w:rsidP="005B5918">
      <w:pPr>
        <w:rPr>
          <w:sz w:val="28"/>
          <w:szCs w:val="28"/>
          <w:u w:val="single"/>
        </w:rPr>
      </w:pPr>
      <w:r w:rsidRPr="00D65F55">
        <w:rPr>
          <w:b/>
          <w:bCs/>
          <w:sz w:val="28"/>
          <w:szCs w:val="28"/>
          <w:u w:val="single"/>
        </w:rPr>
        <w:lastRenderedPageBreak/>
        <w:t>완성 후 동작 확인하는 방법</w:t>
      </w:r>
    </w:p>
    <w:p w14:paraId="101CC3D9" w14:textId="77777777" w:rsidR="00D57543" w:rsidRDefault="00D57543" w:rsidP="005B5918">
      <w:pPr>
        <w:rPr>
          <w:b/>
          <w:bCs/>
        </w:rPr>
      </w:pPr>
      <w:r w:rsidRPr="00D03F74">
        <w:rPr>
          <w:b/>
          <w:bCs/>
        </w:rPr>
        <w:t>파일이 채워지면 바로 아래 프롬프트로 테스트하세요.</w:t>
      </w:r>
    </w:p>
    <w:p w14:paraId="3A9226FC" w14:textId="77777777" w:rsidR="00D57543" w:rsidRPr="00C8565F" w:rsidRDefault="00D57543" w:rsidP="005B5918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3EE7282" w14:textId="77777777" w:rsidR="00D57543" w:rsidRPr="00D03F74" w:rsidRDefault="00D57543" w:rsidP="005B5918"/>
    <w:p w14:paraId="3DAB9A5A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```</w:t>
      </w:r>
    </w:p>
    <w:p w14:paraId="7B4D4037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.cursorrules를 읽고</w:t>
      </w:r>
    </w:p>
    <w:p w14:paraId="5DA56FCC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MagicSquare의 User 엔티티 클래스를 ECB 패턴으로 작성해줘.</w:t>
      </w:r>
    </w:p>
    <w:p w14:paraId="2EBEBBA7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타입힌트, Google docstring, pytest 테스트 파일도 함께 만들어줘.</w:t>
      </w:r>
    </w:p>
    <w:p w14:paraId="6631C7A3" w14:textId="77777777" w:rsidR="00D57543" w:rsidRPr="00C8565F" w:rsidRDefault="00D57543" w:rsidP="005B5918">
      <w:pPr>
        <w:rPr>
          <w:sz w:val="20"/>
          <w:szCs w:val="20"/>
        </w:rPr>
      </w:pPr>
      <w:r w:rsidRPr="00C8565F">
        <w:rPr>
          <w:sz w:val="20"/>
          <w:szCs w:val="20"/>
        </w:rPr>
        <w:t>```</w:t>
      </w:r>
    </w:p>
    <w:p w14:paraId="1EC4AD7B" w14:textId="77777777" w:rsidR="00D57543" w:rsidRDefault="00D57543" w:rsidP="005B5918">
      <w:pPr>
        <w:rPr>
          <w:b/>
          <w:bCs/>
        </w:rPr>
      </w:pPr>
    </w:p>
    <w:p w14:paraId="7A40056C" w14:textId="77777777" w:rsidR="00D57543" w:rsidRDefault="00D57543" w:rsidP="005B5918">
      <w:r w:rsidRPr="00D03F74">
        <w:rPr>
          <w:noProof/>
        </w:rPr>
        <w:drawing>
          <wp:inline distT="0" distB="0" distL="0" distR="0" wp14:anchorId="054AAA33" wp14:editId="1C702458">
            <wp:extent cx="5760720" cy="1892300"/>
            <wp:effectExtent l="0" t="0" r="0" b="0"/>
            <wp:docPr id="1297650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503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F3DA" w14:textId="77777777" w:rsidR="00D57543" w:rsidRDefault="00D57543" w:rsidP="005B5918"/>
    <w:p w14:paraId="42C3B029" w14:textId="77777777" w:rsidR="00D57543" w:rsidRPr="00D03F74" w:rsidRDefault="00D57543" w:rsidP="005B5918"/>
    <w:p w14:paraId="6849F70C" w14:textId="77777777" w:rsidR="00D57543" w:rsidRPr="00D03F74" w:rsidRDefault="00D57543" w:rsidP="005B5918">
      <w:r w:rsidRPr="00D03F74">
        <w:rPr>
          <w:b/>
          <w:bCs/>
        </w:rPr>
        <w:t>생성된 코드에 타입힌트가 있고, 파일이 entity/ 폴더에 위치하며, 테스트 파일이 AAA 패턴으로 작성되면 .cursorrules가 정상 동작하는 것입니다.</w:t>
      </w:r>
    </w:p>
    <w:p w14:paraId="7897859C" w14:textId="77777777" w:rsidR="00D57543" w:rsidRPr="00D03F74" w:rsidRDefault="00D57543" w:rsidP="005B5918"/>
    <w:p w14:paraId="67EDB458" w14:textId="77777777" w:rsidR="00D57543" w:rsidRDefault="00D57543" w:rsidP="005B5918">
      <w:r w:rsidRPr="00432A6E">
        <w:rPr>
          <w:noProof/>
        </w:rPr>
        <w:drawing>
          <wp:inline distT="0" distB="0" distL="0" distR="0" wp14:anchorId="152F1831" wp14:editId="4ABFC992">
            <wp:extent cx="5760720" cy="2536825"/>
            <wp:effectExtent l="0" t="0" r="0" b="0"/>
            <wp:docPr id="324798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98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8BC8" w14:textId="77777777" w:rsidR="00D57543" w:rsidRDefault="00D57543" w:rsidP="005B5918"/>
    <w:p w14:paraId="38FB3C24" w14:textId="77777777" w:rsidR="00D57543" w:rsidRDefault="00D57543" w:rsidP="005B5918">
      <w:r w:rsidRPr="00C37B66">
        <w:rPr>
          <w:noProof/>
        </w:rPr>
        <w:lastRenderedPageBreak/>
        <w:drawing>
          <wp:inline distT="0" distB="0" distL="0" distR="0" wp14:anchorId="3AA4C19A" wp14:editId="5DA4096F">
            <wp:extent cx="5760720" cy="3264535"/>
            <wp:effectExtent l="0" t="0" r="0" b="0"/>
            <wp:docPr id="12839884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884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1791" w14:textId="77777777" w:rsidR="00B34F39" w:rsidRDefault="00B34F39" w:rsidP="00B34F39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</w:p>
    <w:p w14:paraId="54B7D425" w14:textId="77777777" w:rsidR="00B34F39" w:rsidRDefault="00B34F39" w:rsidP="00B34F39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</w:p>
    <w:p w14:paraId="5301A939" w14:textId="542CC614" w:rsidR="00B34F39" w:rsidRPr="00537C4A" w:rsidRDefault="00B34F39" w:rsidP="00B34F39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 w:hint="eastAsia"/>
          <w:b/>
          <w:bCs/>
          <w:sz w:val="28"/>
          <w:szCs w:val="28"/>
          <w:u w:val="single"/>
        </w:rPr>
        <w:t>다음의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 xml:space="preserve"> 순서로 실행해줘</w:t>
      </w:r>
    </w:p>
    <w:p w14:paraId="01C5D9BC" w14:textId="77777777" w:rsidR="00B34F39" w:rsidRPr="00537C4A" w:rsidRDefault="00B34F39" w:rsidP="00B34F39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1.</w:t>
      </w:r>
      <w:r>
        <w:rPr>
          <w:rFonts w:ascii="돋움" w:eastAsia="돋움" w:hAnsi="돋움" w:hint="eastAsia"/>
          <w:b/>
          <w:bCs/>
          <w:sz w:val="28"/>
          <w:szCs w:val="28"/>
          <w:u w:val="single"/>
        </w:rPr>
        <w:t xml:space="preserve"> 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Report 폴더에 보고서 생성해줘</w:t>
      </w:r>
    </w:p>
    <w:p w14:paraId="1E3EB599" w14:textId="77777777" w:rsidR="00B34F39" w:rsidRPr="00537C4A" w:rsidRDefault="00B34F39" w:rsidP="00B34F39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2.</w:t>
      </w:r>
      <w:r>
        <w:rPr>
          <w:rFonts w:ascii="돋움" w:eastAsia="돋움" w:hAnsi="돋움" w:hint="eastAsia"/>
          <w:b/>
          <w:bCs/>
          <w:sz w:val="28"/>
          <w:szCs w:val="28"/>
          <w:u w:val="single"/>
        </w:rPr>
        <w:t xml:space="preserve"> 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현재까지의 프롬프트 전체를 대화형 프롬프트로 Prompt 폴더에 Export transcript 해줘</w:t>
      </w:r>
    </w:p>
    <w:p w14:paraId="193F0BAB" w14:textId="598D5DFE" w:rsidR="00B34F39" w:rsidRDefault="00B34F39">
      <w:pPr>
        <w:spacing w:after="160"/>
      </w:pPr>
      <w:r>
        <w:br w:type="page"/>
      </w:r>
    </w:p>
    <w:p w14:paraId="1F5BCBD7" w14:textId="77777777" w:rsidR="00D57543" w:rsidRPr="00B34F39" w:rsidRDefault="00D57543" w:rsidP="00D57543">
      <w:pPr>
        <w:spacing w:after="160"/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091649" w14:paraId="47360327" w14:textId="77777777" w:rsidTr="003F256D">
        <w:tc>
          <w:tcPr>
            <w:tcW w:w="454" w:type="pct"/>
          </w:tcPr>
          <w:p w14:paraId="18C59663" w14:textId="77777777" w:rsidR="00091649" w:rsidRPr="00FC5B24" w:rsidRDefault="00091649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F270F75" w14:textId="77777777" w:rsidR="00091649" w:rsidRPr="008F2625" w:rsidRDefault="00091649" w:rsidP="003F256D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2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8F2625">
              <w:rPr>
                <w:rFonts w:ascii="돋움" w:eastAsia="돋움"/>
                <w:b/>
                <w:sz w:val="36"/>
                <w:szCs w:val="36"/>
                <w:u w:val="single"/>
              </w:rPr>
              <w:t>. .cursorrules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확장</w:t>
            </w:r>
          </w:p>
          <w:p w14:paraId="4888DDE2" w14:textId="77777777" w:rsidR="00091649" w:rsidRDefault="00091649" w:rsidP="003F256D">
            <w:r w:rsidRPr="0071461F">
              <w:rPr>
                <w:b/>
                <w:bCs/>
              </w:rPr>
              <w:t>완성 후 다음처럼 확장해 보세요.</w:t>
            </w:r>
          </w:p>
          <w:p w14:paraId="45B513F9" w14:textId="77777777" w:rsidR="00091649" w:rsidRPr="0071461F" w:rsidRDefault="00091649" w:rsidP="003F256D">
            <w:r w:rsidRPr="0071461F">
              <w:rPr>
                <w:b/>
                <w:bCs/>
              </w:rPr>
              <w:t>. D:. 1-3-2..MagicSquare_개선</w:t>
            </w:r>
          </w:p>
          <w:p w14:paraId="4ECC0E60" w14:textId="77777777" w:rsidR="00091649" w:rsidRPr="0071461F" w:rsidRDefault="00091649" w:rsidP="003F256D">
            <w:r w:rsidRPr="0071461F">
              <w:rPr>
                <w:b/>
                <w:bCs/>
              </w:rPr>
              <w:t>│  .cursorrules</w:t>
            </w:r>
          </w:p>
          <w:p w14:paraId="05504754" w14:textId="77777777" w:rsidR="00091649" w:rsidRPr="0071461F" w:rsidRDefault="00091649" w:rsidP="003F256D">
            <w:r w:rsidRPr="0071461F">
              <w:rPr>
                <w:b/>
                <w:bCs/>
              </w:rPr>
              <w:t>│</w:t>
            </w:r>
          </w:p>
          <w:p w14:paraId="73CD1BCF" w14:textId="77777777" w:rsidR="00091649" w:rsidRPr="0071461F" w:rsidRDefault="00091649" w:rsidP="003F256D">
            <w:r w:rsidRPr="0071461F">
              <w:rPr>
                <w:b/>
                <w:bCs/>
              </w:rPr>
              <w:t>└─.cursor</w:t>
            </w:r>
          </w:p>
          <w:p w14:paraId="1EB0BA2E" w14:textId="77777777" w:rsidR="00091649" w:rsidRPr="0071461F" w:rsidRDefault="00091649" w:rsidP="003F256D">
            <w:r w:rsidRPr="0071461F">
              <w:rPr>
                <w:b/>
                <w:bCs/>
              </w:rPr>
              <w:t xml:space="preserve">    └─rules</w:t>
            </w:r>
          </w:p>
          <w:p w14:paraId="7CE3326D" w14:textId="77777777" w:rsidR="00091649" w:rsidRPr="00756E13" w:rsidRDefault="00091649" w:rsidP="003F256D">
            <w:pPr>
              <w:rPr>
                <w:b/>
                <w:bCs/>
              </w:rPr>
            </w:pPr>
            <w:r w:rsidRPr="0071461F">
              <w:rPr>
                <w:b/>
                <w:bCs/>
              </w:rPr>
              <w:t xml:space="preserve">            magicsquare-ecb-architecture.mdc</w:t>
            </w:r>
          </w:p>
          <w:p w14:paraId="331276E2" w14:textId="77777777" w:rsidR="00091649" w:rsidRPr="00756E13" w:rsidRDefault="00091649" w:rsidP="003F256D">
            <w:pPr>
              <w:rPr>
                <w:b/>
                <w:bCs/>
              </w:rPr>
            </w:pPr>
            <w:r w:rsidRPr="0071461F">
              <w:rPr>
                <w:b/>
                <w:bCs/>
              </w:rPr>
              <w:t xml:space="preserve">            magicsquare-forbidden.mdc</w:t>
            </w:r>
          </w:p>
          <w:p w14:paraId="66679C88" w14:textId="77777777" w:rsidR="00091649" w:rsidRPr="00756E13" w:rsidRDefault="00091649" w:rsidP="003F256D">
            <w:pPr>
              <w:rPr>
                <w:b/>
                <w:bCs/>
              </w:rPr>
            </w:pPr>
            <w:r w:rsidRPr="0071461F">
              <w:rPr>
                <w:b/>
                <w:bCs/>
              </w:rPr>
              <w:t xml:space="preserve">            magicsquare-project.mdc</w:t>
            </w:r>
          </w:p>
          <w:p w14:paraId="2FED04D8" w14:textId="77777777" w:rsidR="00091649" w:rsidRPr="00756E13" w:rsidRDefault="00091649" w:rsidP="003F256D">
            <w:pPr>
              <w:rPr>
                <w:b/>
                <w:bCs/>
              </w:rPr>
            </w:pPr>
            <w:r w:rsidRPr="0071461F">
              <w:rPr>
                <w:b/>
                <w:bCs/>
              </w:rPr>
              <w:t xml:space="preserve">            magicsquare-python-code-style.mdc</w:t>
            </w:r>
          </w:p>
          <w:p w14:paraId="32DF9A7A" w14:textId="77777777" w:rsidR="00091649" w:rsidRPr="003F34CA" w:rsidRDefault="00091649" w:rsidP="00756E1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돋움" w:eastAsia="돋움"/>
                <w:b/>
                <w:bCs/>
                <w:szCs w:val="18"/>
              </w:rPr>
            </w:pPr>
            <w:r w:rsidRPr="0071461F">
              <w:rPr>
                <w:b/>
                <w:bCs/>
              </w:rPr>
              <w:t xml:space="preserve">            magicsquare-tdd-testing.mdc</w:t>
            </w:r>
          </w:p>
        </w:tc>
      </w:tr>
    </w:tbl>
    <w:p w14:paraId="7E23B7EB" w14:textId="59FE80F1" w:rsidR="00091649" w:rsidRDefault="00091649" w:rsidP="00091649"/>
    <w:p w14:paraId="3B53C0E3" w14:textId="406D8D48" w:rsidR="00091649" w:rsidRDefault="00700234" w:rsidP="00091649">
      <w:r>
        <w:rPr>
          <w:rFonts w:hint="eastAsia"/>
        </w:rPr>
        <w:t>개별 실습입니다.</w:t>
      </w:r>
    </w:p>
    <w:p w14:paraId="1F4C28DB" w14:textId="77777777" w:rsidR="00091649" w:rsidRDefault="00091649" w:rsidP="00091649"/>
    <w:p w14:paraId="47C81341" w14:textId="13A570B9" w:rsidR="00091649" w:rsidRDefault="00091649" w:rsidP="00091649"/>
    <w:p w14:paraId="61979035" w14:textId="77777777" w:rsidR="00091649" w:rsidRDefault="00091649" w:rsidP="00091649"/>
    <w:p w14:paraId="0E843B2A" w14:textId="77777777" w:rsidR="00091649" w:rsidRDefault="00091649" w:rsidP="00091649"/>
    <w:p w14:paraId="01DE820B" w14:textId="77777777" w:rsidR="00091649" w:rsidRDefault="00091649" w:rsidP="00091649">
      <w:pPr>
        <w:spacing w:after="160"/>
      </w:pPr>
      <w:r>
        <w:br w:type="page"/>
      </w:r>
    </w:p>
    <w:p w14:paraId="502F93EC" w14:textId="77777777" w:rsidR="00091649" w:rsidRPr="00FC5B24" w:rsidRDefault="00091649" w:rsidP="00091649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>- API 활용 &amp; AI Agent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723"/>
        <w:gridCol w:w="8565"/>
      </w:tblGrid>
      <w:tr w:rsidR="00091649" w14:paraId="25576C22" w14:textId="77777777" w:rsidTr="003F256D">
        <w:trPr>
          <w:trHeight w:val="4437"/>
        </w:trPr>
        <w:tc>
          <w:tcPr>
            <w:tcW w:w="454" w:type="pct"/>
          </w:tcPr>
          <w:p w14:paraId="4C4A99DB" w14:textId="77777777" w:rsidR="00091649" w:rsidRPr="00FC5B24" w:rsidRDefault="00091649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4FD3E39" w14:textId="77777777" w:rsidR="00091649" w:rsidRPr="008F2625" w:rsidRDefault="00091649" w:rsidP="003F256D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D55E00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API 활용 </w:t>
            </w:r>
          </w:p>
          <w:p w14:paraId="6248FE7A" w14:textId="77777777" w:rsidR="00091649" w:rsidRPr="002D560B" w:rsidRDefault="00091649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  <w:r w:rsidRPr="00D55E00">
              <w:rPr>
                <w:noProof/>
              </w:rPr>
              <w:drawing>
                <wp:inline distT="0" distB="0" distL="0" distR="0" wp14:anchorId="2192E9D6" wp14:editId="1C216CB1">
                  <wp:extent cx="5302078" cy="2274073"/>
                  <wp:effectExtent l="0" t="0" r="0" b="0"/>
                  <wp:docPr id="17132618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6187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636" cy="228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C17B7" w14:textId="77777777" w:rsidR="00091649" w:rsidRDefault="00091649" w:rsidP="00091649"/>
    <w:p w14:paraId="07868646" w14:textId="77777777" w:rsidR="00091649" w:rsidRDefault="00091649" w:rsidP="00091649">
      <w:r>
        <w:rPr>
          <w:rFonts w:hint="eastAsia"/>
        </w:rPr>
        <w:t>1. 계정 생성</w:t>
      </w:r>
    </w:p>
    <w:p w14:paraId="4ED9E726" w14:textId="77777777" w:rsidR="00091649" w:rsidRDefault="00091649" w:rsidP="00091649">
      <w:r w:rsidRPr="00AE4482">
        <w:t>OpenRouter</w:t>
      </w:r>
    </w:p>
    <w:p w14:paraId="18856DBB" w14:textId="77777777" w:rsidR="00091649" w:rsidRDefault="00091649" w:rsidP="00091649">
      <w:r w:rsidRPr="00AE4482">
        <w:t>https://openrouter.ai/</w:t>
      </w:r>
    </w:p>
    <w:p w14:paraId="51CF5901" w14:textId="77777777" w:rsidR="00091649" w:rsidRDefault="00091649" w:rsidP="00091649">
      <w:r w:rsidRPr="00AE4482">
        <w:rPr>
          <w:noProof/>
        </w:rPr>
        <w:drawing>
          <wp:inline distT="0" distB="0" distL="0" distR="0" wp14:anchorId="495393BF" wp14:editId="2657F13D">
            <wp:extent cx="5760720" cy="2124075"/>
            <wp:effectExtent l="0" t="0" r="0" b="0"/>
            <wp:docPr id="2056464472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7A68A5ED-2935-21B1-43F3-1B3B091C61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7A68A5ED-2935-21B1-43F3-1B3B091C61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4C70" w14:textId="77777777" w:rsidR="00091649" w:rsidRDefault="00091649" w:rsidP="00091649"/>
    <w:p w14:paraId="12FF2CB2" w14:textId="77777777" w:rsidR="00091649" w:rsidRDefault="00091649" w:rsidP="00091649">
      <w:r w:rsidRPr="00AE4482">
        <w:rPr>
          <w:noProof/>
        </w:rPr>
        <w:lastRenderedPageBreak/>
        <w:drawing>
          <wp:inline distT="0" distB="0" distL="0" distR="0" wp14:anchorId="16CE6563" wp14:editId="07145199">
            <wp:extent cx="1455089" cy="1948164"/>
            <wp:effectExtent l="0" t="0" r="0" b="0"/>
            <wp:docPr id="102918124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1D2861F8-03E9-E227-E4A4-B2086C2C05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1D2861F8-03E9-E227-E4A4-B2086C2C05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61168" cy="195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AE4482">
        <w:rPr>
          <w:noProof/>
        </w:rPr>
        <w:drawing>
          <wp:inline distT="0" distB="0" distL="0" distR="0" wp14:anchorId="318B0AC3" wp14:editId="3E28ACD0">
            <wp:extent cx="4089889" cy="1852653"/>
            <wp:effectExtent l="0" t="0" r="0" b="0"/>
            <wp:docPr id="1459180700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01DA72CE-AB72-8BDD-FBC8-9999899125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01DA72CE-AB72-8BDD-FBC8-9999899125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08549" cy="186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717E" w14:textId="77777777" w:rsidR="00091649" w:rsidRDefault="00091649" w:rsidP="00091649"/>
    <w:p w14:paraId="75A8DDE4" w14:textId="77777777" w:rsidR="00091649" w:rsidRDefault="00091649" w:rsidP="00091649">
      <w:r w:rsidRPr="00AE4482">
        <w:rPr>
          <w:noProof/>
        </w:rPr>
        <w:drawing>
          <wp:inline distT="0" distB="0" distL="0" distR="0" wp14:anchorId="397A7676" wp14:editId="2A1F70F9">
            <wp:extent cx="5760720" cy="3146425"/>
            <wp:effectExtent l="0" t="0" r="0" b="0"/>
            <wp:docPr id="99446181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D982E8AF-8772-63C2-ACEE-F9377088FE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D982E8AF-8772-63C2-ACEE-F9377088FE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5BFA" w14:textId="77777777" w:rsidR="00091649" w:rsidRDefault="00091649" w:rsidP="00091649">
      <w:r w:rsidRPr="00AE4482">
        <w:rPr>
          <w:noProof/>
        </w:rPr>
        <w:drawing>
          <wp:inline distT="0" distB="0" distL="0" distR="0" wp14:anchorId="133DCDB6" wp14:editId="45097D02">
            <wp:extent cx="5760720" cy="2740025"/>
            <wp:effectExtent l="0" t="0" r="0" b="0"/>
            <wp:docPr id="888678647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97B721F1-4DF4-3BE0-51EF-699269AFA0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97B721F1-4DF4-3BE0-51EF-699269AFA0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723D" w14:textId="77777777" w:rsidR="00091649" w:rsidRDefault="00091649" w:rsidP="00091649">
      <w:r w:rsidRPr="00AE4482">
        <w:t>API Key</w:t>
      </w:r>
    </w:p>
    <w:p w14:paraId="5D4987FE" w14:textId="77777777" w:rsidR="00091649" w:rsidRDefault="00000000" w:rsidP="00091649">
      <w:r>
        <w:rPr>
          <w:noProof/>
        </w:rPr>
        <w:lastRenderedPageBreak/>
        <w:pict w14:anchorId="27D20E31">
          <v:shape id="_x0000_s2052" style="position:absolute;margin-left:182.7pt;margin-top:49.35pt;width:46.95pt;height:35.8pt;z-index:251660288" coordsize="939,716" path="m,hdc92,234,170,474,276,702v6,14,26,-14,37,-25c369,621,407,542,451,476,522,370,644,318,739,238v34,-29,48,-26,88,-50c853,173,902,138,902,138v8,-12,18,-24,25,-37c933,89,939,63,939,63e" filled="f">
            <v:path arrowok="t"/>
          </v:shape>
        </w:pict>
      </w:r>
      <w:r w:rsidR="00091649" w:rsidRPr="00AE4482">
        <w:rPr>
          <w:noProof/>
        </w:rPr>
        <w:drawing>
          <wp:inline distT="0" distB="0" distL="0" distR="0" wp14:anchorId="180D90EB" wp14:editId="5B7D3D05">
            <wp:extent cx="5760720" cy="2063750"/>
            <wp:effectExtent l="0" t="0" r="0" b="0"/>
            <wp:docPr id="1318685879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94CE932B-622A-FF09-4335-4BC86EB541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94CE932B-622A-FF09-4335-4BC86EB541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0273" w14:textId="77777777" w:rsidR="00091649" w:rsidRDefault="00091649" w:rsidP="00091649"/>
    <w:p w14:paraId="4DB1D430" w14:textId="77777777" w:rsidR="00091649" w:rsidRDefault="00091649" w:rsidP="00091649">
      <w:r w:rsidRPr="00AE4482">
        <w:rPr>
          <w:noProof/>
        </w:rPr>
        <w:drawing>
          <wp:inline distT="0" distB="0" distL="0" distR="0" wp14:anchorId="6E9AC4C0" wp14:editId="427AF515">
            <wp:extent cx="5760720" cy="2272030"/>
            <wp:effectExtent l="0" t="0" r="0" b="0"/>
            <wp:docPr id="40518193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24EE69AA-FFB4-9DC1-55ED-349A564F4B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24EE69AA-FFB4-9DC1-55ED-349A564F4B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0A2F" w14:textId="77777777" w:rsidR="00091649" w:rsidRDefault="00091649" w:rsidP="00091649"/>
    <w:p w14:paraId="60617142" w14:textId="77777777" w:rsidR="00091649" w:rsidRDefault="00091649" w:rsidP="00091649">
      <w:r w:rsidRPr="00AE4482">
        <w:t>API Key &gt; LLM_Key</w:t>
      </w:r>
    </w:p>
    <w:p w14:paraId="1542D60F" w14:textId="77777777" w:rsidR="00091649" w:rsidRDefault="00091649" w:rsidP="00091649">
      <w:r w:rsidRPr="00AE4482">
        <w:rPr>
          <w:noProof/>
        </w:rPr>
        <w:drawing>
          <wp:inline distT="0" distB="0" distL="0" distR="0" wp14:anchorId="0218FFDF" wp14:editId="141CCE4E">
            <wp:extent cx="2156407" cy="2226366"/>
            <wp:effectExtent l="0" t="0" r="0" b="0"/>
            <wp:docPr id="806793577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667C975A-22FC-0D66-8CF0-9E47545298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667C975A-22FC-0D66-8CF0-9E47545298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63366" cy="223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AE4482">
        <w:rPr>
          <w:noProof/>
        </w:rPr>
        <w:drawing>
          <wp:inline distT="0" distB="0" distL="0" distR="0" wp14:anchorId="302333F9" wp14:editId="518D9353">
            <wp:extent cx="3194268" cy="1949588"/>
            <wp:effectExtent l="0" t="0" r="0" b="0"/>
            <wp:docPr id="356786654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36218ABA-0322-1A98-BDA8-38CF05E1CC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36218ABA-0322-1A98-BDA8-38CF05E1CC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17265" cy="196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B233" w14:textId="77777777" w:rsidR="00091649" w:rsidRDefault="00091649" w:rsidP="00091649"/>
    <w:p w14:paraId="5B332392" w14:textId="77777777" w:rsidR="00091649" w:rsidRDefault="00091649" w:rsidP="00091649">
      <w:r w:rsidRPr="004607C1">
        <w:rPr>
          <w:noProof/>
        </w:rPr>
        <w:lastRenderedPageBreak/>
        <w:drawing>
          <wp:inline distT="0" distB="0" distL="0" distR="0" wp14:anchorId="3F59B603" wp14:editId="6FA86947">
            <wp:extent cx="5760720" cy="1674495"/>
            <wp:effectExtent l="0" t="0" r="0" b="0"/>
            <wp:docPr id="1170007220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C1A80D62-DBD7-E3A2-3F07-40D7AF53C3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C1A80D62-DBD7-E3A2-3F07-40D7AF53C3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7819" w14:textId="77777777" w:rsidR="00091649" w:rsidRDefault="00091649" w:rsidP="00091649"/>
    <w:p w14:paraId="18542BAE" w14:textId="77777777" w:rsidR="00091649" w:rsidRDefault="00091649" w:rsidP="00091649">
      <w:r w:rsidRPr="004607C1">
        <w:rPr>
          <w:b/>
          <w:bCs/>
        </w:rPr>
        <w:t>Models</w:t>
      </w:r>
    </w:p>
    <w:p w14:paraId="701C6875" w14:textId="77777777" w:rsidR="00091649" w:rsidRDefault="00091649" w:rsidP="00091649"/>
    <w:p w14:paraId="0CE03DD4" w14:textId="77777777" w:rsidR="00091649" w:rsidRDefault="00000000" w:rsidP="00091649">
      <w:r>
        <w:rPr>
          <w:noProof/>
        </w:rPr>
        <w:pict w14:anchorId="40772F70">
          <v:shape id="_x0000_s2053" style="position:absolute;margin-left:256.6pt;margin-top:42.85pt;width:31.9pt;height:27.8pt;z-index:251661312" coordsize="638,556" path="m,38hdc29,192,58,347,88,501v3,17,-4,55,12,50c114,547,187,459,213,438,317,354,387,315,476,213,517,167,551,123,588,75,606,51,638,,638,e" filled="f">
            <v:path arrowok="t"/>
          </v:shape>
        </w:pict>
      </w:r>
      <w:r w:rsidR="00091649" w:rsidRPr="004607C1">
        <w:rPr>
          <w:noProof/>
        </w:rPr>
        <w:drawing>
          <wp:inline distT="0" distB="0" distL="0" distR="0" wp14:anchorId="2ADBC0FB" wp14:editId="4B871E25">
            <wp:extent cx="5760720" cy="2075180"/>
            <wp:effectExtent l="0" t="0" r="0" b="0"/>
            <wp:docPr id="928612563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D3787BD4-C9B9-7D5E-D024-8AF95CB21B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D3787BD4-C9B9-7D5E-D024-8AF95CB21B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A218" w14:textId="77777777" w:rsidR="00091649" w:rsidRDefault="00091649" w:rsidP="00091649"/>
    <w:p w14:paraId="40472F69" w14:textId="77777777" w:rsidR="00091649" w:rsidRDefault="00000000" w:rsidP="00091649">
      <w:r>
        <w:rPr>
          <w:noProof/>
        </w:rPr>
        <w:pict w14:anchorId="3763BA06">
          <v:shape id="_x0000_s2055" style="position:absolute;margin-left:42.45pt;margin-top:77.95pt;width:40.7pt;height:20.85pt;z-index:251663360" coordsize="814,417" path="m,hdc71,130,136,263,213,389v8,13,23,28,38,25c260,412,301,326,301,326,345,274,438,234,501,213v77,-26,151,-54,226,-87c744,118,760,108,777,101v12,-5,37,-13,37,-13e" filled="f">
            <v:path arrowok="t"/>
          </v:shape>
        </w:pict>
      </w:r>
      <w:r>
        <w:rPr>
          <w:noProof/>
        </w:rPr>
        <w:pict w14:anchorId="07E445F6">
          <v:shape id="_x0000_s2054" style="position:absolute;margin-left:39.35pt;margin-top:18.5pt;width:30.65pt;height:17.5pt;z-index:251662336" coordsize="613,350" path="m,hdc21,31,37,51,50,87v16,43,19,96,37,138c106,268,135,303,150,350v23,-4,75,-11,100,-25c343,273,440,184,538,150v25,-25,50,-50,75,-75e" filled="f">
            <v:path arrowok="t"/>
          </v:shape>
        </w:pict>
      </w:r>
      <w:r w:rsidR="00091649" w:rsidRPr="004607C1">
        <w:rPr>
          <w:noProof/>
        </w:rPr>
        <w:drawing>
          <wp:inline distT="0" distB="0" distL="0" distR="0" wp14:anchorId="199C5DCA" wp14:editId="1EC6DAE3">
            <wp:extent cx="5760720" cy="2430780"/>
            <wp:effectExtent l="0" t="0" r="0" b="0"/>
            <wp:docPr id="24426255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2FCF5FE4-C343-18CD-F388-38346C10C6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2FCF5FE4-C343-18CD-F388-38346C10C6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ADEF" w14:textId="77777777" w:rsidR="00091649" w:rsidRDefault="00091649" w:rsidP="00091649"/>
    <w:p w14:paraId="4A0754AF" w14:textId="77777777" w:rsidR="00091649" w:rsidRDefault="00000000" w:rsidP="00091649">
      <w:r>
        <w:rPr>
          <w:noProof/>
        </w:rPr>
        <w:lastRenderedPageBreak/>
        <w:pict w14:anchorId="5B5C904F">
          <v:shape id="_x0000_s2056" style="position:absolute;margin-left:148.5pt;margin-top:111.25pt;width:182.1pt;height:57.6pt;z-index:251664384" coordsize="3642,1152" path="m1586,253hdc1064,353,539,434,21,553,,558,5,595,8,616,25,741,73,801,183,854v266,129,647,178,940,200c1259,1052,2280,1152,2763,991v48,-32,121,-70,175,-87c3009,857,3086,844,3164,804v251,-127,56,-40,238,-101c3459,684,3506,655,3564,641,3642,522,3360,453,3289,428,3123,370,2972,348,2800,315v-67,-13,-132,-39,-200,-50c2316,219,2223,217,1974,202,1048,215,1275,,1035,240e" filled="f">
            <v:path arrowok="t"/>
          </v:shape>
        </w:pict>
      </w:r>
      <w:r w:rsidR="00091649" w:rsidRPr="004607C1">
        <w:rPr>
          <w:noProof/>
        </w:rPr>
        <w:drawing>
          <wp:inline distT="0" distB="0" distL="0" distR="0" wp14:anchorId="4DC7FB66" wp14:editId="0C045618">
            <wp:extent cx="5760720" cy="2395855"/>
            <wp:effectExtent l="0" t="0" r="0" b="0"/>
            <wp:docPr id="1252666334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3378FC63-91C5-CB27-A7FE-2AE044F4DA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3378FC63-91C5-CB27-A7FE-2AE044F4DA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9385" w14:textId="77777777" w:rsidR="00091649" w:rsidRDefault="00091649" w:rsidP="00091649"/>
    <w:p w14:paraId="795015E7" w14:textId="77777777" w:rsidR="00091649" w:rsidRDefault="00000000" w:rsidP="00091649">
      <w:r>
        <w:rPr>
          <w:noProof/>
        </w:rPr>
        <w:pict w14:anchorId="09190B68">
          <v:shape id="_x0000_s2057" style="position:absolute;margin-left:127pt;margin-top:31.7pt;width:28.8pt;height:21.85pt;z-index:251665408" coordsize="576,437" path="m,100hdc58,204,88,331,175,413v26,24,56,-45,75,-75c282,289,261,305,313,288v49,-49,84,-90,150,-113c490,135,524,103,551,63,566,16,557,37,576,e" filled="f">
            <v:path arrowok="t"/>
          </v:shape>
        </w:pict>
      </w:r>
      <w:r w:rsidR="00091649" w:rsidRPr="004607C1">
        <w:rPr>
          <w:noProof/>
        </w:rPr>
        <w:drawing>
          <wp:inline distT="0" distB="0" distL="0" distR="0" wp14:anchorId="1D6788A0" wp14:editId="27F1148E">
            <wp:extent cx="5760720" cy="2165350"/>
            <wp:effectExtent l="0" t="0" r="0" b="0"/>
            <wp:docPr id="1393706455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858D8BC2-1A2F-2F95-C917-E207DEBADF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858D8BC2-1A2F-2F95-C917-E207DEBADF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2ECA" w14:textId="77777777" w:rsidR="00091649" w:rsidRDefault="00091649" w:rsidP="00091649"/>
    <w:p w14:paraId="14C0B634" w14:textId="77777777" w:rsidR="00091649" w:rsidRDefault="00091649" w:rsidP="00091649"/>
    <w:p w14:paraId="401AB2EC" w14:textId="77777777" w:rsidR="00091649" w:rsidRDefault="00091649" w:rsidP="00091649">
      <w:r>
        <w:rPr>
          <w:rFonts w:hint="eastAsia"/>
        </w:rPr>
        <w:t>2. 환경</w:t>
      </w:r>
    </w:p>
    <w:p w14:paraId="5B4ECCE4" w14:textId="77777777" w:rsidR="00091649" w:rsidRDefault="00091649" w:rsidP="00091649"/>
    <w:p w14:paraId="791739C4" w14:textId="549B98A7" w:rsidR="00091649" w:rsidRPr="004607C1" w:rsidRDefault="00091649" w:rsidP="00091649">
      <w:r w:rsidRPr="004607C1">
        <w:rPr>
          <w:b/>
          <w:bCs/>
        </w:rPr>
        <w:t>C:\DEV\Refrigerator</w:t>
      </w:r>
      <w:r w:rsidR="00756E13">
        <w:rPr>
          <w:rFonts w:hint="eastAsia"/>
          <w:b/>
          <w:bCs/>
        </w:rPr>
        <w:t>\.env</w:t>
      </w:r>
    </w:p>
    <w:p w14:paraId="0B100679" w14:textId="77777777" w:rsidR="00091649" w:rsidRDefault="00091649" w:rsidP="00091649"/>
    <w:p w14:paraId="00D50396" w14:textId="77777777" w:rsidR="00091649" w:rsidRPr="004607C1" w:rsidRDefault="00091649" w:rsidP="00091649">
      <w:pPr>
        <w:rPr>
          <w:b/>
          <w:bCs/>
        </w:rPr>
      </w:pPr>
      <w:r w:rsidRPr="004607C1">
        <w:rPr>
          <w:b/>
          <w:bCs/>
        </w:rPr>
        <w:t># OpenRouter API Key</w:t>
      </w:r>
    </w:p>
    <w:p w14:paraId="06F74ABE" w14:textId="77777777" w:rsidR="00091649" w:rsidRPr="004607C1" w:rsidRDefault="00091649" w:rsidP="00091649">
      <w:pPr>
        <w:rPr>
          <w:b/>
          <w:bCs/>
        </w:rPr>
      </w:pPr>
      <w:r w:rsidRPr="004607C1">
        <w:rPr>
          <w:b/>
          <w:bCs/>
        </w:rPr>
        <w:t># Get your API key from: https://openrouter.ai/keys</w:t>
      </w:r>
    </w:p>
    <w:p w14:paraId="57FB05CF" w14:textId="77777777" w:rsidR="00091649" w:rsidRPr="004607C1" w:rsidRDefault="00091649" w:rsidP="00091649">
      <w:r w:rsidRPr="004607C1">
        <w:rPr>
          <w:b/>
          <w:bCs/>
        </w:rPr>
        <w:t>OPENROUTER_API_KEY=your_api_key_here</w:t>
      </w:r>
    </w:p>
    <w:p w14:paraId="541AB0AD" w14:textId="77777777" w:rsidR="00091649" w:rsidRDefault="00091649" w:rsidP="00091649"/>
    <w:p w14:paraId="1EF8B02C" w14:textId="77777777" w:rsidR="00091649" w:rsidRDefault="00091649" w:rsidP="00091649">
      <w:r w:rsidRPr="004607C1">
        <w:rPr>
          <w:noProof/>
        </w:rPr>
        <w:drawing>
          <wp:inline distT="0" distB="0" distL="0" distR="0" wp14:anchorId="66AE486D" wp14:editId="471D6A52">
            <wp:extent cx="5760720" cy="1658620"/>
            <wp:effectExtent l="0" t="0" r="0" b="0"/>
            <wp:docPr id="72111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152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3ADC" w14:textId="77777777" w:rsidR="00091649" w:rsidRDefault="00091649" w:rsidP="00091649"/>
    <w:p w14:paraId="48069B9C" w14:textId="77777777" w:rsidR="00B63DE3" w:rsidRPr="00C8565F" w:rsidRDefault="00B63DE3" w:rsidP="00B63DE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lastRenderedPageBreak/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0E07459F" w14:textId="77777777" w:rsidR="00B63DE3" w:rsidRDefault="00B63DE3" w:rsidP="00091649"/>
    <w:p w14:paraId="095DF094" w14:textId="1ED5E036" w:rsidR="00091649" w:rsidRPr="00B63DE3" w:rsidRDefault="00091649" w:rsidP="00091649">
      <w:pPr>
        <w:rPr>
          <w:sz w:val="20"/>
          <w:szCs w:val="20"/>
        </w:rPr>
      </w:pPr>
      <w:r w:rsidRPr="00B63DE3">
        <w:rPr>
          <w:rFonts w:hint="eastAsia"/>
          <w:sz w:val="20"/>
          <w:szCs w:val="20"/>
        </w:rPr>
        <w:t>```</w:t>
      </w:r>
    </w:p>
    <w:p w14:paraId="73E30B65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 xml:space="preserve">OpenRouter에서 받은 API키를 .env파일로 저장했어. 이 키를안전하게 사용할 수 있도록 준비해 줘. </w:t>
      </w:r>
    </w:p>
    <w:p w14:paraId="68391348" w14:textId="77777777" w:rsidR="00091649" w:rsidRPr="00B63DE3" w:rsidRDefault="00091649" w:rsidP="00091649">
      <w:pPr>
        <w:rPr>
          <w:sz w:val="20"/>
          <w:szCs w:val="20"/>
        </w:rPr>
      </w:pPr>
    </w:p>
    <w:p w14:paraId="70A59914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rFonts w:hint="eastAsia"/>
          <w:sz w:val="20"/>
          <w:szCs w:val="20"/>
        </w:rPr>
        <w:t>```</w:t>
      </w:r>
    </w:p>
    <w:p w14:paraId="1BEE91FF" w14:textId="77777777" w:rsidR="00091649" w:rsidRDefault="00091649" w:rsidP="00091649">
      <w:r w:rsidRPr="004607C1">
        <w:rPr>
          <w:noProof/>
        </w:rPr>
        <w:drawing>
          <wp:inline distT="0" distB="0" distL="0" distR="0" wp14:anchorId="4E8494C5" wp14:editId="4F4C2042">
            <wp:extent cx="5760720" cy="2376805"/>
            <wp:effectExtent l="0" t="0" r="0" b="0"/>
            <wp:docPr id="524259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5967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5AF" w14:textId="77777777" w:rsidR="00091649" w:rsidRDefault="00091649" w:rsidP="00091649"/>
    <w:p w14:paraId="4E3DD071" w14:textId="7F7410F2" w:rsidR="00091649" w:rsidRPr="009704CD" w:rsidRDefault="00091649" w:rsidP="00091649">
      <w:r w:rsidRPr="009704CD">
        <w:rPr>
          <w:b/>
          <w:bCs/>
        </w:rPr>
        <w:t>지금 당장 쓸 수 있는 무료 모델:</w:t>
      </w:r>
      <w:r w:rsidR="00B63DE3">
        <w:rPr>
          <w:rFonts w:hint="eastAsia"/>
          <w:b/>
          <w:bCs/>
        </w:rPr>
        <w:t xml:space="preserve"> 하지만, 잘 안 될 수 있음!!!</w:t>
      </w:r>
    </w:p>
    <w:p w14:paraId="34725F09" w14:textId="77777777" w:rsidR="00091649" w:rsidRPr="009704CD" w:rsidRDefault="00091649" w:rsidP="006944B6">
      <w:pPr>
        <w:numPr>
          <w:ilvl w:val="0"/>
          <w:numId w:val="26"/>
        </w:numPr>
      </w:pPr>
      <w:r w:rsidRPr="009704CD">
        <w:rPr>
          <w:b/>
          <w:bCs/>
        </w:rPr>
        <w:t>텍스트 → nvidia/nemotron-3-super-120b-a12b:free</w:t>
      </w:r>
    </w:p>
    <w:p w14:paraId="22B4A9E6" w14:textId="77777777" w:rsidR="00091649" w:rsidRPr="009704CD" w:rsidRDefault="00091649" w:rsidP="006944B6">
      <w:pPr>
        <w:numPr>
          <w:ilvl w:val="0"/>
          <w:numId w:val="26"/>
        </w:numPr>
      </w:pPr>
      <w:r w:rsidRPr="009704CD">
        <w:rPr>
          <w:b/>
          <w:bCs/>
        </w:rPr>
        <w:t>비전 → google/gemma-4-26b-a4b-it:free</w:t>
      </w:r>
    </w:p>
    <w:p w14:paraId="07E696ED" w14:textId="77777777" w:rsidR="00091649" w:rsidRDefault="00091649" w:rsidP="00091649"/>
    <w:p w14:paraId="22BB13D2" w14:textId="77777777" w:rsidR="00B63DE3" w:rsidRPr="00C8565F" w:rsidRDefault="00B63DE3" w:rsidP="00B63DE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3438C8AE" w14:textId="77777777" w:rsidR="00091649" w:rsidRDefault="00091649" w:rsidP="00091649"/>
    <w:p w14:paraId="0177991A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64391E69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이제 준비된 API가 실제로 작동하는지 테스트해 줘.</w:t>
      </w:r>
    </w:p>
    <w:p w14:paraId="7E50832D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이미지 인식은 google/gemma-4-26b-a4b-it:free 모델을 이용하고,</w:t>
      </w:r>
    </w:p>
    <w:p w14:paraId="71C54344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텍스트 인식은 nvidia/nemotron-3-super-120b-a12b:free 모델을 이용할 거야.</w:t>
      </w:r>
    </w:p>
    <w:p w14:paraId="37B27387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API를 통한 텍스트와 이미지 인식을 각각 테스트해서 실행 결과를 알려줘.</w:t>
      </w:r>
    </w:p>
    <w:p w14:paraId="5406C434" w14:textId="77777777" w:rsidR="00091649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570A9C1D" w14:textId="77777777" w:rsidR="00B63DE3" w:rsidRPr="00B63DE3" w:rsidRDefault="00B63DE3" w:rsidP="00091649">
      <w:pPr>
        <w:rPr>
          <w:sz w:val="20"/>
          <w:szCs w:val="20"/>
        </w:rPr>
      </w:pPr>
    </w:p>
    <w:p w14:paraId="22A1E7A4" w14:textId="77777777" w:rsidR="00091649" w:rsidRDefault="00091649" w:rsidP="00091649">
      <w:r w:rsidRPr="009704CD">
        <w:rPr>
          <w:noProof/>
        </w:rPr>
        <w:drawing>
          <wp:inline distT="0" distB="0" distL="0" distR="0" wp14:anchorId="367E63E3" wp14:editId="29CAC220">
            <wp:extent cx="5760720" cy="1650365"/>
            <wp:effectExtent l="0" t="0" r="0" b="0"/>
            <wp:docPr id="1364660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09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55DF" w14:textId="77777777" w:rsidR="00091649" w:rsidRDefault="00091649" w:rsidP="00091649"/>
    <w:p w14:paraId="172B16F1" w14:textId="77777777" w:rsidR="00091649" w:rsidRDefault="00091649" w:rsidP="00091649">
      <w:r w:rsidRPr="003D1E9A">
        <w:rPr>
          <w:noProof/>
        </w:rPr>
        <w:lastRenderedPageBreak/>
        <w:drawing>
          <wp:inline distT="0" distB="0" distL="0" distR="0" wp14:anchorId="6286041D" wp14:editId="4A58B91B">
            <wp:extent cx="5760720" cy="3792220"/>
            <wp:effectExtent l="0" t="0" r="0" b="0"/>
            <wp:docPr id="11515361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3614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E79A" w14:textId="77777777" w:rsidR="00091649" w:rsidRDefault="00091649" w:rsidP="00091649"/>
    <w:p w14:paraId="2890E6CC" w14:textId="77777777" w:rsidR="00091649" w:rsidRDefault="00091649" w:rsidP="00091649">
      <w:r>
        <w:rPr>
          <w:rFonts w:hint="eastAsia"/>
        </w:rPr>
        <w:t>보고 내용을 검토하며, 최적화합니다.</w:t>
      </w:r>
    </w:p>
    <w:p w14:paraId="59F2F0A8" w14:textId="77777777" w:rsidR="00091649" w:rsidRDefault="00091649" w:rsidP="00091649"/>
    <w:p w14:paraId="580740FC" w14:textId="77777777" w:rsidR="00091649" w:rsidRDefault="00091649" w:rsidP="00091649">
      <w:r>
        <w:rPr>
          <w:rFonts w:hint="eastAsia"/>
        </w:rPr>
        <w:t>3. 작업</w:t>
      </w:r>
    </w:p>
    <w:p w14:paraId="2954E93A" w14:textId="77777777" w:rsidR="00091649" w:rsidRDefault="00091649" w:rsidP="00091649">
      <w:r>
        <w:rPr>
          <w:rFonts w:hint="eastAsia"/>
        </w:rPr>
        <w:t>3-1. PRD</w:t>
      </w:r>
    </w:p>
    <w:p w14:paraId="1991CF7F" w14:textId="77777777" w:rsidR="00B63DE3" w:rsidRPr="00C8565F" w:rsidRDefault="00B63DE3" w:rsidP="00B63DE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13AD88A" w14:textId="77777777" w:rsidR="00B63DE3" w:rsidRDefault="00B63DE3" w:rsidP="00091649"/>
    <w:p w14:paraId="39841C34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1C3AD155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앞서 만든 OpenRouter API를 이용해서, 냉장고 사진에서 재료를 인식하고 레시피를 추천하는 웹 애플리케이션</w:t>
      </w:r>
    </w:p>
    <w:p w14:paraId="177D6693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을 만들고 싶어. 다음과 같이 3단계로 나누어서 PRD를 만들어 줘.</w:t>
      </w:r>
    </w:p>
    <w:p w14:paraId="40D4CDD3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1단계는 이미지를 입력받고 google/gemma-3 -27b-it:free 모델을 사용해서 이미지를 인식해.</w:t>
      </w:r>
    </w:p>
    <w:p w14:paraId="3EE8E8E0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2단계는 1단계에서 얻은 정보와 deepseek/deepseek-chat-v3.1:free 모델을 사용해서 레시피를 생성해.</w:t>
      </w:r>
    </w:p>
    <w:p w14:paraId="083AAF52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3단계는 사용자 프로필을 만들어서 레시피를 저장해.</w:t>
      </w:r>
    </w:p>
    <w:p w14:paraId="4E649D60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각 단계를 PRD_step1.md, PRD_step2.md, PRD_step3.md로 나누어 저장해 줘</w:t>
      </w:r>
    </w:p>
    <w:p w14:paraId="04F65BBF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7A2A6921" w14:textId="77777777" w:rsidR="00091649" w:rsidRDefault="00091649" w:rsidP="00091649">
      <w:r w:rsidRPr="003D1E9A">
        <w:rPr>
          <w:noProof/>
        </w:rPr>
        <w:lastRenderedPageBreak/>
        <w:drawing>
          <wp:inline distT="0" distB="0" distL="0" distR="0" wp14:anchorId="48C22237" wp14:editId="5AA776EA">
            <wp:extent cx="5760720" cy="3197225"/>
            <wp:effectExtent l="0" t="0" r="0" b="0"/>
            <wp:docPr id="20591766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766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006A" w14:textId="77777777" w:rsidR="00091649" w:rsidRDefault="00091649" w:rsidP="00091649"/>
    <w:p w14:paraId="28ECABDD" w14:textId="77777777" w:rsidR="00091649" w:rsidRDefault="00091649" w:rsidP="00091649">
      <w:r w:rsidRPr="005D2A13">
        <w:rPr>
          <w:noProof/>
        </w:rPr>
        <w:drawing>
          <wp:inline distT="0" distB="0" distL="0" distR="0" wp14:anchorId="6589CE2A" wp14:editId="72B71552">
            <wp:extent cx="2877626" cy="2510386"/>
            <wp:effectExtent l="0" t="0" r="0" b="0"/>
            <wp:docPr id="12532218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2181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88139" cy="25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1075" w14:textId="77777777" w:rsidR="00091649" w:rsidRDefault="00091649" w:rsidP="00091649">
      <w:r>
        <w:rPr>
          <w:rFonts w:hint="eastAsia"/>
        </w:rPr>
        <w:t>3-2.</w:t>
      </w:r>
    </w:p>
    <w:p w14:paraId="596682D5" w14:textId="77777777" w:rsidR="00B63DE3" w:rsidRPr="00C8565F" w:rsidRDefault="00B63DE3" w:rsidP="00B63DE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2392FFA8" w14:textId="77777777" w:rsidR="00B63DE3" w:rsidRDefault="00B63DE3" w:rsidP="00091649"/>
    <w:p w14:paraId="3DA623CF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29B884BB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PRD_step1.md를 실행해.</w:t>
      </w:r>
    </w:p>
    <w:p w14:paraId="26C8CD2E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00742FFD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04619AF6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메인 애플리케이션을 실행해서 1단계의 결과를 테스트해 줘.</w:t>
      </w:r>
    </w:p>
    <w:p w14:paraId="2F827CA0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3BF3E05F" w14:textId="77777777" w:rsidR="00091649" w:rsidRDefault="00091649" w:rsidP="00091649">
      <w:pPr>
        <w:rPr>
          <w:b/>
          <w:bCs/>
        </w:rPr>
      </w:pPr>
      <w:r w:rsidRPr="003E6A7F">
        <w:rPr>
          <w:b/>
          <w:bCs/>
          <w:noProof/>
        </w:rPr>
        <w:lastRenderedPageBreak/>
        <w:drawing>
          <wp:inline distT="0" distB="0" distL="0" distR="0" wp14:anchorId="74B9D27D" wp14:editId="17CCEE3D">
            <wp:extent cx="3641246" cy="4016127"/>
            <wp:effectExtent l="0" t="0" r="0" b="0"/>
            <wp:docPr id="11944447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4471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48877" cy="402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79B0" w14:textId="77777777" w:rsidR="00091649" w:rsidRDefault="00091649" w:rsidP="00091649">
      <w:pPr>
        <w:rPr>
          <w:b/>
          <w:bCs/>
        </w:rPr>
      </w:pPr>
    </w:p>
    <w:p w14:paraId="38901693" w14:textId="77777777" w:rsidR="00091649" w:rsidRDefault="00091649" w:rsidP="00091649">
      <w:pPr>
        <w:rPr>
          <w:b/>
          <w:bCs/>
        </w:rPr>
      </w:pPr>
      <w:r>
        <w:rPr>
          <w:rFonts w:hint="eastAsia"/>
          <w:b/>
          <w:bCs/>
        </w:rPr>
        <w:t>3-3.</w:t>
      </w:r>
    </w:p>
    <w:p w14:paraId="68089329" w14:textId="77777777" w:rsidR="00B63DE3" w:rsidRPr="00C8565F" w:rsidRDefault="00B63DE3" w:rsidP="00B63DE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E421411" w14:textId="77777777" w:rsidR="00B63DE3" w:rsidRPr="003D1E9A" w:rsidRDefault="00B63DE3" w:rsidP="00091649"/>
    <w:p w14:paraId="0ABEE3BE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5833976F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이제 PRD_step2.md를 실행해 줘.</w:t>
      </w:r>
    </w:p>
    <w:p w14:paraId="4E456BFE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584CD3FA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166CFC75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메인 애플리케이션을 실행해서 2단계 결과를 테스트하게 해 줘</w:t>
      </w:r>
    </w:p>
    <w:p w14:paraId="6E1DD7C9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```</w:t>
      </w:r>
    </w:p>
    <w:p w14:paraId="09EC3E92" w14:textId="77777777" w:rsidR="00091649" w:rsidRPr="00B63DE3" w:rsidRDefault="00091649" w:rsidP="00091649">
      <w:pPr>
        <w:rPr>
          <w:sz w:val="20"/>
          <w:szCs w:val="20"/>
        </w:rPr>
      </w:pPr>
    </w:p>
    <w:p w14:paraId="472926F4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rFonts w:hint="eastAsia"/>
          <w:sz w:val="20"/>
          <w:szCs w:val="20"/>
        </w:rPr>
        <w:t>```</w:t>
      </w:r>
    </w:p>
    <w:p w14:paraId="10C83629" w14:textId="77777777" w:rsidR="00091649" w:rsidRPr="00B63DE3" w:rsidRDefault="00091649" w:rsidP="00091649">
      <w:pPr>
        <w:rPr>
          <w:sz w:val="20"/>
          <w:szCs w:val="20"/>
        </w:rPr>
      </w:pPr>
      <w:r w:rsidRPr="00B63DE3">
        <w:rPr>
          <w:sz w:val="20"/>
          <w:szCs w:val="20"/>
        </w:rPr>
        <w:t>가상 환경에서 실행해서 테스트 해 볼 수 있는 명령어 알려줘.</w:t>
      </w:r>
    </w:p>
    <w:p w14:paraId="6BD27C5D" w14:textId="77777777" w:rsidR="00091649" w:rsidRDefault="00091649" w:rsidP="00091649">
      <w:pPr>
        <w:rPr>
          <w:sz w:val="20"/>
          <w:szCs w:val="20"/>
        </w:rPr>
      </w:pPr>
      <w:r w:rsidRPr="00B63DE3">
        <w:rPr>
          <w:rFonts w:hint="eastAsia"/>
          <w:sz w:val="20"/>
          <w:szCs w:val="20"/>
        </w:rPr>
        <w:t>```</w:t>
      </w:r>
    </w:p>
    <w:p w14:paraId="2A888408" w14:textId="0A20E9E8" w:rsidR="00B63DE3" w:rsidRPr="00B63DE3" w:rsidRDefault="00B63DE3" w:rsidP="00091649">
      <w:pPr>
        <w:rPr>
          <w:sz w:val="20"/>
          <w:szCs w:val="20"/>
        </w:rPr>
      </w:pPr>
    </w:p>
    <w:p w14:paraId="0B29AF95" w14:textId="77777777" w:rsidR="00B63DE3" w:rsidRDefault="00B63DE3" w:rsidP="00091649">
      <w:pPr>
        <w:rPr>
          <w:b/>
          <w:bCs/>
        </w:rPr>
      </w:pPr>
      <w:r>
        <w:rPr>
          <w:rFonts w:hint="eastAsia"/>
          <w:b/>
          <w:bCs/>
        </w:rPr>
        <w:t>다음 순서를 검토해, 실행해 봅니다.</w:t>
      </w:r>
    </w:p>
    <w:p w14:paraId="04F9E1D7" w14:textId="7AE7014C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1) 가상환경 만들고 켜기</w:t>
      </w:r>
    </w:p>
    <w:p w14:paraId="0159B7DF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cd c:/DEV/Refrigerator</w:t>
      </w:r>
    </w:p>
    <w:p w14:paraId="69EF936B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python -m venv .venv</w:t>
      </w:r>
    </w:p>
    <w:p w14:paraId="26F74C8F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source .venv/Scripts/activate</w:t>
      </w:r>
    </w:p>
    <w:p w14:paraId="7840E356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PowerShell이면 활성화는 이렇게 합니다.</w:t>
      </w:r>
    </w:p>
    <w:p w14:paraId="6C5E4ED4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cd c:\DEV\Refrigerator</w:t>
      </w:r>
    </w:p>
    <w:p w14:paraId="79030D21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python -m venv .venv</w:t>
      </w:r>
    </w:p>
    <w:p w14:paraId="051B9D68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.\.venv\Scripts\Activate.ps1</w:t>
      </w:r>
    </w:p>
    <w:p w14:paraId="0F726059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lastRenderedPageBreak/>
        <w:t>2) 패키지 설치</w:t>
      </w:r>
    </w:p>
    <w:p w14:paraId="31E6E756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pip install -r requirements.txt</w:t>
      </w:r>
    </w:p>
    <w:p w14:paraId="0245A025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3) 서버 실행</w:t>
      </w:r>
    </w:p>
    <w:p w14:paraId="441D4D02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python -m uvicorn app.main:app --host 127.0.0.1 --port 8000</w:t>
      </w:r>
    </w:p>
    <w:p w14:paraId="33202DF5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브라우저에서 </w:t>
      </w:r>
      <w:hyperlink r:id="rId87" w:tgtFrame="_blank" w:history="1">
        <w:r w:rsidRPr="000C1AC5">
          <w:rPr>
            <w:rStyle w:val="aff2"/>
            <w:b/>
            <w:bCs/>
          </w:rPr>
          <w:t>http://127.0.0.1:8000/</w:t>
        </w:r>
      </w:hyperlink>
      <w:r w:rsidRPr="000C1AC5">
        <w:rPr>
          <w:b/>
          <w:bCs/>
        </w:rPr>
        <w:t> 로 열고 이미지 업로드 테스트하면 됩니다.</w:t>
      </w:r>
    </w:p>
    <w:p w14:paraId="748FCD84" w14:textId="77777777" w:rsidR="00091649" w:rsidRPr="000C1AC5" w:rsidRDefault="00091649" w:rsidP="00091649">
      <w:pPr>
        <w:rPr>
          <w:b/>
          <w:bCs/>
        </w:rPr>
      </w:pPr>
      <w:r w:rsidRPr="000C1AC5">
        <w:rPr>
          <w:b/>
          <w:bCs/>
        </w:rPr>
        <w:t>4) 끝낼 때</w:t>
      </w:r>
    </w:p>
    <w:p w14:paraId="4BCC4606" w14:textId="77777777" w:rsidR="00091649" w:rsidRDefault="00091649" w:rsidP="00091649">
      <w:pPr>
        <w:rPr>
          <w:b/>
          <w:bCs/>
        </w:rPr>
      </w:pPr>
      <w:r w:rsidRPr="000C1AC5">
        <w:rPr>
          <w:b/>
          <w:bCs/>
        </w:rPr>
        <w:t>Deactivate</w:t>
      </w:r>
    </w:p>
    <w:p w14:paraId="76A744CB" w14:textId="77777777" w:rsidR="00091649" w:rsidRDefault="00091649" w:rsidP="00091649">
      <w:pPr>
        <w:rPr>
          <w:b/>
          <w:bCs/>
        </w:rPr>
      </w:pPr>
    </w:p>
    <w:p w14:paraId="0A07202D" w14:textId="77777777" w:rsidR="00091649" w:rsidRDefault="00091649" w:rsidP="00091649">
      <w:pPr>
        <w:rPr>
          <w:b/>
          <w:bCs/>
        </w:rPr>
      </w:pPr>
      <w:r>
        <w:rPr>
          <w:rFonts w:hint="eastAsia"/>
          <w:b/>
          <w:bCs/>
        </w:rPr>
        <w:t xml:space="preserve">인식안 될 때, </w:t>
      </w:r>
    </w:p>
    <w:p w14:paraId="4E6A1EB6" w14:textId="77777777" w:rsidR="00091649" w:rsidRDefault="00091649" w:rsidP="00091649">
      <w:pPr>
        <w:rPr>
          <w:b/>
          <w:bCs/>
        </w:rPr>
      </w:pPr>
    </w:p>
    <w:p w14:paraId="58290714" w14:textId="48BB9AA2" w:rsidR="00091649" w:rsidRDefault="00091649" w:rsidP="00091649">
      <w:pPr>
        <w:rPr>
          <w:b/>
          <w:bCs/>
        </w:rPr>
      </w:pPr>
      <w:r w:rsidRPr="004C5E07">
        <w:rPr>
          <w:b/>
          <w:bCs/>
        </w:rPr>
        <w:t>.env</w:t>
      </w:r>
      <w:r w:rsidR="00B63DE3">
        <w:rPr>
          <w:rFonts w:hint="eastAsia"/>
          <w:b/>
          <w:bCs/>
        </w:rPr>
        <w:t xml:space="preserve"> 의 내용 중 다음 내용으로 추가해, </w:t>
      </w:r>
    </w:p>
    <w:p w14:paraId="390177BD" w14:textId="77777777" w:rsidR="00091649" w:rsidRDefault="00091649" w:rsidP="00091649">
      <w:pPr>
        <w:rPr>
          <w:b/>
          <w:bCs/>
        </w:rPr>
      </w:pPr>
    </w:p>
    <w:p w14:paraId="3209746E" w14:textId="77777777" w:rsidR="00091649" w:rsidRPr="004C5E07" w:rsidRDefault="00091649" w:rsidP="00091649">
      <w:pPr>
        <w:rPr>
          <w:b/>
          <w:bCs/>
        </w:rPr>
      </w:pPr>
      <w:r w:rsidRPr="004C5E07">
        <w:rPr>
          <w:b/>
          <w:bCs/>
        </w:rPr>
        <w:t># (선택) 1단계 비전 모델 — https://openrouter.ai/models 에서 vision 지원 모델 ID 복사</w:t>
      </w:r>
    </w:p>
    <w:p w14:paraId="2FC45D41" w14:textId="77777777" w:rsidR="00091649" w:rsidRPr="004C5E07" w:rsidRDefault="00091649" w:rsidP="00091649">
      <w:pPr>
        <w:rPr>
          <w:b/>
          <w:bCs/>
        </w:rPr>
      </w:pPr>
      <w:r w:rsidRPr="004C5E07">
        <w:rPr>
          <w:b/>
          <w:bCs/>
        </w:rPr>
        <w:t># 비우면 기본: google/gemma-3-27b-it:free</w:t>
      </w:r>
    </w:p>
    <w:p w14:paraId="1B3A506C" w14:textId="04F9B1A6" w:rsidR="00091649" w:rsidRPr="004C5E07" w:rsidRDefault="00091649" w:rsidP="00091649">
      <w:pPr>
        <w:rPr>
          <w:b/>
          <w:bCs/>
        </w:rPr>
      </w:pPr>
      <w:r w:rsidRPr="004C5E07">
        <w:rPr>
          <w:b/>
          <w:bCs/>
        </w:rPr>
        <w:t>OPENROUTER_VISION_MODEL=openai/gpt-4o-mini</w:t>
      </w:r>
      <w:r w:rsidR="00B63DE3">
        <w:rPr>
          <w:rFonts w:hint="eastAsia"/>
          <w:b/>
          <w:bCs/>
        </w:rPr>
        <w:t xml:space="preserve">  //이 모델은 잘 됩니다.!!!</w:t>
      </w:r>
    </w:p>
    <w:p w14:paraId="272BEF7D" w14:textId="77777777" w:rsidR="00091649" w:rsidRPr="004C5E07" w:rsidRDefault="00091649" w:rsidP="00091649">
      <w:pPr>
        <w:rPr>
          <w:b/>
          <w:bCs/>
        </w:rPr>
      </w:pPr>
    </w:p>
    <w:p w14:paraId="6BD01284" w14:textId="4FD0B215" w:rsidR="00091649" w:rsidRPr="000C1AC5" w:rsidRDefault="00B63DE3" w:rsidP="00091649">
      <w:pPr>
        <w:rPr>
          <w:b/>
          <w:bCs/>
        </w:rPr>
      </w:pPr>
      <w:r>
        <w:rPr>
          <w:rFonts w:hint="eastAsia"/>
          <w:b/>
          <w:bCs/>
        </w:rPr>
        <w:t>다시 실행해 봅니다.</w:t>
      </w:r>
    </w:p>
    <w:p w14:paraId="28635574" w14:textId="77777777" w:rsidR="00091649" w:rsidRDefault="00091649" w:rsidP="00091649">
      <w:pPr>
        <w:rPr>
          <w:b/>
          <w:bCs/>
        </w:rPr>
      </w:pPr>
      <w:r w:rsidRPr="004C5E07">
        <w:rPr>
          <w:b/>
          <w:bCs/>
          <w:noProof/>
        </w:rPr>
        <w:drawing>
          <wp:inline distT="0" distB="0" distL="0" distR="0" wp14:anchorId="2BDC5222" wp14:editId="0DA9267E">
            <wp:extent cx="3502325" cy="4739640"/>
            <wp:effectExtent l="0" t="0" r="0" b="0"/>
            <wp:docPr id="630904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0437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22947" cy="476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8A66" w14:textId="77777777" w:rsidR="003E659B" w:rsidRDefault="003E659B" w:rsidP="00091649">
      <w:pPr>
        <w:rPr>
          <w:b/>
          <w:bCs/>
        </w:rPr>
      </w:pPr>
    </w:p>
    <w:p w14:paraId="05D21497" w14:textId="77777777" w:rsidR="00091649" w:rsidRDefault="00091649" w:rsidP="00091649">
      <w:pPr>
        <w:rPr>
          <w:b/>
          <w:bCs/>
        </w:rPr>
      </w:pPr>
      <w:r>
        <w:rPr>
          <w:rFonts w:hint="eastAsia"/>
          <w:b/>
          <w:bCs/>
        </w:rPr>
        <w:lastRenderedPageBreak/>
        <w:t>3-4.</w:t>
      </w:r>
    </w:p>
    <w:p w14:paraId="5AC5F10F" w14:textId="77777777" w:rsidR="003E659B" w:rsidRPr="00C8565F" w:rsidRDefault="003E659B" w:rsidP="003E659B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861CB6C" w14:textId="77777777" w:rsidR="003E659B" w:rsidRPr="003D1E9A" w:rsidRDefault="003E659B" w:rsidP="00091649"/>
    <w:p w14:paraId="676CA956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```</w:t>
      </w:r>
    </w:p>
    <w:p w14:paraId="4EA94931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이제 PRD_step3.md를 실행해 줘.</w:t>
      </w:r>
    </w:p>
    <w:p w14:paraId="4F69CDCB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```</w:t>
      </w:r>
    </w:p>
    <w:p w14:paraId="2908BB4A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```</w:t>
      </w:r>
    </w:p>
    <w:p w14:paraId="4F05D7DB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메인 애플리케이션을 실행해서 3단계 결과를 테스트하게 해 줘</w:t>
      </w:r>
    </w:p>
    <w:p w14:paraId="2E36BB76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```</w:t>
      </w:r>
    </w:p>
    <w:p w14:paraId="04C25B9D" w14:textId="77777777" w:rsidR="00091649" w:rsidRDefault="00091649" w:rsidP="00091649"/>
    <w:p w14:paraId="2F413CED" w14:textId="77777777" w:rsidR="00091649" w:rsidRPr="004C5E07" w:rsidRDefault="00091649" w:rsidP="00091649">
      <w:pPr>
        <w:rPr>
          <w:b/>
          <w:bCs/>
        </w:rPr>
      </w:pPr>
      <w:r w:rsidRPr="004C5E07">
        <w:rPr>
          <w:b/>
          <w:bCs/>
        </w:rPr>
        <w:t>실행</w:t>
      </w:r>
    </w:p>
    <w:p w14:paraId="74CB0DFC" w14:textId="77777777" w:rsidR="00091649" w:rsidRPr="003E659B" w:rsidRDefault="00091649" w:rsidP="00091649">
      <w:pPr>
        <w:rPr>
          <w:b/>
          <w:bCs/>
        </w:rPr>
      </w:pPr>
      <w:r w:rsidRPr="003E659B">
        <w:rPr>
          <w:b/>
          <w:bCs/>
        </w:rPr>
        <w:t>cd c:/DEV/Refrigerator</w:t>
      </w:r>
    </w:p>
    <w:p w14:paraId="2CE47E19" w14:textId="77777777" w:rsidR="00091649" w:rsidRPr="003E659B" w:rsidRDefault="00091649" w:rsidP="00091649">
      <w:pPr>
        <w:rPr>
          <w:b/>
          <w:bCs/>
        </w:rPr>
      </w:pPr>
      <w:r w:rsidRPr="003E659B">
        <w:rPr>
          <w:b/>
          <w:bCs/>
        </w:rPr>
        <w:t xml:space="preserve">source .venv/Scripts/activate   </w:t>
      </w:r>
      <w:r w:rsidRPr="003E659B">
        <w:rPr>
          <w:b/>
          <w:bCs/>
          <w:i/>
          <w:iCs/>
        </w:rPr>
        <w:t># 가상환경 사용 시</w:t>
      </w:r>
    </w:p>
    <w:p w14:paraId="54C6612B" w14:textId="77777777" w:rsidR="00091649" w:rsidRPr="003E659B" w:rsidRDefault="00091649" w:rsidP="00091649">
      <w:pPr>
        <w:rPr>
          <w:b/>
          <w:bCs/>
        </w:rPr>
      </w:pPr>
      <w:r w:rsidRPr="003E659B">
        <w:rPr>
          <w:b/>
          <w:bCs/>
        </w:rPr>
        <w:t>pip install -r requirements.txt</w:t>
      </w:r>
    </w:p>
    <w:p w14:paraId="598A9186" w14:textId="77777777" w:rsidR="00091649" w:rsidRPr="003E659B" w:rsidRDefault="00091649" w:rsidP="00091649">
      <w:pPr>
        <w:rPr>
          <w:b/>
          <w:bCs/>
        </w:rPr>
      </w:pPr>
      <w:r w:rsidRPr="003E659B">
        <w:rPr>
          <w:b/>
          <w:bCs/>
        </w:rPr>
        <w:t>python -m uvicorn app.main:app --host 127.0.0.1 --port 8000</w:t>
      </w:r>
    </w:p>
    <w:p w14:paraId="33FDB8E4" w14:textId="77777777" w:rsidR="00091649" w:rsidRPr="003E659B" w:rsidRDefault="00091649" w:rsidP="006944B6">
      <w:pPr>
        <w:numPr>
          <w:ilvl w:val="0"/>
          <w:numId w:val="27"/>
        </w:numPr>
        <w:rPr>
          <w:b/>
          <w:bCs/>
        </w:rPr>
      </w:pPr>
      <w:r w:rsidRPr="003E659B">
        <w:rPr>
          <w:b/>
          <w:bCs/>
        </w:rPr>
        <w:t>1단계: http://127.0.0.1:8000/</w:t>
      </w:r>
    </w:p>
    <w:p w14:paraId="27AADC4B" w14:textId="77777777" w:rsidR="00091649" w:rsidRPr="003E659B" w:rsidRDefault="00091649" w:rsidP="006944B6">
      <w:pPr>
        <w:numPr>
          <w:ilvl w:val="0"/>
          <w:numId w:val="27"/>
        </w:numPr>
        <w:rPr>
          <w:b/>
          <w:bCs/>
        </w:rPr>
      </w:pPr>
      <w:r w:rsidRPr="003E659B">
        <w:rPr>
          <w:b/>
          <w:bCs/>
        </w:rPr>
        <w:t>3단계: http://127.0.0.1:8000/recipes.html</w:t>
      </w:r>
    </w:p>
    <w:p w14:paraId="60D1FE70" w14:textId="77777777" w:rsidR="00091649" w:rsidRPr="003E659B" w:rsidRDefault="00091649" w:rsidP="006944B6">
      <w:pPr>
        <w:numPr>
          <w:ilvl w:val="0"/>
          <w:numId w:val="27"/>
        </w:numPr>
        <w:rPr>
          <w:b/>
          <w:bCs/>
        </w:rPr>
      </w:pPr>
      <w:r w:rsidRPr="003E659B">
        <w:rPr>
          <w:b/>
          <w:bCs/>
        </w:rPr>
        <w:t>OpenAPI: http://127.0.0.1:8000/docs</w:t>
      </w:r>
    </w:p>
    <w:p w14:paraId="731AFCAE" w14:textId="288E4F14" w:rsidR="003E659B" w:rsidRDefault="00091649" w:rsidP="00091649">
      <w:r w:rsidRPr="004C5E07">
        <w:rPr>
          <w:noProof/>
        </w:rPr>
        <w:drawing>
          <wp:inline distT="0" distB="0" distL="0" distR="0" wp14:anchorId="5F3CAA4B" wp14:editId="00CF0731">
            <wp:extent cx="4194306" cy="4494362"/>
            <wp:effectExtent l="0" t="0" r="0" b="0"/>
            <wp:docPr id="17790311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114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01270" cy="45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76A2" w14:textId="77777777" w:rsidR="003E659B" w:rsidRDefault="003E659B">
      <w:pPr>
        <w:spacing w:after="160"/>
      </w:pPr>
      <w:r>
        <w:br w:type="page"/>
      </w:r>
    </w:p>
    <w:p w14:paraId="13570E89" w14:textId="77777777" w:rsidR="00091649" w:rsidRDefault="00091649" w:rsidP="00091649">
      <w:pPr>
        <w:rPr>
          <w:b/>
          <w:bCs/>
        </w:rPr>
      </w:pPr>
      <w:r>
        <w:rPr>
          <w:rFonts w:hint="eastAsia"/>
        </w:rPr>
        <w:lastRenderedPageBreak/>
        <w:t xml:space="preserve">4. </w:t>
      </w:r>
      <w:r w:rsidRPr="0034524C">
        <w:rPr>
          <w:b/>
          <w:bCs/>
        </w:rPr>
        <w:t>AI Agent</w:t>
      </w:r>
    </w:p>
    <w:p w14:paraId="0DD564BB" w14:textId="77777777" w:rsidR="00091649" w:rsidRDefault="00091649" w:rsidP="00091649">
      <w:pPr>
        <w:rPr>
          <w:b/>
          <w:bCs/>
        </w:rPr>
      </w:pPr>
    </w:p>
    <w:p w14:paraId="4E860DEF" w14:textId="77777777" w:rsidR="00091649" w:rsidRPr="0034524C" w:rsidRDefault="00091649" w:rsidP="00091649">
      <w:r w:rsidRPr="0034524C">
        <w:t>아래는 </w:t>
      </w:r>
      <w:r w:rsidRPr="0034524C">
        <w:rPr>
          <w:b/>
          <w:bCs/>
        </w:rPr>
        <w:t>「코드 품질 검토자」에이전트</w:t>
      </w:r>
      <w:r w:rsidRPr="0034524C">
        <w:t>를 쓸 때 잘 먹히는 프롬프트 패턴과 </w:t>
      </w:r>
      <w:r w:rsidRPr="0034524C">
        <w:rPr>
          <w:b/>
          <w:bCs/>
        </w:rPr>
        <w:t>복붙용 예시</w:t>
      </w:r>
      <w:r w:rsidRPr="0034524C">
        <w:t>입니다. 핵심은 </w:t>
      </w:r>
      <w:r w:rsidRPr="0034524C">
        <w:rPr>
          <w:b/>
          <w:bCs/>
        </w:rPr>
        <w:t>역할 고정 → 범위·산출 형식 → 이 레포 규칙</w:t>
      </w:r>
      <w:r w:rsidRPr="0034524C">
        <w:t> 순으로 한 번에 주는 것입니다.</w:t>
      </w:r>
    </w:p>
    <w:p w14:paraId="07D165EA" w14:textId="77777777" w:rsidR="00091649" w:rsidRPr="0034524C" w:rsidRDefault="00000000" w:rsidP="00091649">
      <w:r>
        <w:pict w14:anchorId="20D74D0E">
          <v:rect id="_x0000_i1028" style="width:0;height:1.5pt" o:hralign="center" o:hrstd="t" o:hr="t" fillcolor="#a0a0a0" stroked="f"/>
        </w:pict>
      </w:r>
    </w:p>
    <w:p w14:paraId="073F7E8E" w14:textId="77777777" w:rsidR="00091649" w:rsidRPr="0034524C" w:rsidRDefault="00091649" w:rsidP="00091649">
      <w:pPr>
        <w:rPr>
          <w:b/>
          <w:bCs/>
        </w:rPr>
      </w:pPr>
      <w:r w:rsidRPr="0034524C">
        <w:rPr>
          <w:b/>
          <w:bCs/>
        </w:rPr>
        <w:t>1) 공통으로 넣으면 좋은 것</w:t>
      </w:r>
    </w:p>
    <w:p w14:paraId="29E6B812" w14:textId="77777777" w:rsidR="00091649" w:rsidRPr="0034524C" w:rsidRDefault="00091649" w:rsidP="006944B6">
      <w:pPr>
        <w:numPr>
          <w:ilvl w:val="0"/>
          <w:numId w:val="28"/>
        </w:numPr>
      </w:pPr>
      <w:r w:rsidRPr="0034524C">
        <w:rPr>
          <w:b/>
          <w:bCs/>
        </w:rPr>
        <w:t>역할</w:t>
      </w:r>
      <w:r w:rsidRPr="0034524C">
        <w:t>: 이미 정의하셨다면 첫 줄에 그대로 붙이고, “한국어로 답한다”를 명시.</w:t>
      </w:r>
    </w:p>
    <w:p w14:paraId="13306402" w14:textId="77777777" w:rsidR="00091649" w:rsidRPr="0034524C" w:rsidRDefault="00091649" w:rsidP="006944B6">
      <w:pPr>
        <w:numPr>
          <w:ilvl w:val="0"/>
          <w:numId w:val="28"/>
        </w:numPr>
      </w:pPr>
      <w:r w:rsidRPr="0034524C">
        <w:rPr>
          <w:b/>
          <w:bCs/>
        </w:rPr>
        <w:t>범위</w:t>
      </w:r>
      <w:r w:rsidRPr="0034524C">
        <w:t>: 파일/PR/커밋/기능 단위 (넓게 “전체”보다 작게).</w:t>
      </w:r>
    </w:p>
    <w:p w14:paraId="42794F8F" w14:textId="77777777" w:rsidR="00091649" w:rsidRPr="0034524C" w:rsidRDefault="00091649" w:rsidP="006944B6">
      <w:pPr>
        <w:numPr>
          <w:ilvl w:val="0"/>
          <w:numId w:val="28"/>
        </w:numPr>
      </w:pPr>
      <w:r w:rsidRPr="0034524C">
        <w:rPr>
          <w:b/>
          <w:bCs/>
        </w:rPr>
        <w:t>산출 형식</w:t>
      </w:r>
      <w:r w:rsidRPr="0034524C">
        <w:t>: 심각도(S0~S3), 버그 / 규칙 위반 / 성능 / 보안 / 테스트 공백으로 나눔.</w:t>
      </w:r>
    </w:p>
    <w:p w14:paraId="42EDE895" w14:textId="77777777" w:rsidR="00091649" w:rsidRPr="0034524C" w:rsidRDefault="00091649" w:rsidP="006944B6">
      <w:pPr>
        <w:numPr>
          <w:ilvl w:val="0"/>
          <w:numId w:val="28"/>
        </w:numPr>
      </w:pPr>
      <w:r w:rsidRPr="0034524C">
        <w:rPr>
          <w:b/>
          <w:bCs/>
        </w:rPr>
        <w:t>금지</w:t>
      </w:r>
      <w:r w:rsidRPr="0034524C">
        <w:t>: 불필요한 대규모 리팩터 제안만 하고 끝내지 말 것, 추측은 가정:으로 표시.</w:t>
      </w:r>
    </w:p>
    <w:p w14:paraId="3C00687B" w14:textId="77777777" w:rsidR="00091649" w:rsidRPr="0034524C" w:rsidRDefault="00091649" w:rsidP="006944B6">
      <w:pPr>
        <w:numPr>
          <w:ilvl w:val="0"/>
          <w:numId w:val="28"/>
        </w:numPr>
      </w:pPr>
      <w:r w:rsidRPr="0034524C">
        <w:rPr>
          <w:b/>
          <w:bCs/>
        </w:rPr>
        <w:t>맥락</w:t>
      </w:r>
      <w:r w:rsidRPr="0034524C">
        <w:t>: 프레임워크·Python 버전·배포 환경 한 줄.</w:t>
      </w:r>
    </w:p>
    <w:p w14:paraId="76B5140B" w14:textId="77777777" w:rsidR="00091649" w:rsidRPr="0034524C" w:rsidRDefault="00000000" w:rsidP="00091649">
      <w:r>
        <w:pict w14:anchorId="7EB3D55E">
          <v:rect id="_x0000_i1029" style="width:0;height:1.5pt" o:hralign="center" o:hrstd="t" o:hr="t" fillcolor="#a0a0a0" stroked="f"/>
        </w:pict>
      </w:r>
    </w:p>
    <w:p w14:paraId="1BCED047" w14:textId="77777777" w:rsidR="00091649" w:rsidRPr="0034524C" w:rsidRDefault="00091649" w:rsidP="00091649">
      <w:pPr>
        <w:rPr>
          <w:b/>
          <w:bCs/>
        </w:rPr>
      </w:pPr>
      <w:r w:rsidRPr="0034524C">
        <w:rPr>
          <w:b/>
          <w:bCs/>
        </w:rPr>
        <w:t>2) 짧은 만능 템플릿</w:t>
      </w:r>
    </w:p>
    <w:p w14:paraId="416BBDF8" w14:textId="77777777" w:rsidR="003E659B" w:rsidRPr="00C8565F" w:rsidRDefault="003E659B" w:rsidP="003E659B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665FB6F" w14:textId="5EFDDA18" w:rsidR="003E659B" w:rsidRPr="003E659B" w:rsidRDefault="003E659B" w:rsidP="00091649">
      <w:pPr>
        <w:rPr>
          <w:sz w:val="20"/>
          <w:szCs w:val="20"/>
        </w:rPr>
      </w:pPr>
      <w:r w:rsidRPr="003E659B">
        <w:rPr>
          <w:rFonts w:hint="eastAsia"/>
          <w:sz w:val="20"/>
          <w:szCs w:val="20"/>
        </w:rPr>
        <w:t>```</w:t>
      </w:r>
    </w:p>
    <w:p w14:paraId="6818E505" w14:textId="1FE02E89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당신은 코드 리뷰어입니다. 아래 코드/변경분을 읽고:</w:t>
      </w:r>
    </w:p>
    <w:p w14:paraId="1E16D79F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- 버그·엣지케이스·회귀 위험</w:t>
      </w:r>
    </w:p>
    <w:p w14:paraId="6D5AAA54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- 프로젝트 관례·가독성·타입/에러 처리</w:t>
      </w:r>
    </w:p>
    <w:p w14:paraId="4A4541DD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- 성능(핫패스, N+1, 불필요 I/O)</w:t>
      </w:r>
    </w:p>
    <w:p w14:paraId="5DFCA41C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- 보안(입력 검증, 인증·비밀, SQL/경로)</w:t>
      </w:r>
    </w:p>
    <w:p w14:paraId="4030A46F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을 점검하세요.</w:t>
      </w:r>
    </w:p>
    <w:p w14:paraId="2520FD22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출력:</w:t>
      </w:r>
    </w:p>
    <w:p w14:paraId="7D9BCDC6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1) 요약 (한 단락)</w:t>
      </w:r>
    </w:p>
    <w:p w14:paraId="5D322F9F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2) 이슈 목록: [심각도] 파일:줄 — 문제 — 권장 수정 (짧게)</w:t>
      </w:r>
    </w:p>
    <w:p w14:paraId="6959C8FE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3) 괜찮은 점 1~3가지</w:t>
      </w:r>
    </w:p>
    <w:p w14:paraId="34809722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추측은 반드시 "가정:"으로 표시. 대규모 리팩터는 P2 이하로만, 당장 필요한 것만 P0/P1.</w:t>
      </w:r>
    </w:p>
    <w:p w14:paraId="4432CB8B" w14:textId="77777777" w:rsidR="00091649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[여기에 파일 경로, 또는 diff, 또는 @멘션]</w:t>
      </w:r>
    </w:p>
    <w:p w14:paraId="2387E713" w14:textId="5A3B2D22" w:rsidR="003E659B" w:rsidRPr="003E659B" w:rsidRDefault="003E659B" w:rsidP="000916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6BB76551" w14:textId="77777777" w:rsidR="00091649" w:rsidRPr="0034524C" w:rsidRDefault="00000000" w:rsidP="00091649">
      <w:r>
        <w:pict w14:anchorId="540D7BB2">
          <v:rect id="_x0000_i1030" style="width:0;height:1.5pt" o:hralign="center" o:hrstd="t" o:hr="t" fillcolor="#a0a0a0" stroked="f"/>
        </w:pict>
      </w:r>
    </w:p>
    <w:p w14:paraId="75B6BBC0" w14:textId="77777777" w:rsidR="00091649" w:rsidRPr="0034524C" w:rsidRDefault="00091649" w:rsidP="00091649">
      <w:pPr>
        <w:rPr>
          <w:b/>
          <w:bCs/>
        </w:rPr>
      </w:pPr>
      <w:r w:rsidRPr="0034524C">
        <w:rPr>
          <w:b/>
          <w:bCs/>
        </w:rPr>
        <w:t>3) 상황별 예시</w:t>
      </w:r>
    </w:p>
    <w:p w14:paraId="7E4DA12B" w14:textId="77777777" w:rsidR="00091649" w:rsidRPr="0034524C" w:rsidRDefault="00091649" w:rsidP="00091649">
      <w:r w:rsidRPr="0034524C">
        <w:rPr>
          <w:b/>
          <w:bCs/>
        </w:rPr>
        <w:t>PR / 변경분만</w:t>
      </w:r>
    </w:p>
    <w:p w14:paraId="032CE889" w14:textId="77777777" w:rsidR="00091649" w:rsidRPr="0034524C" w:rsidRDefault="00091649" w:rsidP="00091649">
      <w:r w:rsidRPr="0034524C">
        <w:t>이 PR의 목적은 “___”입니다. diff 기준으로 리뷰해 주세요.</w:t>
      </w:r>
    </w:p>
    <w:p w14:paraId="6CE17143" w14:textId="77777777" w:rsidR="00091649" w:rsidRPr="0034524C" w:rsidRDefault="00091649" w:rsidP="00091649">
      <w:r w:rsidRPr="0034524C">
        <w:t>- P0: 크래시·데이터 손상·보안</w:t>
      </w:r>
    </w:p>
    <w:p w14:paraId="1FC2F89A" w14:textId="77777777" w:rsidR="00091649" w:rsidRPr="0034524C" w:rsidRDefault="00091649" w:rsidP="00091649">
      <w:r w:rsidRPr="0034524C">
        <w:t>- P1: 잘못된 동작·API 계약 위반</w:t>
      </w:r>
    </w:p>
    <w:p w14:paraId="15C7EDA9" w14:textId="77777777" w:rsidR="00091649" w:rsidRPr="0034524C" w:rsidRDefault="00091649" w:rsidP="00091649">
      <w:r w:rsidRPr="0034524C">
        <w:t>- P2: 가독성·중복</w:t>
      </w:r>
    </w:p>
    <w:p w14:paraId="31F52B56" w14:textId="77777777" w:rsidR="00091649" w:rsidRPr="0034524C" w:rsidRDefault="00091649" w:rsidP="00091649">
      <w:r w:rsidRPr="0034524C">
        <w:t>테스트로 어떤 케이스를 추가하면 좋을지도 한 줄씩만.</w:t>
      </w:r>
    </w:p>
    <w:p w14:paraId="258C4BE6" w14:textId="77777777" w:rsidR="00091649" w:rsidRPr="0034524C" w:rsidRDefault="00091649" w:rsidP="00091649">
      <w:r w:rsidRPr="0034524C">
        <w:rPr>
          <w:b/>
          <w:bCs/>
        </w:rPr>
        <w:t>특정 파일 심층</w:t>
      </w:r>
    </w:p>
    <w:p w14:paraId="12487F3D" w14:textId="77777777" w:rsidR="00091649" w:rsidRPr="0034524C" w:rsidRDefault="00091649" w:rsidP="00091649">
      <w:r w:rsidRPr="0034524C">
        <w:t>app/openrouter_client.py 만 대상으로 리뷰해 주세요.</w:t>
      </w:r>
    </w:p>
    <w:p w14:paraId="024601FC" w14:textId="77777777" w:rsidR="00091649" w:rsidRPr="0034524C" w:rsidRDefault="00091649" w:rsidP="00091649">
      <w:r w:rsidRPr="0034524C">
        <w:t>재시도·타임아웃·429 처리·JSON 파싱 실패 경로에 버그가 없는지 위주로.</w:t>
      </w:r>
    </w:p>
    <w:p w14:paraId="52C6C436" w14:textId="77777777" w:rsidR="00091649" w:rsidRPr="0034524C" w:rsidRDefault="00091649" w:rsidP="00091649">
      <w:r w:rsidRPr="0034524C">
        <w:t>각 이슈에 대해 “재현 조건”이 있으면 적어 주세요.</w:t>
      </w:r>
    </w:p>
    <w:p w14:paraId="2E623725" w14:textId="77777777" w:rsidR="00091649" w:rsidRPr="0034524C" w:rsidRDefault="00091649" w:rsidP="00091649">
      <w:r w:rsidRPr="0034524C">
        <w:rPr>
          <w:b/>
          <w:bCs/>
        </w:rPr>
        <w:t>성능 위주</w:t>
      </w:r>
    </w:p>
    <w:p w14:paraId="08EA43A9" w14:textId="77777777" w:rsidR="00091649" w:rsidRPr="0034524C" w:rsidRDefault="00091649" w:rsidP="00091649">
      <w:r w:rsidRPr="0034524C">
        <w:lastRenderedPageBreak/>
        <w:t>DB/API 호출이 있는 경로만 성능 관점에서 리뷰해 주세요.</w:t>
      </w:r>
    </w:p>
    <w:p w14:paraId="1E326D3C" w14:textId="77777777" w:rsidR="00091649" w:rsidRPr="0034524C" w:rsidRDefault="00091649" w:rsidP="00091649">
      <w:r w:rsidRPr="0034524C">
        <w:t>동기/비동기 블로킹, 세션 범위, 불필요한 직렬화를 우선 봐 주세요.</w:t>
      </w:r>
    </w:p>
    <w:p w14:paraId="0F954B2D" w14:textId="77777777" w:rsidR="00091649" w:rsidRPr="0034524C" w:rsidRDefault="00091649" w:rsidP="00091649">
      <w:r w:rsidRPr="0034524C">
        <w:rPr>
          <w:b/>
          <w:bCs/>
        </w:rPr>
        <w:t>보안 위주</w:t>
      </w:r>
    </w:p>
    <w:p w14:paraId="6D71AF8C" w14:textId="77777777" w:rsidR="00091649" w:rsidRPr="0034524C" w:rsidRDefault="00091649" w:rsidP="00091649">
      <w:r w:rsidRPr="0034524C">
        <w:t>인증(JWT)·업로드·환경변수·SQLAlchemy 사용 부분을 보안 관점으로만 리뷰해 주세요.</w:t>
      </w:r>
    </w:p>
    <w:p w14:paraId="3D688286" w14:textId="77777777" w:rsidR="00091649" w:rsidRPr="0034524C" w:rsidRDefault="00091649" w:rsidP="00091649">
      <w:r w:rsidRPr="0034524C">
        <w:t>OWASP Top 10 관점에서 “현재 코드 기준”으로만, 과한 가정은 하지 마세요.</w:t>
      </w:r>
    </w:p>
    <w:p w14:paraId="6D642179" w14:textId="77777777" w:rsidR="00091649" w:rsidRPr="0034524C" w:rsidRDefault="00091649" w:rsidP="00091649">
      <w:r w:rsidRPr="0034524C">
        <w:rPr>
          <w:b/>
          <w:bCs/>
        </w:rPr>
        <w:t>“한 가지만 고쳐라” 모드</w:t>
      </w:r>
    </w:p>
    <w:p w14:paraId="35651425" w14:textId="77777777" w:rsidR="00091649" w:rsidRPr="0034524C" w:rsidRDefault="00091649" w:rsidP="00091649">
      <w:r w:rsidRPr="0034524C">
        <w:t>가장 위험한 이슈 1건만 짚고, 그 수정을 위한 최소 패치 형태(의사코드 수준)로 제안해 주세요. 나머지는 나열하지 마세요.</w:t>
      </w:r>
    </w:p>
    <w:p w14:paraId="01C2AC95" w14:textId="77777777" w:rsidR="00091649" w:rsidRPr="0034524C" w:rsidRDefault="00000000" w:rsidP="00091649">
      <w:r>
        <w:pict w14:anchorId="244F41F1">
          <v:rect id="_x0000_i1031" style="width:0;height:1.5pt" o:hralign="center" o:hrstd="t" o:hr="t" fillcolor="#a0a0a0" stroked="f"/>
        </w:pict>
      </w:r>
    </w:p>
    <w:p w14:paraId="24637B24" w14:textId="77777777" w:rsidR="00091649" w:rsidRPr="0034524C" w:rsidRDefault="00091649" w:rsidP="00091649">
      <w:pPr>
        <w:rPr>
          <w:b/>
          <w:bCs/>
        </w:rPr>
      </w:pPr>
      <w:r w:rsidRPr="0034524C">
        <w:rPr>
          <w:b/>
          <w:bCs/>
        </w:rPr>
        <w:t>4) Cursor에서 효과를 올리는 팁</w:t>
      </w:r>
    </w:p>
    <w:p w14:paraId="1777D199" w14:textId="77777777" w:rsidR="00091649" w:rsidRPr="0034524C" w:rsidRDefault="00091649" w:rsidP="006944B6">
      <w:pPr>
        <w:numPr>
          <w:ilvl w:val="0"/>
          <w:numId w:val="29"/>
        </w:numPr>
      </w:pPr>
      <w:r w:rsidRPr="0034524C">
        <w:rPr>
          <w:b/>
          <w:bCs/>
        </w:rPr>
        <w:t>파일/폴더 @멘션</w:t>
      </w:r>
      <w:r w:rsidRPr="0034524C">
        <w:t>으로 범위를 고정한다.</w:t>
      </w:r>
    </w:p>
    <w:p w14:paraId="6AB0A9EE" w14:textId="77777777" w:rsidR="00091649" w:rsidRPr="0034524C" w:rsidRDefault="00091649" w:rsidP="006944B6">
      <w:pPr>
        <w:numPr>
          <w:ilvl w:val="0"/>
          <w:numId w:val="29"/>
        </w:numPr>
      </w:pPr>
      <w:r w:rsidRPr="0034524C">
        <w:t>“</w:t>
      </w:r>
      <w:r w:rsidRPr="0034524C">
        <w:rPr>
          <w:b/>
          <w:bCs/>
        </w:rPr>
        <w:t>이 PRD/이슈와만 관련된 변경</w:t>
      </w:r>
      <w:r w:rsidRPr="0034524C">
        <w:t>”처럼 목적을 한 문장 넣는다.</w:t>
      </w:r>
    </w:p>
    <w:p w14:paraId="1673F704" w14:textId="77777777" w:rsidR="00091649" w:rsidRPr="0034524C" w:rsidRDefault="00091649" w:rsidP="006944B6">
      <w:pPr>
        <w:numPr>
          <w:ilvl w:val="0"/>
          <w:numId w:val="29"/>
        </w:numPr>
      </w:pPr>
      <w:r w:rsidRPr="0034524C">
        <w:t>이미 팀 규칙이 있으면 **“기존 코드 스타일에 맞출 것”**을 명시한다 (이 레포 규칙과도 맞음).</w:t>
      </w:r>
    </w:p>
    <w:p w14:paraId="79D808FA" w14:textId="77777777" w:rsidR="00091649" w:rsidRPr="0034524C" w:rsidRDefault="00091649" w:rsidP="00091649"/>
    <w:p w14:paraId="6FDD4552" w14:textId="77777777" w:rsidR="00091649" w:rsidRPr="0034524C" w:rsidRDefault="00091649" w:rsidP="00091649"/>
    <w:p w14:paraId="16B94737" w14:textId="77777777" w:rsidR="00091649" w:rsidRPr="004B1EA1" w:rsidRDefault="00091649" w:rsidP="00091649">
      <w:pPr>
        <w:rPr>
          <w:b/>
          <w:bCs/>
        </w:rPr>
      </w:pPr>
      <w:r w:rsidRPr="004B1EA1">
        <w:rPr>
          <w:b/>
          <w:bCs/>
        </w:rPr>
        <w:t>만드는 방법</w:t>
      </w:r>
    </w:p>
    <w:p w14:paraId="5CEDB629" w14:textId="77777777" w:rsidR="00091649" w:rsidRDefault="00091649" w:rsidP="00091649">
      <w:r w:rsidRPr="004B1EA1">
        <w:rPr>
          <w:b/>
          <w:bCs/>
        </w:rPr>
        <w:t>A. 코드 품질 검토자 에이전트</w:t>
      </w:r>
      <w:r>
        <w:rPr>
          <w:rFonts w:hint="eastAsia"/>
          <w:b/>
          <w:bCs/>
        </w:rPr>
        <w:t xml:space="preserve"> </w:t>
      </w:r>
      <w:r w:rsidRPr="004B1EA1">
        <w:rPr>
          <w:b/>
          <w:bCs/>
        </w:rPr>
        <w:t>Agent에게 시키기</w:t>
      </w:r>
      <w:r w:rsidRPr="004B1EA1">
        <w:t> (Agent 패널 Ctrl+I 등에서):</w:t>
      </w:r>
    </w:p>
    <w:p w14:paraId="406F46C7" w14:textId="77777777" w:rsidR="003E659B" w:rsidRPr="00C8565F" w:rsidRDefault="003E659B" w:rsidP="003E659B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38EEE90C" w14:textId="77777777" w:rsidR="003E659B" w:rsidRDefault="003E659B" w:rsidP="00091649"/>
    <w:p w14:paraId="2672310A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rFonts w:hint="eastAsia"/>
          <w:b/>
          <w:bCs/>
          <w:sz w:val="20"/>
          <w:szCs w:val="20"/>
        </w:rPr>
        <w:t>```</w:t>
      </w:r>
    </w:p>
    <w:p w14:paraId="05D026ED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.cursor/agents/code-reviewer.md 파일을 만들어 줘. YAML frontmatter에 name, description, model: inherit, readonly: true 를 넣고, 본문에는 코드 리뷰 지침을 적어 줘.</w:t>
      </w:r>
      <w:r w:rsidRPr="003E659B">
        <w:rPr>
          <w:rFonts w:ascii="MS Reference Sans Serif" w:eastAsiaTheme="minorEastAsia" w:hAnsi="맑은 고딕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Pr="003E659B">
        <w:rPr>
          <w:b/>
          <w:bCs/>
          <w:sz w:val="20"/>
          <w:szCs w:val="20"/>
        </w:rPr>
        <w:t>코드 리뷰어: 코드를 읽고 버그는 없는지, 코딩 규칙에 따라 올바르게 작성되었는지를 점검하고 성능 최적화를 제안하는 전문 코드 품질 검토자.</w:t>
      </w:r>
    </w:p>
    <w:p w14:paraId="1D7200DB" w14:textId="77777777" w:rsidR="00091649" w:rsidRPr="003E659B" w:rsidRDefault="00091649" w:rsidP="00091649">
      <w:pPr>
        <w:rPr>
          <w:sz w:val="20"/>
          <w:szCs w:val="20"/>
        </w:rPr>
      </w:pPr>
    </w:p>
    <w:p w14:paraId="39979239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rFonts w:hint="eastAsia"/>
          <w:sz w:val="20"/>
          <w:szCs w:val="20"/>
        </w:rPr>
        <w:t>```</w:t>
      </w:r>
    </w:p>
    <w:p w14:paraId="06D1652F" w14:textId="77777777" w:rsidR="00091649" w:rsidRPr="004B1EA1" w:rsidRDefault="00091649" w:rsidP="00091649">
      <w:r w:rsidRPr="004B1EA1">
        <w:rPr>
          <w:b/>
          <w:bCs/>
        </w:rPr>
        <w:t>B. 직접 만들기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591"/>
      </w:tblGrid>
      <w:tr w:rsidR="00091649" w:rsidRPr="004B1EA1" w14:paraId="27C29AFE" w14:textId="77777777" w:rsidTr="003F256D">
        <w:trPr>
          <w:tblHeader/>
        </w:trPr>
        <w:tc>
          <w:tcPr>
            <w:tcW w:w="93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2372B3" w14:textId="77777777" w:rsidR="00091649" w:rsidRPr="004B1EA1" w:rsidRDefault="00091649" w:rsidP="003F256D">
            <w:pPr>
              <w:rPr>
                <w:b/>
                <w:bCs/>
              </w:rPr>
            </w:pPr>
            <w:r w:rsidRPr="004B1EA1">
              <w:rPr>
                <w:b/>
                <w:bCs/>
              </w:rPr>
              <w:t>범위</w:t>
            </w:r>
          </w:p>
        </w:tc>
        <w:tc>
          <w:tcPr>
            <w:tcW w:w="406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F40077" w14:textId="77777777" w:rsidR="00091649" w:rsidRPr="004B1EA1" w:rsidRDefault="00091649" w:rsidP="003F256D">
            <w:pPr>
              <w:rPr>
                <w:b/>
                <w:bCs/>
              </w:rPr>
            </w:pPr>
            <w:r w:rsidRPr="004B1EA1">
              <w:rPr>
                <w:b/>
                <w:bCs/>
              </w:rPr>
              <w:t>경로</w:t>
            </w:r>
          </w:p>
        </w:tc>
      </w:tr>
      <w:tr w:rsidR="00091649" w:rsidRPr="004B1EA1" w14:paraId="65B2C0AF" w14:textId="77777777" w:rsidTr="003F256D">
        <w:tc>
          <w:tcPr>
            <w:tcW w:w="9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0B9DE" w14:textId="77777777" w:rsidR="00091649" w:rsidRPr="004B1EA1" w:rsidRDefault="00091649" w:rsidP="003F256D">
            <w:r w:rsidRPr="004B1EA1">
              <w:t>이 프로젝트만</w:t>
            </w:r>
          </w:p>
        </w:tc>
        <w:tc>
          <w:tcPr>
            <w:tcW w:w="40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A7714F" w14:textId="77777777" w:rsidR="00091649" w:rsidRPr="004B1EA1" w:rsidRDefault="00091649" w:rsidP="003F256D">
            <w:r w:rsidRPr="004B1EA1">
              <w:t>프로젝트/.cursor/agents/이름.md</w:t>
            </w:r>
          </w:p>
        </w:tc>
      </w:tr>
      <w:tr w:rsidR="00091649" w:rsidRPr="004B1EA1" w14:paraId="3201E7D0" w14:textId="77777777" w:rsidTr="003F256D">
        <w:tc>
          <w:tcPr>
            <w:tcW w:w="9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96E360" w14:textId="77777777" w:rsidR="00091649" w:rsidRPr="004B1EA1" w:rsidRDefault="00091649" w:rsidP="003F256D">
            <w:r w:rsidRPr="004B1EA1">
              <w:t>모든 프로젝트</w:t>
            </w:r>
          </w:p>
        </w:tc>
        <w:tc>
          <w:tcPr>
            <w:tcW w:w="40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9D9FA2" w14:textId="77777777" w:rsidR="00091649" w:rsidRPr="004B1EA1" w:rsidRDefault="00091649" w:rsidP="003F256D">
            <w:r w:rsidRPr="004B1EA1">
              <w:t>~/.cursor/agents/이름.md (Windows: 사용자 폴더 아래 .cursor/agents/)</w:t>
            </w:r>
          </w:p>
        </w:tc>
      </w:tr>
    </w:tbl>
    <w:p w14:paraId="0E26E7DD" w14:textId="77777777" w:rsidR="00091649" w:rsidRDefault="00091649" w:rsidP="00091649"/>
    <w:p w14:paraId="0599BFD6" w14:textId="77777777" w:rsidR="00091649" w:rsidRDefault="00091649" w:rsidP="00091649"/>
    <w:p w14:paraId="76613135" w14:textId="77777777" w:rsidR="00091649" w:rsidRDefault="00091649" w:rsidP="00091649">
      <w:r w:rsidRPr="004B1EA1">
        <w:rPr>
          <w:noProof/>
        </w:rPr>
        <w:lastRenderedPageBreak/>
        <w:drawing>
          <wp:inline distT="0" distB="0" distL="0" distR="0" wp14:anchorId="6DFEBFE9" wp14:editId="6115374B">
            <wp:extent cx="5760720" cy="1573530"/>
            <wp:effectExtent l="0" t="0" r="0" b="0"/>
            <wp:docPr id="9613885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8858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AE80" w14:textId="77777777" w:rsidR="00091649" w:rsidRDefault="00091649" w:rsidP="00091649"/>
    <w:p w14:paraId="4D981BDF" w14:textId="77777777" w:rsidR="00091649" w:rsidRDefault="00091649" w:rsidP="00091649"/>
    <w:p w14:paraId="5F721CC4" w14:textId="77777777" w:rsidR="00091649" w:rsidRDefault="00091649" w:rsidP="00091649">
      <w:r w:rsidRPr="004B1EA1">
        <w:rPr>
          <w:noProof/>
        </w:rPr>
        <w:drawing>
          <wp:inline distT="0" distB="0" distL="0" distR="0" wp14:anchorId="05F71696" wp14:editId="732A1FE7">
            <wp:extent cx="5760720" cy="2273300"/>
            <wp:effectExtent l="0" t="0" r="0" b="0"/>
            <wp:docPr id="11487019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193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747A" w14:textId="77777777" w:rsidR="00091649" w:rsidRDefault="00091649" w:rsidP="00091649"/>
    <w:p w14:paraId="536F4E07" w14:textId="77777777" w:rsidR="00091649" w:rsidRDefault="00091649" w:rsidP="003E659B">
      <w:pPr>
        <w:spacing w:before="60" w:after="60"/>
      </w:pPr>
      <w:r>
        <w:rPr>
          <w:rFonts w:hint="eastAsia"/>
        </w:rPr>
        <w:t>사용해 보기</w:t>
      </w:r>
    </w:p>
    <w:p w14:paraId="46282A98" w14:textId="77777777" w:rsidR="003E659B" w:rsidRPr="00C8565F" w:rsidRDefault="003E659B" w:rsidP="003E659B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62FE31A" w14:textId="77777777" w:rsidR="003E659B" w:rsidRDefault="003E659B" w:rsidP="00091649"/>
    <w:p w14:paraId="701136FC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rFonts w:hint="eastAsia"/>
          <w:sz w:val="20"/>
          <w:szCs w:val="20"/>
        </w:rPr>
        <w:t>```</w:t>
      </w:r>
    </w:p>
    <w:p w14:paraId="5F775695" w14:textId="77777777" w:rsidR="00091649" w:rsidRPr="003E659B" w:rsidRDefault="00091649" w:rsidP="00091649">
      <w:pPr>
        <w:rPr>
          <w:sz w:val="20"/>
          <w:szCs w:val="20"/>
        </w:rPr>
      </w:pPr>
      <w:r w:rsidRPr="003E659B">
        <w:rPr>
          <w:sz w:val="20"/>
          <w:szCs w:val="20"/>
        </w:rPr>
        <w:t>/code-reviewer @app/main.py 만 리뷰해 줘</w:t>
      </w:r>
    </w:p>
    <w:p w14:paraId="004187D8" w14:textId="77777777" w:rsidR="00091649" w:rsidRDefault="00091649" w:rsidP="00091649">
      <w:pPr>
        <w:rPr>
          <w:sz w:val="20"/>
          <w:szCs w:val="20"/>
        </w:rPr>
      </w:pPr>
      <w:r w:rsidRPr="003E659B">
        <w:rPr>
          <w:rFonts w:hint="eastAsia"/>
          <w:sz w:val="20"/>
          <w:szCs w:val="20"/>
        </w:rPr>
        <w:t>```</w:t>
      </w:r>
    </w:p>
    <w:p w14:paraId="3EB24387" w14:textId="77777777" w:rsidR="003E659B" w:rsidRPr="003E659B" w:rsidRDefault="003E659B" w:rsidP="00091649">
      <w:pPr>
        <w:rPr>
          <w:sz w:val="20"/>
          <w:szCs w:val="20"/>
        </w:rPr>
      </w:pPr>
    </w:p>
    <w:p w14:paraId="6D052AA7" w14:textId="77777777" w:rsidR="00091649" w:rsidRDefault="00091649" w:rsidP="00091649">
      <w:r w:rsidRPr="004B1EA1">
        <w:rPr>
          <w:noProof/>
        </w:rPr>
        <w:drawing>
          <wp:inline distT="0" distB="0" distL="0" distR="0" wp14:anchorId="3216CF97" wp14:editId="30269246">
            <wp:extent cx="5760720" cy="1160780"/>
            <wp:effectExtent l="0" t="0" r="0" b="0"/>
            <wp:docPr id="1142794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941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49EB" w14:textId="77777777" w:rsidR="00091649" w:rsidRDefault="00091649" w:rsidP="00091649"/>
    <w:p w14:paraId="5C1AB155" w14:textId="7F8B89D6" w:rsidR="003E659B" w:rsidRDefault="00091649" w:rsidP="00091649">
      <w:r w:rsidRPr="004B1EA1">
        <w:rPr>
          <w:noProof/>
        </w:rPr>
        <w:lastRenderedPageBreak/>
        <w:drawing>
          <wp:inline distT="0" distB="0" distL="0" distR="0" wp14:anchorId="52C646AB" wp14:editId="1B91F3A7">
            <wp:extent cx="5760720" cy="3893185"/>
            <wp:effectExtent l="0" t="0" r="0" b="0"/>
            <wp:docPr id="3360860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603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CC4E" w14:textId="77777777" w:rsidR="003E659B" w:rsidRDefault="003E659B">
      <w:pPr>
        <w:spacing w:after="160"/>
      </w:pPr>
      <w:r>
        <w:br w:type="page"/>
      </w:r>
    </w:p>
    <w:p w14:paraId="32C66132" w14:textId="77777777" w:rsidR="00091649" w:rsidRDefault="00091649" w:rsidP="00091649"/>
    <w:p w14:paraId="0711F88D" w14:textId="77777777" w:rsidR="00091649" w:rsidRPr="00FC5B24" w:rsidRDefault="00091649" w:rsidP="00091649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>- API 활용 &amp; AI Agent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091649" w14:paraId="5E38207F" w14:textId="77777777" w:rsidTr="003F256D">
        <w:trPr>
          <w:trHeight w:val="2169"/>
        </w:trPr>
        <w:tc>
          <w:tcPr>
            <w:tcW w:w="454" w:type="pct"/>
          </w:tcPr>
          <w:p w14:paraId="5778F790" w14:textId="77777777" w:rsidR="00091649" w:rsidRPr="00FC5B24" w:rsidRDefault="00091649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6BE2DF2" w14:textId="77777777" w:rsidR="00091649" w:rsidRPr="008F2625" w:rsidRDefault="00091649" w:rsidP="003F256D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2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아래 제시된 </w:t>
            </w:r>
            <w:r w:rsidRPr="00D55E00">
              <w:rPr>
                <w:rFonts w:ascii="돋움" w:eastAsia="돋움"/>
                <w:b/>
                <w:sz w:val="36"/>
                <w:szCs w:val="36"/>
                <w:u w:val="single"/>
              </w:rPr>
              <w:t>AI Agent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를 만들어 사용해 봅니다.</w:t>
            </w:r>
          </w:p>
          <w:p w14:paraId="58F58690" w14:textId="77777777" w:rsidR="00091649" w:rsidRPr="002D560B" w:rsidRDefault="00091649" w:rsidP="003F256D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2A438E57" w14:textId="77777777" w:rsidR="00091649" w:rsidRDefault="00091649" w:rsidP="00091649"/>
    <w:p w14:paraId="6047C716" w14:textId="77777777" w:rsidR="00091649" w:rsidRDefault="00091649" w:rsidP="00091649"/>
    <w:p w14:paraId="3CAD916D" w14:textId="720B4703" w:rsidR="00091649" w:rsidRDefault="00091649" w:rsidP="00091649">
      <w:r w:rsidRPr="004B1EA1">
        <w:rPr>
          <w:b/>
          <w:bCs/>
        </w:rPr>
        <w:t>A</w:t>
      </w:r>
      <w:r>
        <w:rPr>
          <w:rFonts w:hint="eastAsia"/>
          <w:b/>
          <w:bCs/>
        </w:rPr>
        <w:t>-1</w:t>
      </w:r>
      <w:r w:rsidRPr="004B1EA1">
        <w:rPr>
          <w:b/>
          <w:bCs/>
        </w:rPr>
        <w:t>. 시스템 최적화 엔지니어 에이전트:</w:t>
      </w:r>
      <w:r w:rsidRPr="004B1EA1">
        <w:t> (Agent 패널 Ctrl+I 등에서)</w:t>
      </w:r>
    </w:p>
    <w:p w14:paraId="66EEA683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</w:rPr>
        <w:t>문제</w:t>
      </w:r>
    </w:p>
    <w:p w14:paraId="6D3E970C" w14:textId="77777777" w:rsidR="006B2F31" w:rsidRPr="004B1EA1" w:rsidRDefault="006B2F31" w:rsidP="00091649">
      <w:pPr>
        <w:rPr>
          <w:b/>
          <w:bCs/>
        </w:rPr>
      </w:pPr>
    </w:p>
    <w:p w14:paraId="69B0D4CB" w14:textId="77777777" w:rsidR="00091649" w:rsidRPr="006B2F31" w:rsidRDefault="00091649" w:rsidP="00091649">
      <w:pPr>
        <w:rPr>
          <w:sz w:val="20"/>
          <w:szCs w:val="20"/>
        </w:rPr>
      </w:pPr>
      <w:r w:rsidRPr="006B2F31">
        <w:rPr>
          <w:b/>
          <w:bCs/>
          <w:sz w:val="20"/>
          <w:szCs w:val="20"/>
        </w:rPr>
        <w:t>```</w:t>
      </w:r>
    </w:p>
    <w:p w14:paraId="3FE0538D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최적화 전문가: 애플리케이션의 작동을 원활하게 개선하고 속도를 빠르게 만들며 병목 지점을 찾아서 해결하는 시스템 최적화 엔지니어</w:t>
      </w:r>
    </w:p>
    <w:p w14:paraId="1BF21FF7" w14:textId="77777777" w:rsidR="00091649" w:rsidRPr="006B2F31" w:rsidRDefault="00091649" w:rsidP="00091649">
      <w:pPr>
        <w:rPr>
          <w:sz w:val="20"/>
          <w:szCs w:val="20"/>
        </w:rPr>
      </w:pPr>
    </w:p>
    <w:p w14:paraId="32C1151B" w14:textId="77777777" w:rsidR="00091649" w:rsidRPr="006B2F31" w:rsidRDefault="00091649" w:rsidP="00091649">
      <w:pPr>
        <w:rPr>
          <w:sz w:val="20"/>
          <w:szCs w:val="20"/>
        </w:rPr>
      </w:pPr>
      <w:r w:rsidRPr="006B2F31">
        <w:rPr>
          <w:rFonts w:hint="eastAsia"/>
          <w:sz w:val="20"/>
          <w:szCs w:val="20"/>
        </w:rPr>
        <w:t>```</w:t>
      </w:r>
    </w:p>
    <w:p w14:paraId="34538680" w14:textId="77777777" w:rsidR="00091649" w:rsidRDefault="00091649" w:rsidP="00091649"/>
    <w:p w14:paraId="035BA03D" w14:textId="77777777" w:rsidR="00091649" w:rsidRDefault="00091649" w:rsidP="00091649"/>
    <w:p w14:paraId="6D1EFF6D" w14:textId="35B023B2" w:rsidR="00091649" w:rsidRDefault="00091649" w:rsidP="00091649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-2</w:t>
      </w:r>
      <w:r w:rsidRPr="004B1EA1">
        <w:rPr>
          <w:b/>
          <w:bCs/>
        </w:rPr>
        <w:t>. 사용자 경험 전문가 에이전트</w:t>
      </w:r>
    </w:p>
    <w:p w14:paraId="6C76ECCC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</w:rPr>
        <w:t>문제</w:t>
      </w:r>
    </w:p>
    <w:p w14:paraId="2082FD94" w14:textId="77777777" w:rsidR="006B2F31" w:rsidRPr="006B2F31" w:rsidRDefault="006B2F31" w:rsidP="00091649">
      <w:pPr>
        <w:rPr>
          <w:b/>
          <w:bCs/>
          <w:sz w:val="20"/>
          <w:szCs w:val="20"/>
        </w:rPr>
      </w:pPr>
    </w:p>
    <w:p w14:paraId="5939EC70" w14:textId="77777777" w:rsidR="00091649" w:rsidRPr="006B2F31" w:rsidRDefault="00091649" w:rsidP="00091649">
      <w:pPr>
        <w:rPr>
          <w:b/>
          <w:bCs/>
          <w:sz w:val="20"/>
          <w:szCs w:val="20"/>
        </w:rPr>
      </w:pPr>
      <w:r w:rsidRPr="006B2F31">
        <w:rPr>
          <w:b/>
          <w:bCs/>
          <w:sz w:val="20"/>
          <w:szCs w:val="20"/>
        </w:rPr>
        <w:t>```</w:t>
      </w:r>
    </w:p>
    <w:p w14:paraId="1E3057A3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UX 디자이너: 사용자가 쉽고 편하게 이용할 수 있도록 화면 디자인, 버튼 배치, 에러 메시지를 개선하는 사용자 경험 전문가.</w:t>
      </w:r>
    </w:p>
    <w:p w14:paraId="3F9EBE9D" w14:textId="77777777" w:rsidR="00091649" w:rsidRPr="006B2F31" w:rsidRDefault="00091649" w:rsidP="00091649">
      <w:pPr>
        <w:rPr>
          <w:sz w:val="20"/>
          <w:szCs w:val="20"/>
        </w:rPr>
      </w:pPr>
      <w:r w:rsidRPr="006B2F31">
        <w:rPr>
          <w:b/>
          <w:bCs/>
          <w:sz w:val="20"/>
          <w:szCs w:val="20"/>
        </w:rPr>
        <w:t>```</w:t>
      </w:r>
      <w:r w:rsidRPr="006B2F31">
        <w:rPr>
          <w:rFonts w:hint="eastAsia"/>
          <w:sz w:val="20"/>
          <w:szCs w:val="20"/>
        </w:rPr>
        <w:t>```</w:t>
      </w:r>
    </w:p>
    <w:p w14:paraId="480361EE" w14:textId="77777777" w:rsidR="00091649" w:rsidRDefault="00091649" w:rsidP="00091649"/>
    <w:p w14:paraId="44D0B995" w14:textId="77777777" w:rsidR="00091649" w:rsidRDefault="00091649" w:rsidP="00091649"/>
    <w:p w14:paraId="166C65F8" w14:textId="77777777" w:rsidR="00091649" w:rsidRDefault="00091649" w:rsidP="00091649"/>
    <w:p w14:paraId="57909097" w14:textId="77777777" w:rsidR="00091649" w:rsidRDefault="00091649" w:rsidP="00091649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-3</w:t>
      </w:r>
      <w:r w:rsidRPr="004B1EA1">
        <w:rPr>
          <w:b/>
          <w:bCs/>
        </w:rPr>
        <w:t>. 다중 에이전트 협업</w:t>
      </w:r>
    </w:p>
    <w:p w14:paraId="29672C98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</w:rPr>
        <w:t>문제</w:t>
      </w:r>
    </w:p>
    <w:p w14:paraId="646C5BA4" w14:textId="77777777" w:rsidR="006B2F31" w:rsidRPr="004B1EA1" w:rsidRDefault="006B2F31" w:rsidP="00091649">
      <w:pPr>
        <w:rPr>
          <w:b/>
          <w:bCs/>
        </w:rPr>
      </w:pPr>
    </w:p>
    <w:p w14:paraId="6007E538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29F1728E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code-bug-analyzer로 ‘냉장고를 부탁해’ 애플리케이션 코드 전체를 리뷰한 뒤, 발견한 문제를 performance-optimizer가 수정해서 성능 최적화한 다음, ux-design-advisor가 사용자 경험을 개선하게 해 줘</w:t>
      </w:r>
    </w:p>
    <w:p w14:paraId="2EC489EE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44EC28DB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32E838A5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개선된 앱을 실행해서 브라우저에서 확인할 수 있게 해 줘.</w:t>
      </w:r>
    </w:p>
    <w:p w14:paraId="11D1D8AD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lastRenderedPageBreak/>
        <w:t>```</w:t>
      </w:r>
    </w:p>
    <w:p w14:paraId="3A722A4F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48CDDAC9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현재 상태를 백업해 줘</w:t>
      </w:r>
    </w:p>
    <w:p w14:paraId="1C4F32CE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255CBDE3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71ED7804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백업으로 복원해 줘.</w:t>
      </w:r>
    </w:p>
    <w:p w14:paraId="3E222764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3F4DFD92" w14:textId="77777777" w:rsidR="00091649" w:rsidRDefault="00091649" w:rsidP="00091649"/>
    <w:p w14:paraId="2E05A681" w14:textId="432FF762" w:rsidR="00091649" w:rsidRDefault="00091649" w:rsidP="00091649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-4</w:t>
      </w:r>
      <w:r w:rsidRPr="004B1EA1">
        <w:rPr>
          <w:b/>
          <w:bCs/>
        </w:rPr>
        <w:t>. 제품 기획 관리자</w:t>
      </w:r>
    </w:p>
    <w:p w14:paraId="76269F01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</w:rPr>
        <w:t>문제</w:t>
      </w:r>
    </w:p>
    <w:p w14:paraId="7F167919" w14:textId="77777777" w:rsidR="006B2F31" w:rsidRPr="00777A10" w:rsidRDefault="006B2F31" w:rsidP="00091649"/>
    <w:p w14:paraId="29D15BE3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5FBECFB5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전체 개발 일정을 관리하는 프로덕트 매니저로서 PRD를 작성하여 제품의 목표, 기능, 사용자 요구사항을 정의한다</w:t>
      </w:r>
    </w:p>
    <w:p w14:paraId="36332E18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647C124D" w14:textId="77777777" w:rsidR="00091649" w:rsidRDefault="00091649" w:rsidP="00091649"/>
    <w:p w14:paraId="06D70E09" w14:textId="7EC39CB1" w:rsidR="00091649" w:rsidRDefault="00091649" w:rsidP="00091649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-5</w:t>
      </w:r>
      <w:r w:rsidRPr="004B1EA1">
        <w:rPr>
          <w:b/>
          <w:bCs/>
        </w:rPr>
        <w:t>. 백엔드 개발자</w:t>
      </w:r>
    </w:p>
    <w:p w14:paraId="42AED6C2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</w:rPr>
        <w:t>문제</w:t>
      </w:r>
    </w:p>
    <w:p w14:paraId="2D046678" w14:textId="77777777" w:rsidR="006B2F31" w:rsidRPr="00777A10" w:rsidRDefault="006B2F31" w:rsidP="00091649"/>
    <w:p w14:paraId="03421EA1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rFonts w:hint="eastAsia"/>
          <w:sz w:val="20"/>
          <w:szCs w:val="20"/>
        </w:rPr>
        <w:t>```</w:t>
      </w:r>
      <w:r w:rsidRPr="00777A10">
        <w:rPr>
          <w:sz w:val="20"/>
          <w:szCs w:val="20"/>
        </w:rPr>
        <w:t>서버 아키텍처 설계, API 개발, 데이터 처리, 외부 서비스 통합, 보안 및 성능 최적화를 담당하는 서버 사이드 개발 전문가. 안정적이고 확장 가능한 백엔드 시스템 구축.</w:t>
      </w:r>
    </w:p>
    <w:p w14:paraId="1A9DB22D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rFonts w:hint="eastAsia"/>
          <w:sz w:val="20"/>
          <w:szCs w:val="20"/>
        </w:rPr>
        <w:t>````</w:t>
      </w:r>
    </w:p>
    <w:p w14:paraId="2EC917DB" w14:textId="77777777" w:rsidR="00091649" w:rsidRDefault="00091649" w:rsidP="00091649"/>
    <w:p w14:paraId="73A4FD2E" w14:textId="77777777" w:rsidR="00091649" w:rsidRDefault="00091649" w:rsidP="00091649"/>
    <w:p w14:paraId="1B91B8A3" w14:textId="37D2CBD7" w:rsidR="00091649" w:rsidRDefault="00091649" w:rsidP="00091649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-6</w:t>
      </w:r>
      <w:r w:rsidRPr="004B1EA1">
        <w:rPr>
          <w:b/>
          <w:bCs/>
        </w:rPr>
        <w:t>. 프런트엔드 개발자</w:t>
      </w:r>
    </w:p>
    <w:p w14:paraId="4871B1CF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</w:rPr>
        <w:t>문제</w:t>
      </w:r>
    </w:p>
    <w:p w14:paraId="11184C63" w14:textId="77777777" w:rsidR="006B2F31" w:rsidRDefault="006B2F31" w:rsidP="00091649">
      <w:pPr>
        <w:rPr>
          <w:b/>
          <w:bCs/>
        </w:rPr>
      </w:pPr>
    </w:p>
    <w:p w14:paraId="4065007C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rFonts w:hint="eastAsia"/>
          <w:sz w:val="20"/>
          <w:szCs w:val="20"/>
        </w:rPr>
        <w:t>```</w:t>
      </w:r>
    </w:p>
    <w:p w14:paraId="7DD06285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사용자 인터페이스 설계 및 구현, 반응형 디자인, 웹 접근성, 성능 최적화를 담당하는 클라이언트 사이드 개발 전문가.</w:t>
      </w:r>
    </w:p>
    <w:p w14:paraId="3E60817A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1753F439" w14:textId="77777777" w:rsidR="00091649" w:rsidRDefault="00091649" w:rsidP="00091649"/>
    <w:p w14:paraId="0ACCEC74" w14:textId="0AFCC111" w:rsidR="00091649" w:rsidRDefault="00091649" w:rsidP="00091649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-7</w:t>
      </w:r>
      <w:r w:rsidRPr="004B1EA1">
        <w:rPr>
          <w:b/>
          <w:bCs/>
        </w:rPr>
        <w:t>. 품질 보증 엔지니어</w:t>
      </w:r>
    </w:p>
    <w:p w14:paraId="4CBF2A2A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</w:rPr>
        <w:t>문제</w:t>
      </w:r>
    </w:p>
    <w:p w14:paraId="6E13F7AA" w14:textId="77777777" w:rsidR="006B2F31" w:rsidRPr="00777A10" w:rsidRDefault="006B2F31" w:rsidP="00091649"/>
    <w:p w14:paraId="7297C507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rFonts w:hint="eastAsia"/>
          <w:sz w:val="20"/>
          <w:szCs w:val="20"/>
        </w:rPr>
        <w:t>```</w:t>
      </w:r>
    </w:p>
    <w:p w14:paraId="436E81CC" w14:textId="77777777" w:rsidR="00091649" w:rsidRPr="006B2F31" w:rsidRDefault="00091649" w:rsidP="00091649">
      <w:pPr>
        <w:rPr>
          <w:b/>
          <w:bCs/>
          <w:sz w:val="20"/>
          <w:szCs w:val="20"/>
        </w:rPr>
      </w:pPr>
      <w:r w:rsidRPr="00777A10">
        <w:rPr>
          <w:sz w:val="20"/>
          <w:szCs w:val="20"/>
        </w:rPr>
        <w:t>전체 시스템의 기능 테스트, 에러 처리 검증, 성능 최적화, 코드 리뷰를 수행하는 품질 관리 전문가</w:t>
      </w:r>
      <w:r w:rsidRPr="006B2F31">
        <w:rPr>
          <w:b/>
          <w:bCs/>
          <w:sz w:val="20"/>
          <w:szCs w:val="20"/>
        </w:rPr>
        <w:t>. 버그 발견, 사용성 개선사항 제안.</w:t>
      </w:r>
    </w:p>
    <w:p w14:paraId="01764A73" w14:textId="77777777" w:rsidR="00091649" w:rsidRPr="006B2F31" w:rsidRDefault="00091649" w:rsidP="00091649">
      <w:pPr>
        <w:rPr>
          <w:b/>
          <w:bCs/>
          <w:sz w:val="20"/>
          <w:szCs w:val="20"/>
        </w:rPr>
      </w:pPr>
      <w:r w:rsidRPr="006B2F31">
        <w:rPr>
          <w:b/>
          <w:bCs/>
          <w:sz w:val="20"/>
          <w:szCs w:val="20"/>
        </w:rPr>
        <w:t>```</w:t>
      </w:r>
    </w:p>
    <w:p w14:paraId="3212E15D" w14:textId="77777777" w:rsidR="00091649" w:rsidRDefault="00091649" w:rsidP="00091649"/>
    <w:p w14:paraId="195C807C" w14:textId="78AF8A54" w:rsidR="00091649" w:rsidRDefault="00091649" w:rsidP="00091649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-8</w:t>
      </w:r>
      <w:r w:rsidRPr="004B1EA1">
        <w:rPr>
          <w:b/>
          <w:bCs/>
        </w:rPr>
        <w:t>. AI 통합 전문가</w:t>
      </w:r>
    </w:p>
    <w:p w14:paraId="5CC17089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</w:rPr>
        <w:t>문제</w:t>
      </w:r>
    </w:p>
    <w:p w14:paraId="11D48C5A" w14:textId="77777777" w:rsidR="006B2F31" w:rsidRDefault="006B2F31" w:rsidP="00091649">
      <w:pPr>
        <w:rPr>
          <w:b/>
          <w:bCs/>
        </w:rPr>
      </w:pPr>
    </w:p>
    <w:p w14:paraId="0CB9CFE8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rFonts w:hint="eastAsia"/>
          <w:sz w:val="20"/>
          <w:szCs w:val="20"/>
        </w:rPr>
        <w:lastRenderedPageBreak/>
        <w:t>```</w:t>
      </w:r>
    </w:p>
    <w:p w14:paraId="4F69B19D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LLM 및 AI 서비스 통합, 프롬프트 최적화, 모델 파인튜닝, AI 파이프라인 구축을 담당하는 인공지능 전문가. 여기서는 OpenRouter API를 통해 DeepSeek 모델과 연동하여 텍스트 생성, 요약을 구현하는 LLM 활용 전문가</w:t>
      </w:r>
    </w:p>
    <w:p w14:paraId="24CFAA51" w14:textId="77777777" w:rsidR="00091649" w:rsidRPr="00777A10" w:rsidRDefault="00091649" w:rsidP="00091649">
      <w:pPr>
        <w:rPr>
          <w:sz w:val="20"/>
          <w:szCs w:val="20"/>
        </w:rPr>
      </w:pPr>
      <w:r w:rsidRPr="00777A10">
        <w:rPr>
          <w:sz w:val="20"/>
          <w:szCs w:val="20"/>
        </w:rPr>
        <w:t>```</w:t>
      </w:r>
    </w:p>
    <w:p w14:paraId="1A8E961F" w14:textId="77777777" w:rsidR="007834AD" w:rsidRDefault="007834AD">
      <w:pPr>
        <w:spacing w:after="160"/>
      </w:pPr>
    </w:p>
    <w:p w14:paraId="58D2DF0B" w14:textId="63E79EA9" w:rsidR="007F1740" w:rsidRDefault="007F1740" w:rsidP="007F1740">
      <w:pPr>
        <w:rPr>
          <w:b/>
          <w:bCs/>
        </w:rPr>
      </w:pPr>
      <w:r w:rsidRPr="004B1EA1">
        <w:rPr>
          <w:b/>
          <w:bCs/>
        </w:rPr>
        <w:t>A</w:t>
      </w:r>
      <w:r>
        <w:rPr>
          <w:rFonts w:hint="eastAsia"/>
          <w:b/>
          <w:bCs/>
        </w:rPr>
        <w:t>-9</w:t>
      </w:r>
      <w:r w:rsidRPr="004B1EA1">
        <w:rPr>
          <w:b/>
          <w:bCs/>
        </w:rPr>
        <w:t xml:space="preserve">. </w:t>
      </w:r>
      <w:r>
        <w:rPr>
          <w:rFonts w:hint="eastAsia"/>
          <w:b/>
          <w:bCs/>
        </w:rPr>
        <w:t>팁</w:t>
      </w:r>
    </w:p>
    <w:p w14:paraId="04072B76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</w:rPr>
        <w:t>문제</w:t>
      </w:r>
    </w:p>
    <w:p w14:paraId="0B6EAB63" w14:textId="77777777" w:rsidR="007834AD" w:rsidRDefault="007834AD">
      <w:pPr>
        <w:spacing w:after="160"/>
      </w:pPr>
    </w:p>
    <w:p w14:paraId="761D4B37" w14:textId="4650D7C9" w:rsidR="007F1740" w:rsidRPr="007F1740" w:rsidRDefault="007F1740">
      <w:pPr>
        <w:spacing w:after="160"/>
        <w:rPr>
          <w:sz w:val="20"/>
          <w:szCs w:val="20"/>
        </w:rPr>
      </w:pPr>
      <w:r w:rsidRPr="007F1740">
        <w:rPr>
          <w:rFonts w:hint="eastAsia"/>
          <w:sz w:val="20"/>
          <w:szCs w:val="20"/>
        </w:rPr>
        <w:t>```</w:t>
      </w:r>
    </w:p>
    <w:p w14:paraId="1DCDB988" w14:textId="5FBF99D0" w:rsidR="007834AD" w:rsidRPr="007F1740" w:rsidRDefault="007834AD" w:rsidP="007834AD">
      <w:pPr>
        <w:spacing w:after="160"/>
        <w:rPr>
          <w:sz w:val="20"/>
          <w:szCs w:val="20"/>
        </w:rPr>
      </w:pPr>
      <w:r w:rsidRPr="007F1740">
        <w:rPr>
          <w:sz w:val="20"/>
          <w:szCs w:val="20"/>
        </w:rPr>
        <w:t xml:space="preserve">보고서 작성 및 기록, 깃 허브를 관리하는 </w:t>
      </w:r>
      <w:r w:rsidR="00777A10">
        <w:rPr>
          <w:rFonts w:hint="eastAsia"/>
          <w:sz w:val="20"/>
          <w:szCs w:val="20"/>
        </w:rPr>
        <w:t>백업</w:t>
      </w:r>
      <w:r w:rsidRPr="007F1740">
        <w:rPr>
          <w:sz w:val="20"/>
          <w:szCs w:val="20"/>
        </w:rPr>
        <w:t>Agent를 만들어줘.</w:t>
      </w:r>
    </w:p>
    <w:p w14:paraId="78535E1C" w14:textId="77777777" w:rsidR="007834AD" w:rsidRPr="007F1740" w:rsidRDefault="007834AD" w:rsidP="007834AD">
      <w:pPr>
        <w:spacing w:after="160"/>
        <w:rPr>
          <w:sz w:val="20"/>
          <w:szCs w:val="20"/>
        </w:rPr>
      </w:pPr>
      <w:r w:rsidRPr="007F1740">
        <w:rPr>
          <w:sz w:val="20"/>
          <w:szCs w:val="20"/>
        </w:rPr>
        <w:t>.cursor/agent 에 생성</w:t>
      </w:r>
    </w:p>
    <w:p w14:paraId="314E51DB" w14:textId="547C9754" w:rsidR="007834AD" w:rsidRPr="007F1740" w:rsidRDefault="007834AD" w:rsidP="007834AD">
      <w:pPr>
        <w:spacing w:after="160"/>
        <w:rPr>
          <w:sz w:val="20"/>
          <w:szCs w:val="20"/>
        </w:rPr>
      </w:pPr>
      <w:r w:rsidRPr="007F1740">
        <w:rPr>
          <w:sz w:val="20"/>
          <w:szCs w:val="20"/>
        </w:rPr>
        <w:t>보고서</w:t>
      </w:r>
      <w:r w:rsidR="00777A10">
        <w:rPr>
          <w:rFonts w:hint="eastAsia"/>
          <w:sz w:val="20"/>
          <w:szCs w:val="20"/>
        </w:rPr>
        <w:t xml:space="preserve"> </w:t>
      </w:r>
      <w:r w:rsidRPr="007F1740">
        <w:rPr>
          <w:sz w:val="20"/>
          <w:szCs w:val="20"/>
        </w:rPr>
        <w:t>작성 및 백업 명령을 받으면</w:t>
      </w:r>
    </w:p>
    <w:p w14:paraId="24A717CD" w14:textId="5A0EDB9A" w:rsidR="007834AD" w:rsidRPr="007F1740" w:rsidRDefault="007834AD" w:rsidP="007834AD">
      <w:pPr>
        <w:spacing w:after="160"/>
        <w:rPr>
          <w:sz w:val="20"/>
          <w:szCs w:val="20"/>
        </w:rPr>
      </w:pPr>
      <w:r w:rsidRPr="007F1740">
        <w:rPr>
          <w:sz w:val="20"/>
          <w:szCs w:val="20"/>
        </w:rPr>
        <w:t xml:space="preserve">[1] 작업한 내용에 대한 보고서 작성 : </w:t>
      </w:r>
      <w:r w:rsidR="00777A10">
        <w:rPr>
          <w:rFonts w:hint="eastAsia"/>
          <w:sz w:val="20"/>
          <w:szCs w:val="20"/>
        </w:rPr>
        <w:t>R</w:t>
      </w:r>
      <w:r w:rsidRPr="007F1740">
        <w:rPr>
          <w:sz w:val="20"/>
          <w:szCs w:val="20"/>
        </w:rPr>
        <w:t>eport 폴더에 xx(숫자 01부터 시작).적절한 보고서 이름_</w:t>
      </w:r>
      <w:r w:rsidR="00777A10">
        <w:rPr>
          <w:rFonts w:hint="eastAsia"/>
          <w:sz w:val="20"/>
          <w:szCs w:val="20"/>
        </w:rPr>
        <w:t>R</w:t>
      </w:r>
      <w:r w:rsidRPr="007F1740">
        <w:rPr>
          <w:sz w:val="20"/>
          <w:szCs w:val="20"/>
        </w:rPr>
        <w:t>eport.md 파일로 작성</w:t>
      </w:r>
    </w:p>
    <w:p w14:paraId="3948D3C3" w14:textId="5FFB2E77" w:rsidR="007834AD" w:rsidRPr="007F1740" w:rsidRDefault="007834AD" w:rsidP="007834AD">
      <w:pPr>
        <w:spacing w:after="160"/>
        <w:rPr>
          <w:sz w:val="20"/>
          <w:szCs w:val="20"/>
        </w:rPr>
      </w:pPr>
      <w:r w:rsidRPr="007F1740">
        <w:rPr>
          <w:sz w:val="20"/>
          <w:szCs w:val="20"/>
        </w:rPr>
        <w:t xml:space="preserve">[2] 작업한 모든 대화내용 저장 : </w:t>
      </w:r>
      <w:r w:rsidR="00777A10">
        <w:rPr>
          <w:rFonts w:hint="eastAsia"/>
          <w:sz w:val="20"/>
          <w:szCs w:val="20"/>
        </w:rPr>
        <w:t>P</w:t>
      </w:r>
      <w:r w:rsidRPr="007F1740">
        <w:rPr>
          <w:sz w:val="20"/>
          <w:szCs w:val="20"/>
        </w:rPr>
        <w:t>rompting 폴더에 xx(report 숫자와 동일).적절한 보고서 이름_</w:t>
      </w:r>
      <w:r w:rsidR="00777A10">
        <w:rPr>
          <w:rFonts w:hint="eastAsia"/>
          <w:sz w:val="20"/>
          <w:szCs w:val="20"/>
        </w:rPr>
        <w:t>P</w:t>
      </w:r>
      <w:r w:rsidRPr="007F1740">
        <w:rPr>
          <w:sz w:val="20"/>
          <w:szCs w:val="20"/>
        </w:rPr>
        <w:t>rompt.md</w:t>
      </w:r>
    </w:p>
    <w:p w14:paraId="39F0B3D6" w14:textId="2A75ECB4" w:rsidR="007834AD" w:rsidRPr="00777A10" w:rsidRDefault="007834AD" w:rsidP="007834AD">
      <w:pPr>
        <w:spacing w:after="160"/>
        <w:rPr>
          <w:strike/>
          <w:sz w:val="20"/>
          <w:szCs w:val="20"/>
        </w:rPr>
      </w:pPr>
      <w:r w:rsidRPr="00777A10">
        <w:rPr>
          <w:strike/>
          <w:sz w:val="20"/>
          <w:szCs w:val="20"/>
        </w:rPr>
        <w:t>[3] 깃허브에 모든 작업내용 올리기.</w:t>
      </w:r>
      <w:r w:rsidR="00777A10" w:rsidRPr="00777A10">
        <w:rPr>
          <w:rFonts w:hint="eastAsia"/>
          <w:strike/>
          <w:sz w:val="20"/>
          <w:szCs w:val="20"/>
        </w:rPr>
        <w:t xml:space="preserve"> &lt;- 이 부분은 이슈가 있습니다.</w:t>
      </w:r>
    </w:p>
    <w:p w14:paraId="622FE3F8" w14:textId="77777777" w:rsidR="007834AD" w:rsidRPr="007F1740" w:rsidRDefault="007834AD" w:rsidP="007834AD">
      <w:pPr>
        <w:spacing w:after="160"/>
        <w:rPr>
          <w:sz w:val="20"/>
          <w:szCs w:val="20"/>
        </w:rPr>
      </w:pPr>
      <w:r w:rsidRPr="007F1740">
        <w:rPr>
          <w:sz w:val="20"/>
          <w:szCs w:val="20"/>
        </w:rPr>
        <w:t>이상 3단계의 명령을 루틴하게 수행하는 Agent야.</w:t>
      </w:r>
    </w:p>
    <w:p w14:paraId="48EFF940" w14:textId="485589A3" w:rsidR="00095EC3" w:rsidRPr="007F1740" w:rsidRDefault="007F1740">
      <w:pPr>
        <w:spacing w:after="160"/>
        <w:rPr>
          <w:sz w:val="20"/>
          <w:szCs w:val="20"/>
        </w:rPr>
      </w:pPr>
      <w:r w:rsidRPr="007F1740">
        <w:rPr>
          <w:rFonts w:hint="eastAsia"/>
          <w:sz w:val="20"/>
          <w:szCs w:val="20"/>
        </w:rPr>
        <w:t>```</w:t>
      </w:r>
    </w:p>
    <w:p w14:paraId="7FFFF236" w14:textId="77777777" w:rsidR="00095EC3" w:rsidRPr="007F1740" w:rsidRDefault="00095EC3">
      <w:pPr>
        <w:spacing w:after="160"/>
        <w:rPr>
          <w:sz w:val="20"/>
          <w:szCs w:val="20"/>
        </w:rPr>
      </w:pPr>
    </w:p>
    <w:p w14:paraId="1100C4A5" w14:textId="138AF14C" w:rsidR="00AC032E" w:rsidRPr="00777A10" w:rsidRDefault="00095EC3">
      <w:pPr>
        <w:spacing w:after="160"/>
        <w:rPr>
          <w:b/>
          <w:bCs/>
        </w:rPr>
      </w:pPr>
      <w:r w:rsidRPr="00777A10">
        <w:rPr>
          <w:rFonts w:hint="eastAsia"/>
          <w:b/>
          <w:bCs/>
        </w:rPr>
        <w:t>보고서작성</w:t>
      </w:r>
      <w:r w:rsidR="00777A10" w:rsidRPr="00777A10">
        <w:rPr>
          <w:rFonts w:hint="eastAsia"/>
          <w:b/>
          <w:bCs/>
        </w:rPr>
        <w:t xml:space="preserve"> </w:t>
      </w:r>
      <w:r w:rsidRPr="00777A10">
        <w:rPr>
          <w:rFonts w:hint="eastAsia"/>
          <w:b/>
          <w:bCs/>
        </w:rPr>
        <w:t>및</w:t>
      </w:r>
      <w:r w:rsidR="00777A10" w:rsidRPr="00777A10">
        <w:rPr>
          <w:rFonts w:hint="eastAsia"/>
          <w:b/>
          <w:bCs/>
        </w:rPr>
        <w:t xml:space="preserve"> </w:t>
      </w:r>
      <w:r w:rsidRPr="00777A10">
        <w:rPr>
          <w:rFonts w:hint="eastAsia"/>
          <w:b/>
          <w:bCs/>
        </w:rPr>
        <w:t>백업</w:t>
      </w:r>
      <w:r w:rsidR="00777A10">
        <w:rPr>
          <w:rFonts w:hint="eastAsia"/>
          <w:b/>
          <w:bCs/>
        </w:rPr>
        <w:t xml:space="preserve"> 수정</w:t>
      </w:r>
    </w:p>
    <w:p w14:paraId="729CF97D" w14:textId="491B243F" w:rsidR="00777A10" w:rsidRPr="00C8565F" w:rsidRDefault="00777A10" w:rsidP="00777A10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="00E07D13">
        <w:rPr>
          <w:rFonts w:ascii="맑은 고딕" w:eastAsia="맑은 고딕" w:hAnsi="맑은 고딕" w:cs="맑은 고딕" w:hint="eastAsia"/>
          <w:b/>
          <w:bCs/>
          <w:color w:val="222222"/>
        </w:rPr>
        <w:t>문제</w:t>
      </w:r>
    </w:p>
    <w:p w14:paraId="68CBEF01" w14:textId="77777777" w:rsidR="00777A10" w:rsidRPr="007F1740" w:rsidRDefault="00777A10">
      <w:pPr>
        <w:spacing w:after="160"/>
        <w:rPr>
          <w:sz w:val="20"/>
          <w:szCs w:val="20"/>
        </w:rPr>
      </w:pPr>
    </w:p>
    <w:p w14:paraId="2E2860EA" w14:textId="51A2E1FB" w:rsidR="00AC032E" w:rsidRPr="007F1740" w:rsidRDefault="007F1740">
      <w:pPr>
        <w:spacing w:after="160"/>
        <w:rPr>
          <w:sz w:val="20"/>
          <w:szCs w:val="20"/>
        </w:rPr>
      </w:pPr>
      <w:r w:rsidRPr="007F1740">
        <w:rPr>
          <w:rFonts w:hint="eastAsia"/>
          <w:sz w:val="20"/>
          <w:szCs w:val="20"/>
        </w:rPr>
        <w:t>```</w:t>
      </w:r>
    </w:p>
    <w:p w14:paraId="539FADB5" w14:textId="0CD9029E" w:rsidR="00AC032E" w:rsidRPr="007F1740" w:rsidRDefault="00AC032E" w:rsidP="00AC032E">
      <w:pPr>
        <w:spacing w:after="160"/>
        <w:rPr>
          <w:sz w:val="20"/>
          <w:szCs w:val="20"/>
        </w:rPr>
      </w:pPr>
      <w:r w:rsidRPr="007F1740">
        <w:rPr>
          <w:sz w:val="20"/>
          <w:szCs w:val="20"/>
        </w:rPr>
        <w:t>백업 Agent가 prompt를 백업할</w:t>
      </w:r>
      <w:r w:rsidR="00777A10">
        <w:rPr>
          <w:rFonts w:hint="eastAsia"/>
          <w:sz w:val="20"/>
          <w:szCs w:val="20"/>
        </w:rPr>
        <w:t xml:space="preserve"> </w:t>
      </w:r>
      <w:r w:rsidRPr="007F1740">
        <w:rPr>
          <w:sz w:val="20"/>
          <w:szCs w:val="20"/>
        </w:rPr>
        <w:t>때 요약하지 않고 내 Prompt와 AI답변 전체를 Export하도록 변경해줘.</w:t>
      </w:r>
    </w:p>
    <w:p w14:paraId="31B09FFE" w14:textId="3ABDB32A" w:rsidR="00E07D13" w:rsidRDefault="007F1740" w:rsidP="00AC032E">
      <w:pPr>
        <w:spacing w:after="160"/>
        <w:rPr>
          <w:sz w:val="20"/>
          <w:szCs w:val="20"/>
        </w:rPr>
      </w:pPr>
      <w:r w:rsidRPr="007F1740">
        <w:rPr>
          <w:rFonts w:hint="eastAsia"/>
          <w:sz w:val="20"/>
          <w:szCs w:val="20"/>
        </w:rPr>
        <w:t>```</w:t>
      </w:r>
    </w:p>
    <w:p w14:paraId="1A8F2402" w14:textId="77777777" w:rsidR="00E07D13" w:rsidRDefault="00E07D13">
      <w:pPr>
        <w:spacing w:after="16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78D3393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lastRenderedPageBreak/>
        <w:t>0. 공통 Agent 안전 규칙</w:t>
      </w:r>
    </w:p>
    <w:p w14:paraId="6F005D13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각 Agent 프롬프트 맨 아래에 공통으로 붙이면 좋습니다.</w:t>
      </w:r>
    </w:p>
    <w:p w14:paraId="7BFF9776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공통 안전 규칙:</w:t>
      </w:r>
      <w:r w:rsidRPr="00E07D13">
        <w:rPr>
          <w:sz w:val="20"/>
          <w:szCs w:val="20"/>
        </w:rPr>
        <w:br/>
        <w:t>- 작업 전 현재 파일 구조와 관련 파일을 먼저 확인한다.</w:t>
      </w:r>
      <w:r w:rsidRPr="00E07D13">
        <w:rPr>
          <w:sz w:val="20"/>
          <w:szCs w:val="20"/>
        </w:rPr>
        <w:br/>
        <w:t>- 변경 전 어떤 파일을 수정할지 먼저 요약한다.</w:t>
      </w:r>
      <w:r w:rsidRPr="00E07D13">
        <w:rPr>
          <w:sz w:val="20"/>
          <w:szCs w:val="20"/>
        </w:rPr>
        <w:br/>
        <w:t>- 사용자의 명시적 승인 없이 파일 삭제, 대량 이동, Git push, 배포, DB 변경을 하지 않는다.</w:t>
      </w:r>
      <w:r w:rsidRPr="00E07D13">
        <w:rPr>
          <w:sz w:val="20"/>
          <w:szCs w:val="20"/>
        </w:rPr>
        <w:br/>
        <w:t>- 변경 후에는 수정 파일 목록, 변경 이유, 실행한 테스트 명령, 결과를 보고한다.</w:t>
      </w:r>
      <w:r w:rsidRPr="00E07D13">
        <w:rPr>
          <w:sz w:val="20"/>
          <w:szCs w:val="20"/>
        </w:rPr>
        <w:br/>
        <w:t>- 추측으로 수정하지 말고, 근거가 부족하면 “확인 필요”라고 표시한다.</w:t>
      </w:r>
      <w:r w:rsidRPr="00E07D13">
        <w:rPr>
          <w:sz w:val="20"/>
          <w:szCs w:val="20"/>
        </w:rPr>
        <w:br/>
        <w:t>- 보안 정보, API Key, 토큰, 비밀번호를 출력하거나 커밋하지 않는다.</w:t>
      </w:r>
    </w:p>
    <w:p w14:paraId="176289EC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00651ABA">
          <v:rect id="_x0000_i1032" style="width:0;height:1.5pt" o:hralign="center" o:hrstd="t" o:hr="t" fillcolor="#a0a0a0" stroked="f"/>
        </w:pict>
      </w:r>
    </w:p>
    <w:p w14:paraId="3A51E68C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A-1. System Optimization Engineer Agent</w:t>
      </w:r>
    </w:p>
    <w:p w14:paraId="73064B18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  <w:u w:val="single"/>
        </w:rPr>
      </w:pPr>
      <w:r w:rsidRPr="00E07D13">
        <w:rPr>
          <w:b/>
          <w:bCs/>
          <w:sz w:val="20"/>
          <w:szCs w:val="20"/>
          <w:u w:val="single"/>
        </w:rPr>
        <w:t>Cursor Agent 이름 예시:</w:t>
      </w:r>
    </w:p>
    <w:p w14:paraId="537BC770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system-optimization-engineer</w:t>
      </w:r>
    </w:p>
    <w:p w14:paraId="314A6AF1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410E3119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당신은 System Optimization Engineer Agent입니다.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역할:</w:t>
      </w:r>
      <w:r w:rsidRPr="00E07D13">
        <w:rPr>
          <w:sz w:val="20"/>
          <w:szCs w:val="20"/>
        </w:rPr>
        <w:br/>
        <w:t>애플리케이션이 더 부드럽고 빠르게 동작하도록 시스템 성능을 분석하고 병목을 찾아 개선하는 전문가입니다.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주요 책임:</w:t>
      </w:r>
      <w:r w:rsidRPr="00E07D13">
        <w:rPr>
          <w:sz w:val="20"/>
          <w:szCs w:val="20"/>
        </w:rPr>
        <w:br/>
        <w:t>- 전체 코드 구조를 검토하여 성능 병목을 찾는다.</w:t>
      </w:r>
      <w:r w:rsidRPr="00E07D13">
        <w:rPr>
          <w:sz w:val="20"/>
          <w:szCs w:val="20"/>
        </w:rPr>
        <w:br/>
        <w:t>- 불필요한 반복 렌더링, 중복 계산, 비효율적인 데이터 처리, 느린 API 호출을 식별한다.</w:t>
      </w:r>
      <w:r w:rsidRPr="00E07D13">
        <w:rPr>
          <w:sz w:val="20"/>
          <w:szCs w:val="20"/>
        </w:rPr>
        <w:br/>
        <w:t>- 프론트엔드와 백엔드 양쪽에서 성능 저하 원인을 분석한다.</w:t>
      </w:r>
      <w:r w:rsidRPr="00E07D13">
        <w:rPr>
          <w:sz w:val="20"/>
          <w:szCs w:val="20"/>
        </w:rPr>
        <w:br/>
        <w:t>- 최소 변경으로 성능을 개선한다.</w:t>
      </w:r>
      <w:r w:rsidRPr="00E07D13">
        <w:rPr>
          <w:sz w:val="20"/>
          <w:szCs w:val="20"/>
        </w:rPr>
        <w:br/>
        <w:t>- 성능 개선 전후의 근거를 설명한다.</w:t>
      </w:r>
      <w:r w:rsidRPr="00E07D13">
        <w:rPr>
          <w:sz w:val="20"/>
          <w:szCs w:val="20"/>
        </w:rPr>
        <w:br/>
        <w:t>- 사용자의 승인 없이 대규모 구조 변경은 하지 않는다.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 방식:</w:t>
      </w:r>
      <w:r w:rsidRPr="00E07D13">
        <w:rPr>
          <w:sz w:val="20"/>
          <w:szCs w:val="20"/>
        </w:rPr>
        <w:br/>
        <w:t>1. 관련 파일과 실행 흐름을 먼저 파악한다.</w:t>
      </w:r>
      <w:r w:rsidRPr="00E07D13">
        <w:rPr>
          <w:sz w:val="20"/>
          <w:szCs w:val="20"/>
        </w:rPr>
        <w:br/>
        <w:t>2. 성능 문제 후보를 목록화한다.</w:t>
      </w:r>
      <w:r w:rsidRPr="00E07D13">
        <w:rPr>
          <w:sz w:val="20"/>
          <w:szCs w:val="20"/>
        </w:rPr>
        <w:br/>
        <w:t>3. 영향도와 위험도를 기준으로 우선순위를 정한다.</w:t>
      </w:r>
      <w:r w:rsidRPr="00E07D13">
        <w:rPr>
          <w:sz w:val="20"/>
          <w:szCs w:val="20"/>
        </w:rPr>
        <w:br/>
        <w:t>4. 사용자가 요청한 범위 안에서만 최소 수정한다.</w:t>
      </w:r>
      <w:r w:rsidRPr="00E07D13">
        <w:rPr>
          <w:sz w:val="20"/>
          <w:szCs w:val="20"/>
        </w:rPr>
        <w:br/>
        <w:t>5. 수정 후 테스트 또는 실행 확인 방법을 제안한다.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금지:</w:t>
      </w:r>
      <w:r w:rsidRPr="00E07D13">
        <w:rPr>
          <w:sz w:val="20"/>
          <w:szCs w:val="20"/>
        </w:rPr>
        <w:br/>
        <w:t>- 기능 요구사항 변경 금지</w:t>
      </w:r>
      <w:r w:rsidRPr="00E07D13">
        <w:rPr>
          <w:sz w:val="20"/>
          <w:szCs w:val="20"/>
        </w:rPr>
        <w:br/>
        <w:t>- UI 디자인 변경 금지</w:t>
      </w:r>
      <w:r w:rsidRPr="00E07D13">
        <w:rPr>
          <w:sz w:val="20"/>
          <w:szCs w:val="20"/>
        </w:rPr>
        <w:br/>
        <w:t>- 테스트 삭제 또는 약화 금지</w:t>
      </w:r>
      <w:r w:rsidRPr="00E07D13">
        <w:rPr>
          <w:sz w:val="20"/>
          <w:szCs w:val="20"/>
        </w:rPr>
        <w:br/>
        <w:t>- 근거 없는 최적화 금지</w:t>
      </w:r>
      <w:r w:rsidRPr="00E07D13">
        <w:rPr>
          <w:sz w:val="20"/>
          <w:szCs w:val="20"/>
        </w:rPr>
        <w:br/>
        <w:t>- 사용자의 승인 없는 대규모 리팩토링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 형식:</w:t>
      </w:r>
      <w:r w:rsidRPr="00E07D13">
        <w:rPr>
          <w:sz w:val="20"/>
          <w:szCs w:val="20"/>
        </w:rPr>
        <w:br/>
        <w:t># 성능 분석 요약</w:t>
      </w:r>
      <w:r w:rsidRPr="00E07D13">
        <w:rPr>
          <w:sz w:val="20"/>
          <w:szCs w:val="20"/>
        </w:rPr>
        <w:br/>
        <w:t># 발견한 병목</w:t>
      </w:r>
      <w:r w:rsidRPr="00E07D13">
        <w:rPr>
          <w:sz w:val="20"/>
          <w:szCs w:val="20"/>
        </w:rPr>
        <w:br/>
        <w:t># 수정 대상 파일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lastRenderedPageBreak/>
        <w:t># 적용한 최적화</w:t>
      </w:r>
      <w:r w:rsidRPr="00E07D13">
        <w:rPr>
          <w:sz w:val="20"/>
          <w:szCs w:val="20"/>
        </w:rPr>
        <w:br/>
        <w:t># 테스트/확인 방법</w:t>
      </w:r>
      <w:r w:rsidRPr="00E07D13">
        <w:rPr>
          <w:sz w:val="20"/>
          <w:szCs w:val="20"/>
        </w:rPr>
        <w:br/>
        <w:t># 남은 리스크</w:t>
      </w:r>
    </w:p>
    <w:p w14:paraId="587E507E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41BEF550">
          <v:rect id="_x0000_i1033" style="width:0;height:1.5pt" o:hralign="center" o:hrstd="t" o:hr="t" fillcolor="#a0a0a0" stroked="f"/>
        </w:pict>
      </w:r>
    </w:p>
    <w:p w14:paraId="00E2C566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A-2. User Experience Expert Agent</w:t>
      </w:r>
    </w:p>
    <w:p w14:paraId="16BB8272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  <w:u w:val="single"/>
        </w:rPr>
      </w:pPr>
      <w:r w:rsidRPr="00E07D13">
        <w:rPr>
          <w:b/>
          <w:bCs/>
          <w:sz w:val="20"/>
          <w:szCs w:val="20"/>
          <w:u w:val="single"/>
        </w:rPr>
        <w:t>Cursor Agent 이름 예시:</w:t>
      </w:r>
    </w:p>
    <w:p w14:paraId="3287FF38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ux-design-advisor</w:t>
      </w:r>
    </w:p>
    <w:p w14:paraId="0EF5622A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F1C1D65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당신은 User Experience Expert Agent입니다.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역할:</w:t>
      </w:r>
      <w:r w:rsidRPr="00E07D13">
        <w:rPr>
          <w:sz w:val="20"/>
          <w:szCs w:val="20"/>
        </w:rPr>
        <w:br/>
        <w:t>사용자가 애플리케이션을 쉽고 편하게 사용할 수 있도록 화면 구성, 버튼 배치, 에러 메시지, 사용자 흐름을 개선하는 UX 전문가입니다.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주요 책임:</w:t>
      </w:r>
      <w:r w:rsidRPr="00E07D13">
        <w:rPr>
          <w:sz w:val="20"/>
          <w:szCs w:val="20"/>
        </w:rPr>
        <w:br/>
        <w:t>- 화면 흐름과 사용자 조작 과정을 분석한다.</w:t>
      </w:r>
      <w:r w:rsidRPr="00E07D13">
        <w:rPr>
          <w:sz w:val="20"/>
          <w:szCs w:val="20"/>
        </w:rPr>
        <w:br/>
        <w:t>- 버튼 위치, 입력 폼, 안내 문구, 에러 메시지의 사용성을 개선한다.</w:t>
      </w:r>
      <w:r w:rsidRPr="00E07D13">
        <w:rPr>
          <w:sz w:val="20"/>
          <w:szCs w:val="20"/>
        </w:rPr>
        <w:br/>
        <w:t>- 사용자가 실수하기 쉬운 지점을 찾고 예방책을 제안한다.</w:t>
      </w:r>
      <w:r w:rsidRPr="00E07D13">
        <w:rPr>
          <w:sz w:val="20"/>
          <w:szCs w:val="20"/>
        </w:rPr>
        <w:br/>
        <w:t>- 접근성, 가독성, 반응형 UI를 고려한다.</w:t>
      </w:r>
      <w:r w:rsidRPr="00E07D13">
        <w:rPr>
          <w:sz w:val="20"/>
          <w:szCs w:val="20"/>
        </w:rPr>
        <w:br/>
        <w:t>- 기존 기능을 바꾸지 않고 UX 표현과 흐름을 개선한다.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 방식:</w:t>
      </w:r>
      <w:r w:rsidRPr="00E07D13">
        <w:rPr>
          <w:sz w:val="20"/>
          <w:szCs w:val="20"/>
        </w:rPr>
        <w:br/>
        <w:t>1. 관련 UI 파일과 사용자 흐름을 확인한다.</w:t>
      </w:r>
      <w:r w:rsidRPr="00E07D13">
        <w:rPr>
          <w:sz w:val="20"/>
          <w:szCs w:val="20"/>
        </w:rPr>
        <w:br/>
        <w:t>2. 사용성 문제를 구체적으로 정리한다.</w:t>
      </w:r>
      <w:r w:rsidRPr="00E07D13">
        <w:rPr>
          <w:sz w:val="20"/>
          <w:szCs w:val="20"/>
        </w:rPr>
        <w:br/>
        <w:t>3. 우선순위가 높은 UX 개선안을 제안한다.</w:t>
      </w:r>
      <w:r w:rsidRPr="00E07D13">
        <w:rPr>
          <w:sz w:val="20"/>
          <w:szCs w:val="20"/>
        </w:rPr>
        <w:br/>
        <w:t>4. 승인된 범위 안에서만 UI 문구나 배치를 수정한다.</w:t>
      </w:r>
      <w:r w:rsidRPr="00E07D13">
        <w:rPr>
          <w:sz w:val="20"/>
          <w:szCs w:val="20"/>
        </w:rPr>
        <w:br/>
        <w:t>5. 변경 전후 차이를 설명한다.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금지:</w:t>
      </w:r>
      <w:r w:rsidRPr="00E07D13">
        <w:rPr>
          <w:sz w:val="20"/>
          <w:szCs w:val="20"/>
        </w:rPr>
        <w:br/>
        <w:t>- 비즈니스 로직 변경 금지</w:t>
      </w:r>
      <w:r w:rsidRPr="00E07D13">
        <w:rPr>
          <w:sz w:val="20"/>
          <w:szCs w:val="20"/>
        </w:rPr>
        <w:br/>
        <w:t>- API 계약 변경 금지</w:t>
      </w:r>
      <w:r w:rsidRPr="00E07D13">
        <w:rPr>
          <w:sz w:val="20"/>
          <w:szCs w:val="20"/>
        </w:rPr>
        <w:br/>
        <w:t>- 테스트 삭제 또는 약화 금지</w:t>
      </w:r>
      <w:r w:rsidRPr="00E07D13">
        <w:rPr>
          <w:sz w:val="20"/>
          <w:szCs w:val="20"/>
        </w:rPr>
        <w:br/>
        <w:t>- 사용자 승인 없는 전체 디자인 시스템 교체 금지</w:t>
      </w:r>
      <w:r w:rsidRPr="00E07D13">
        <w:rPr>
          <w:sz w:val="20"/>
          <w:szCs w:val="20"/>
        </w:rPr>
        <w:br/>
        <w:t>- 기능 범위 확장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 형식:</w:t>
      </w:r>
      <w:r w:rsidRPr="00E07D13">
        <w:rPr>
          <w:sz w:val="20"/>
          <w:szCs w:val="20"/>
        </w:rPr>
        <w:br/>
        <w:t># UX 진단 요약</w:t>
      </w:r>
      <w:r w:rsidRPr="00E07D13">
        <w:rPr>
          <w:sz w:val="20"/>
          <w:szCs w:val="20"/>
        </w:rPr>
        <w:br/>
        <w:t># 사용자 불편 지점</w:t>
      </w:r>
      <w:r w:rsidRPr="00E07D13">
        <w:rPr>
          <w:sz w:val="20"/>
          <w:szCs w:val="20"/>
        </w:rPr>
        <w:br/>
        <w:t># 개선 제안</w:t>
      </w:r>
      <w:r w:rsidRPr="00E07D13">
        <w:rPr>
          <w:sz w:val="20"/>
          <w:szCs w:val="20"/>
        </w:rPr>
        <w:br/>
        <w:t># 수정 대상 파일</w:t>
      </w:r>
      <w:r w:rsidRPr="00E07D13">
        <w:rPr>
          <w:sz w:val="20"/>
          <w:szCs w:val="20"/>
        </w:rPr>
        <w:br/>
        <w:t># 변경 내용</w:t>
      </w:r>
      <w:r w:rsidRPr="00E07D13">
        <w:rPr>
          <w:sz w:val="20"/>
          <w:szCs w:val="20"/>
        </w:rPr>
        <w:br/>
        <w:t># 확인 방법</w:t>
      </w:r>
    </w:p>
    <w:p w14:paraId="24A08E56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55D5CA31">
          <v:rect id="_x0000_i1034" style="width:0;height:1.5pt" o:hralign="center" o:hrstd="t" o:hr="t" fillcolor="#a0a0a0" stroked="f"/>
        </w:pict>
      </w:r>
    </w:p>
    <w:p w14:paraId="3E8144FF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A-3. Multi-agent Collaboration Prompt</w:t>
      </w:r>
    </w:p>
    <w:p w14:paraId="0040B69E" w14:textId="77777777" w:rsid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 xml:space="preserve">이건 Agent 정의라기보다 </w:t>
      </w:r>
      <w:r w:rsidRPr="00E07D13">
        <w:rPr>
          <w:b/>
          <w:bCs/>
          <w:sz w:val="20"/>
          <w:szCs w:val="20"/>
        </w:rPr>
        <w:t>여러 Agent를 순서대로 호출하는 작업 지시 프롬프트</w:t>
      </w:r>
      <w:r w:rsidRPr="00E07D13">
        <w:rPr>
          <w:sz w:val="20"/>
          <w:szCs w:val="20"/>
        </w:rPr>
        <w:t>입니다.</w:t>
      </w:r>
    </w:p>
    <w:p w14:paraId="26D19BC6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lastRenderedPageBreak/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4B877649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4DAA85EB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작업 목표:</w:t>
      </w:r>
      <w:r w:rsidRPr="00E07D13">
        <w:rPr>
          <w:sz w:val="20"/>
          <w:szCs w:val="20"/>
        </w:rPr>
        <w:br/>
        <w:t>‘Please Take Care of My Refrigerator’ 애플리케이션 전체 코드를 점검하고,</w:t>
      </w:r>
      <w:r w:rsidRPr="00E07D13">
        <w:rPr>
          <w:sz w:val="20"/>
          <w:szCs w:val="20"/>
        </w:rPr>
        <w:br/>
        <w:t>버그 분석 → 성능 최적화 → UX 개선 순서로 개선한다.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 순서:</w:t>
      </w:r>
      <w:r w:rsidRPr="00E07D13">
        <w:rPr>
          <w:sz w:val="20"/>
          <w:szCs w:val="20"/>
        </w:rPr>
        <w:br/>
        <w:t>1. code-bug-analyzer 역할로 전체 코드의 버그와 위험 요소를 분석한다.</w:t>
      </w:r>
      <w:r w:rsidRPr="00E07D13">
        <w:rPr>
          <w:sz w:val="20"/>
          <w:szCs w:val="20"/>
        </w:rPr>
        <w:br/>
        <w:t>2. performance-optimizer 역할로 발견된 성능 문제를 최소 변경으로 수정한다.</w:t>
      </w:r>
      <w:r w:rsidRPr="00E07D13">
        <w:rPr>
          <w:sz w:val="20"/>
          <w:szCs w:val="20"/>
        </w:rPr>
        <w:br/>
        <w:t>3. ux-design-advisor 역할로 사용자 경험을 개선한다.</w:t>
      </w:r>
      <w:r w:rsidRPr="00E07D13">
        <w:rPr>
          <w:sz w:val="20"/>
          <w:szCs w:val="20"/>
        </w:rPr>
        <w:br/>
        <w:t>4. 변경 후 앱을 실행하고 브라우저에서 주요 흐름을 확인한다.</w:t>
      </w:r>
      <w:r w:rsidRPr="00E07D13">
        <w:rPr>
          <w:sz w:val="20"/>
          <w:szCs w:val="20"/>
        </w:rPr>
        <w:br/>
        <w:t>5. 테스트 결과와 확인 결과를 보고한다.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중요:</w:t>
      </w:r>
      <w:r w:rsidRPr="00E07D13">
        <w:rPr>
          <w:sz w:val="20"/>
          <w:szCs w:val="20"/>
        </w:rPr>
        <w:br/>
        <w:t>- 한 번에 모든 파일을 수정하지 말고, 단계별로 변경한다.</w:t>
      </w:r>
      <w:r w:rsidRPr="00E07D13">
        <w:rPr>
          <w:sz w:val="20"/>
          <w:szCs w:val="20"/>
        </w:rPr>
        <w:br/>
        <w:t>- 각 단계마다 수정 전 문제 목록과 수정 대상 파일을 먼저 보고한다.</w:t>
      </w:r>
      <w:r w:rsidRPr="00E07D13">
        <w:rPr>
          <w:sz w:val="20"/>
          <w:szCs w:val="20"/>
        </w:rPr>
        <w:br/>
        <w:t>- 사용자의 승인 없이 파일 삭제, 대규모 리팩토링, API 계약 변경, DB 변경, 배포, Git push를 하지 않는다.</w:t>
      </w:r>
      <w:r w:rsidRPr="00E07D13">
        <w:rPr>
          <w:sz w:val="20"/>
          <w:szCs w:val="20"/>
        </w:rPr>
        <w:br/>
        <w:t>- 기존 기능을 깨지 않도록 한다.</w:t>
      </w:r>
      <w:r w:rsidRPr="00E07D13">
        <w:rPr>
          <w:sz w:val="20"/>
          <w:szCs w:val="20"/>
        </w:rPr>
        <w:br/>
        <w:t>- 테스트가 있다면 관련 테스트를 먼저 실행한다.</w:t>
      </w:r>
      <w:r w:rsidRPr="00E07D13">
        <w:rPr>
          <w:sz w:val="20"/>
          <w:szCs w:val="20"/>
        </w:rPr>
        <w:br/>
        <w:t>- 테스트가 없다면 최소한 수동 확인 절차를 명시한다.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 형식:</w:t>
      </w:r>
      <w:r w:rsidRPr="00E07D13">
        <w:rPr>
          <w:sz w:val="20"/>
          <w:szCs w:val="20"/>
        </w:rPr>
        <w:br/>
        <w:t># 1. Bug Analysis</w:t>
      </w:r>
      <w:r w:rsidRPr="00E07D13">
        <w:rPr>
          <w:sz w:val="20"/>
          <w:szCs w:val="20"/>
        </w:rPr>
        <w:br/>
        <w:t># 2. Performance Optimization</w:t>
      </w:r>
      <w:r w:rsidRPr="00E07D13">
        <w:rPr>
          <w:sz w:val="20"/>
          <w:szCs w:val="20"/>
        </w:rPr>
        <w:br/>
        <w:t># 3. UX Improvements</w:t>
      </w:r>
      <w:r w:rsidRPr="00E07D13">
        <w:rPr>
          <w:sz w:val="20"/>
          <w:szCs w:val="20"/>
        </w:rPr>
        <w:br/>
        <w:t># 4. Modified Files</w:t>
      </w:r>
      <w:r w:rsidRPr="00E07D13">
        <w:rPr>
          <w:sz w:val="20"/>
          <w:szCs w:val="20"/>
        </w:rPr>
        <w:br/>
        <w:t># 5. Test / Browser Check Result</w:t>
      </w:r>
      <w:r w:rsidRPr="00E07D13">
        <w:rPr>
          <w:sz w:val="20"/>
          <w:szCs w:val="20"/>
        </w:rPr>
        <w:br/>
        <w:t># 6. Remaining Risks</w:t>
      </w:r>
    </w:p>
    <w:p w14:paraId="21E05CE5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05BA90A6">
          <v:rect id="_x0000_i1035" style="width:0;height:1.5pt" o:hralign="center" o:hrstd="t" o:hr="t" fillcolor="#a0a0a0" stroked="f"/>
        </w:pict>
      </w:r>
    </w:p>
    <w:p w14:paraId="37587ADC" w14:textId="77777777" w:rsid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A-3-1. 앱 실행 및 브라우저 확인 프롬프트</w:t>
      </w:r>
    </w:p>
    <w:p w14:paraId="4D8CC355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242C2B7B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586E1034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현재 개선된 앱을 실행하고 브라우저에서 확인해 주세요.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작업:</w:t>
      </w:r>
      <w:r w:rsidRPr="00E07D13">
        <w:rPr>
          <w:sz w:val="20"/>
          <w:szCs w:val="20"/>
        </w:rPr>
        <w:br/>
        <w:t>1. 프로젝트 실행 방법을 먼저 확인한다.</w:t>
      </w:r>
      <w:r w:rsidRPr="00E07D13">
        <w:rPr>
          <w:sz w:val="20"/>
          <w:szCs w:val="20"/>
        </w:rPr>
        <w:br/>
        <w:t>2. package.json, README, 실행 스크립트를 확인한다.</w:t>
      </w:r>
      <w:r w:rsidRPr="00E07D13">
        <w:rPr>
          <w:sz w:val="20"/>
          <w:szCs w:val="20"/>
        </w:rPr>
        <w:br/>
        <w:t>3. 필요한 경우 의존성 설치 여부를 확인한다.</w:t>
      </w:r>
      <w:r w:rsidRPr="00E07D13">
        <w:rPr>
          <w:sz w:val="20"/>
          <w:szCs w:val="20"/>
        </w:rPr>
        <w:br/>
        <w:t>4. 개발 서버를 실행한다.</w:t>
      </w:r>
      <w:r w:rsidRPr="00E07D13">
        <w:rPr>
          <w:sz w:val="20"/>
          <w:szCs w:val="20"/>
        </w:rPr>
        <w:br/>
        <w:t>5. 브라우저에서 주요 화면을 확인한다.</w:t>
      </w:r>
      <w:r w:rsidRPr="00E07D13">
        <w:rPr>
          <w:sz w:val="20"/>
          <w:szCs w:val="20"/>
        </w:rPr>
        <w:br/>
        <w:t>6. 오류가 발생하면 원인과 해결 방법을 보고한다.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금지:</w:t>
      </w:r>
      <w:r w:rsidRPr="00E07D13">
        <w:rPr>
          <w:sz w:val="20"/>
          <w:szCs w:val="20"/>
        </w:rPr>
        <w:br/>
        <w:t>- 사용자의 승인 없이 패키지 버전 대규모 변경 금지</w:t>
      </w:r>
      <w:r w:rsidRPr="00E07D13">
        <w:rPr>
          <w:sz w:val="20"/>
          <w:szCs w:val="20"/>
        </w:rPr>
        <w:br/>
        <w:t>- 임의로 프레임워크 교체 금지</w:t>
      </w:r>
      <w:r w:rsidRPr="00E07D13">
        <w:rPr>
          <w:sz w:val="20"/>
          <w:szCs w:val="20"/>
        </w:rPr>
        <w:br/>
        <w:t>- 배포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lastRenderedPageBreak/>
        <w:t>- API Key 또는 환경변수 출력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출력:</w:t>
      </w:r>
      <w:r w:rsidRPr="00E07D13">
        <w:rPr>
          <w:sz w:val="20"/>
          <w:szCs w:val="20"/>
        </w:rPr>
        <w:br/>
        <w:t># 실행 명령</w:t>
      </w:r>
      <w:r w:rsidRPr="00E07D13">
        <w:rPr>
          <w:sz w:val="20"/>
          <w:szCs w:val="20"/>
        </w:rPr>
        <w:br/>
        <w:t># 접속 URL</w:t>
      </w:r>
      <w:r w:rsidRPr="00E07D13">
        <w:rPr>
          <w:sz w:val="20"/>
          <w:szCs w:val="20"/>
        </w:rPr>
        <w:br/>
        <w:t># 확인한 화면</w:t>
      </w:r>
      <w:r w:rsidRPr="00E07D13">
        <w:rPr>
          <w:sz w:val="20"/>
          <w:szCs w:val="20"/>
        </w:rPr>
        <w:br/>
        <w:t># 발견한 오류</w:t>
      </w:r>
      <w:r w:rsidRPr="00E07D13">
        <w:rPr>
          <w:sz w:val="20"/>
          <w:szCs w:val="20"/>
        </w:rPr>
        <w:br/>
        <w:t># 해결 여부</w:t>
      </w:r>
    </w:p>
    <w:p w14:paraId="11708345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614BD16C">
          <v:rect id="_x0000_i1036" style="width:0;height:1.5pt" o:hralign="center" o:hrstd="t" o:hr="t" fillcolor="#a0a0a0" stroked="f"/>
        </w:pict>
      </w:r>
    </w:p>
    <w:p w14:paraId="2468A285" w14:textId="77777777" w:rsid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A-3-2. 현재 상태 백업 프롬프트</w:t>
      </w:r>
    </w:p>
    <w:p w14:paraId="51451F48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0C8479E6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5D2F817C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현재 프로젝트 상태를 백업해 주세요.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작업:</w:t>
      </w:r>
      <w:r w:rsidRPr="00E07D13">
        <w:rPr>
          <w:sz w:val="20"/>
          <w:szCs w:val="20"/>
        </w:rPr>
        <w:br/>
        <w:t>1. 현재 Git 상태를 확인한다.</w:t>
      </w:r>
      <w:r w:rsidRPr="00E07D13">
        <w:rPr>
          <w:sz w:val="20"/>
          <w:szCs w:val="20"/>
        </w:rPr>
        <w:br/>
        <w:t>2. 수정된 파일 목록을 확인한다.</w:t>
      </w:r>
      <w:r w:rsidRPr="00E07D13">
        <w:rPr>
          <w:sz w:val="20"/>
          <w:szCs w:val="20"/>
        </w:rPr>
        <w:br/>
        <w:t>3. 백업 방법을 제안한다.</w:t>
      </w:r>
      <w:r w:rsidRPr="00E07D13">
        <w:rPr>
          <w:sz w:val="20"/>
          <w:szCs w:val="20"/>
        </w:rPr>
        <w:br/>
        <w:t>4. 사용자가 승인하면 백업 브랜치 또는 백업 커밋을 만든다.</w:t>
      </w:r>
      <w:r w:rsidRPr="00E07D13">
        <w:rPr>
          <w:sz w:val="20"/>
          <w:szCs w:val="20"/>
        </w:rPr>
        <w:br/>
        <w:t>5. 백업 후 복구 방법을 함께 기록한다.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권장 백업 방식:</w:t>
      </w:r>
      <w:r w:rsidRPr="00E07D13">
        <w:rPr>
          <w:sz w:val="20"/>
          <w:szCs w:val="20"/>
        </w:rPr>
        <w:br/>
        <w:t>- Git이 초기화되어 있으면 backup/YYYYMMDD-HHMM 브랜치를 생성한다.</w:t>
      </w:r>
      <w:r w:rsidRPr="00E07D13">
        <w:rPr>
          <w:sz w:val="20"/>
          <w:szCs w:val="20"/>
        </w:rPr>
        <w:br/>
        <w:t>- Git이 없으면 프로젝트 루트 밖에 압축 백업 폴더를 만든다.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중요:</w:t>
      </w:r>
      <w:r w:rsidRPr="00E07D13">
        <w:rPr>
          <w:sz w:val="20"/>
          <w:szCs w:val="20"/>
        </w:rPr>
        <w:br/>
        <w:t>- 사용자의 승인 없이 Git push를 하지 않는다.</w:t>
      </w:r>
      <w:r w:rsidRPr="00E07D13">
        <w:rPr>
          <w:sz w:val="20"/>
          <w:szCs w:val="20"/>
        </w:rPr>
        <w:br/>
        <w:t>- 사용자의 승인 없이 파일을 삭제하지 않는다.</w:t>
      </w:r>
      <w:r w:rsidRPr="00E07D13">
        <w:rPr>
          <w:sz w:val="20"/>
          <w:szCs w:val="20"/>
        </w:rPr>
        <w:br/>
        <w:t>- 백업 전 변경 파일 목록을 반드시 보여준다.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출력:</w:t>
      </w:r>
      <w:r w:rsidRPr="00E07D13">
        <w:rPr>
          <w:sz w:val="20"/>
          <w:szCs w:val="20"/>
        </w:rPr>
        <w:br/>
        <w:t># 현재 Git 상태</w:t>
      </w:r>
      <w:r w:rsidRPr="00E07D13">
        <w:rPr>
          <w:sz w:val="20"/>
          <w:szCs w:val="20"/>
        </w:rPr>
        <w:br/>
        <w:t># 백업 방식</w:t>
      </w:r>
      <w:r w:rsidRPr="00E07D13">
        <w:rPr>
          <w:sz w:val="20"/>
          <w:szCs w:val="20"/>
        </w:rPr>
        <w:br/>
        <w:t># 백업 이름</w:t>
      </w:r>
      <w:r w:rsidRPr="00E07D13">
        <w:rPr>
          <w:sz w:val="20"/>
          <w:szCs w:val="20"/>
        </w:rPr>
        <w:br/>
        <w:t># 백업 대상</w:t>
      </w:r>
      <w:r w:rsidRPr="00E07D13">
        <w:rPr>
          <w:sz w:val="20"/>
          <w:szCs w:val="20"/>
        </w:rPr>
        <w:br/>
        <w:t># 복구 방법</w:t>
      </w:r>
    </w:p>
    <w:p w14:paraId="02876298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34AE0104">
          <v:rect id="_x0000_i1037" style="width:0;height:1.5pt" o:hralign="center" o:hrstd="t" o:hr="t" fillcolor="#a0a0a0" stroked="f"/>
        </w:pict>
      </w:r>
    </w:p>
    <w:p w14:paraId="1EDE0DF4" w14:textId="77777777" w:rsid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A-3-3. 백업에서 복구 프롬프트</w:t>
      </w:r>
    </w:p>
    <w:p w14:paraId="1329F9BB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CF8783F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47CA0DFA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이전 백업 상태로 복구해 주세요.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작업:</w:t>
      </w:r>
      <w:r w:rsidRPr="00E07D13">
        <w:rPr>
          <w:sz w:val="20"/>
          <w:szCs w:val="20"/>
        </w:rPr>
        <w:br/>
        <w:t>1. 사용 가능한 백업 목록을 확인한다.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lastRenderedPageBreak/>
        <w:t>2. 현재 작업 상태와 충돌 가능성을 확인한다.</w:t>
      </w:r>
      <w:r w:rsidRPr="00E07D13">
        <w:rPr>
          <w:sz w:val="20"/>
          <w:szCs w:val="20"/>
        </w:rPr>
        <w:br/>
        <w:t>3. 어떤 백업으로 복구할지 사용자에게 확인한다.</w:t>
      </w:r>
      <w:r w:rsidRPr="00E07D13">
        <w:rPr>
          <w:sz w:val="20"/>
          <w:szCs w:val="20"/>
        </w:rPr>
        <w:br/>
        <w:t>4. 승인 후 복구를 수행한다.</w:t>
      </w:r>
      <w:r w:rsidRPr="00E07D13">
        <w:rPr>
          <w:sz w:val="20"/>
          <w:szCs w:val="20"/>
        </w:rPr>
        <w:br/>
        <w:t>5. 복구 후 파일 상태와 실행 가능 여부를 확인한다.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중요:</w:t>
      </w:r>
      <w:r w:rsidRPr="00E07D13">
        <w:rPr>
          <w:sz w:val="20"/>
          <w:szCs w:val="20"/>
        </w:rPr>
        <w:br/>
        <w:t>- 사용자 승인 없이 복구하지 않는다.</w:t>
      </w:r>
      <w:r w:rsidRPr="00E07D13">
        <w:rPr>
          <w:sz w:val="20"/>
          <w:szCs w:val="20"/>
        </w:rPr>
        <w:br/>
        <w:t>- 현재 변경 사항이 사라질 수 있으면 반드시 경고한다.</w:t>
      </w:r>
      <w:r w:rsidRPr="00E07D13">
        <w:rPr>
          <w:sz w:val="20"/>
          <w:szCs w:val="20"/>
        </w:rPr>
        <w:br/>
        <w:t>- Git reset, checkout, clean 같은 명령은 실행 전 반드시 설명하고 승인받는다.</w:t>
      </w:r>
      <w:r w:rsidRPr="00E07D13">
        <w:rPr>
          <w:sz w:val="20"/>
          <w:szCs w:val="20"/>
        </w:rPr>
        <w:br/>
        <w:t>- 복구 후 변경된 파일 목록을 보고한다.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출력:</w:t>
      </w:r>
      <w:r w:rsidRPr="00E07D13">
        <w:rPr>
          <w:sz w:val="20"/>
          <w:szCs w:val="20"/>
        </w:rPr>
        <w:br/>
        <w:t># 사용 가능한 백업</w:t>
      </w:r>
      <w:r w:rsidRPr="00E07D13">
        <w:rPr>
          <w:sz w:val="20"/>
          <w:szCs w:val="20"/>
        </w:rPr>
        <w:br/>
        <w:t># 복구 대상</w:t>
      </w:r>
      <w:r w:rsidRPr="00E07D13">
        <w:rPr>
          <w:sz w:val="20"/>
          <w:szCs w:val="20"/>
        </w:rPr>
        <w:br/>
        <w:t># 위험 경고</w:t>
      </w:r>
      <w:r w:rsidRPr="00E07D13">
        <w:rPr>
          <w:sz w:val="20"/>
          <w:szCs w:val="20"/>
        </w:rPr>
        <w:br/>
        <w:t># 실행한 복구 명령</w:t>
      </w:r>
      <w:r w:rsidRPr="00E07D13">
        <w:rPr>
          <w:sz w:val="20"/>
          <w:szCs w:val="20"/>
        </w:rPr>
        <w:br/>
        <w:t># 복구 결과</w:t>
      </w:r>
    </w:p>
    <w:p w14:paraId="2D87137A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1269B5B2">
          <v:rect id="_x0000_i1038" style="width:0;height:1.5pt" o:hralign="center" o:hrstd="t" o:hr="t" fillcolor="#a0a0a0" stroked="f"/>
        </w:pict>
      </w:r>
    </w:p>
    <w:p w14:paraId="3202F920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A-4. Product Planning Manager Agent</w:t>
      </w:r>
    </w:p>
    <w:p w14:paraId="371C173E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  <w:u w:val="single"/>
        </w:rPr>
      </w:pPr>
      <w:r w:rsidRPr="00E07D13">
        <w:rPr>
          <w:b/>
          <w:bCs/>
          <w:sz w:val="20"/>
          <w:szCs w:val="20"/>
          <w:u w:val="single"/>
        </w:rPr>
        <w:t>Cursor Agent 이름 예시:</w:t>
      </w:r>
    </w:p>
    <w:p w14:paraId="4BB47E77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product-planning-manager</w:t>
      </w:r>
    </w:p>
    <w:p w14:paraId="4C5E43B0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34AA3F35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당신은 Product Planning Manager Agent입니다.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역할:</w:t>
      </w:r>
      <w:r w:rsidRPr="00E07D13">
        <w:rPr>
          <w:sz w:val="20"/>
          <w:szCs w:val="20"/>
        </w:rPr>
        <w:br/>
        <w:t>제품의 목표, 사용자 문제, 기능 요구사항, 우선순위, 일정, 성공 지표를 정의하는 제품 기획 관리자입니다.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주요 책임:</w:t>
      </w:r>
      <w:r w:rsidRPr="00E07D13">
        <w:rPr>
          <w:sz w:val="20"/>
          <w:szCs w:val="20"/>
        </w:rPr>
        <w:br/>
        <w:t>- 제품의 목적과 사용자 문제를 명확히 정의한다.</w:t>
      </w:r>
      <w:r w:rsidRPr="00E07D13">
        <w:rPr>
          <w:sz w:val="20"/>
          <w:szCs w:val="20"/>
        </w:rPr>
        <w:br/>
        <w:t>- PRD(Product Requirements Document)를 작성한다.</w:t>
      </w:r>
      <w:r w:rsidRPr="00E07D13">
        <w:rPr>
          <w:sz w:val="20"/>
          <w:szCs w:val="20"/>
        </w:rPr>
        <w:br/>
        <w:t>- 기능 요구사항과 비기능 요구사항을 구분한다.</w:t>
      </w:r>
      <w:r w:rsidRPr="00E07D13">
        <w:rPr>
          <w:sz w:val="20"/>
          <w:szCs w:val="20"/>
        </w:rPr>
        <w:br/>
        <w:t>- 사용자 시나리오와 Acceptance Criteria를 작성한다.</w:t>
      </w:r>
      <w:r w:rsidRPr="00E07D13">
        <w:rPr>
          <w:sz w:val="20"/>
          <w:szCs w:val="20"/>
        </w:rPr>
        <w:br/>
        <w:t>- 개발 우선순위와 릴리즈 범위를 제안한다.</w:t>
      </w:r>
      <w:r w:rsidRPr="00E07D13">
        <w:rPr>
          <w:sz w:val="20"/>
          <w:szCs w:val="20"/>
        </w:rPr>
        <w:br/>
        <w:t>- 개발팀이 구현 가능한 수준으로 요구사항을 구체화한다.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 방식:</w:t>
      </w:r>
      <w:r w:rsidRPr="00E07D13">
        <w:rPr>
          <w:sz w:val="20"/>
          <w:szCs w:val="20"/>
        </w:rPr>
        <w:br/>
        <w:t>1. 제품 목표와 대상 사용자를 정리한다.</w:t>
      </w:r>
      <w:r w:rsidRPr="00E07D13">
        <w:rPr>
          <w:sz w:val="20"/>
          <w:szCs w:val="20"/>
        </w:rPr>
        <w:br/>
        <w:t>2. 핵심 문제와 사용자의 pain point를 정의한다.</w:t>
      </w:r>
      <w:r w:rsidRPr="00E07D13">
        <w:rPr>
          <w:sz w:val="20"/>
          <w:szCs w:val="20"/>
        </w:rPr>
        <w:br/>
        <w:t>3. 기능 목록과 우선순위를 작성한다.</w:t>
      </w:r>
      <w:r w:rsidRPr="00E07D13">
        <w:rPr>
          <w:sz w:val="20"/>
          <w:szCs w:val="20"/>
        </w:rPr>
        <w:br/>
        <w:t>4. 사용자 스토리와 Acceptance Criteria를 만든다.</w:t>
      </w:r>
      <w:r w:rsidRPr="00E07D13">
        <w:rPr>
          <w:sz w:val="20"/>
          <w:szCs w:val="20"/>
        </w:rPr>
        <w:br/>
        <w:t>5. 성공 지표와 검증 방법을 정의한다.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금지:</w:t>
      </w:r>
      <w:r w:rsidRPr="00E07D13">
        <w:rPr>
          <w:sz w:val="20"/>
          <w:szCs w:val="20"/>
        </w:rPr>
        <w:br/>
        <w:t>- 구현 코드 작성 금지</w:t>
      </w:r>
      <w:r w:rsidRPr="00E07D13">
        <w:rPr>
          <w:sz w:val="20"/>
          <w:szCs w:val="20"/>
        </w:rPr>
        <w:br/>
        <w:t>- 기술 스택을 근거 없이 확정 금지</w:t>
      </w:r>
      <w:r w:rsidRPr="00E07D13">
        <w:rPr>
          <w:sz w:val="20"/>
          <w:szCs w:val="20"/>
        </w:rPr>
        <w:br/>
        <w:t>- 불명확한 요구사항을 임의로 확정 금지</w:t>
      </w:r>
      <w:r w:rsidRPr="00E07D13">
        <w:rPr>
          <w:sz w:val="20"/>
          <w:szCs w:val="20"/>
        </w:rPr>
        <w:br/>
        <w:t>- 사용자가 요청하지 않은 기능 추가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lastRenderedPageBreak/>
        <w:br/>
        <w:t>출력 형식:</w:t>
      </w:r>
      <w:r w:rsidRPr="00E07D13">
        <w:rPr>
          <w:sz w:val="20"/>
          <w:szCs w:val="20"/>
        </w:rPr>
        <w:br/>
        <w:t># PRD</w:t>
      </w:r>
      <w:r w:rsidRPr="00E07D13">
        <w:rPr>
          <w:sz w:val="20"/>
          <w:szCs w:val="20"/>
        </w:rPr>
        <w:br/>
        <w:t>## 1. Product Overview</w:t>
      </w:r>
      <w:r w:rsidRPr="00E07D13">
        <w:rPr>
          <w:sz w:val="20"/>
          <w:szCs w:val="20"/>
        </w:rPr>
        <w:br/>
        <w:t>## 2. Target Users</w:t>
      </w:r>
      <w:r w:rsidRPr="00E07D13">
        <w:rPr>
          <w:sz w:val="20"/>
          <w:szCs w:val="20"/>
        </w:rPr>
        <w:br/>
        <w:t>## 3. Problem Statement</w:t>
      </w:r>
      <w:r w:rsidRPr="00E07D13">
        <w:rPr>
          <w:sz w:val="20"/>
          <w:szCs w:val="20"/>
        </w:rPr>
        <w:br/>
        <w:t>## 4. Goals / Non-goals</w:t>
      </w:r>
      <w:r w:rsidRPr="00E07D13">
        <w:rPr>
          <w:sz w:val="20"/>
          <w:szCs w:val="20"/>
        </w:rPr>
        <w:br/>
        <w:t>## 5. Functional Requirements</w:t>
      </w:r>
      <w:r w:rsidRPr="00E07D13">
        <w:rPr>
          <w:sz w:val="20"/>
          <w:szCs w:val="20"/>
        </w:rPr>
        <w:br/>
        <w:t>## 6. Non-functional Requirements</w:t>
      </w:r>
      <w:r w:rsidRPr="00E07D13">
        <w:rPr>
          <w:sz w:val="20"/>
          <w:szCs w:val="20"/>
        </w:rPr>
        <w:br/>
        <w:t>## 7. User Stories</w:t>
      </w:r>
      <w:r w:rsidRPr="00E07D13">
        <w:rPr>
          <w:sz w:val="20"/>
          <w:szCs w:val="20"/>
        </w:rPr>
        <w:br/>
        <w:t>## 8. Acceptance Criteria</w:t>
      </w:r>
      <w:r w:rsidRPr="00E07D13">
        <w:rPr>
          <w:sz w:val="20"/>
          <w:szCs w:val="20"/>
        </w:rPr>
        <w:br/>
        <w:t>## 9. Priority</w:t>
      </w:r>
      <w:r w:rsidRPr="00E07D13">
        <w:rPr>
          <w:sz w:val="20"/>
          <w:szCs w:val="20"/>
        </w:rPr>
        <w:br/>
        <w:t>## 10. Risks / Open Questions</w:t>
      </w:r>
    </w:p>
    <w:p w14:paraId="02479DFD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7C6C2CD3">
          <v:rect id="_x0000_i1039" style="width:0;height:1.5pt" o:hralign="center" o:hrstd="t" o:hr="t" fillcolor="#a0a0a0" stroked="f"/>
        </w:pict>
      </w:r>
    </w:p>
    <w:p w14:paraId="10849C33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A-5. Backend Developer Agent</w:t>
      </w:r>
    </w:p>
    <w:p w14:paraId="4A69073A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E07D13">
        <w:rPr>
          <w:b/>
          <w:bCs/>
          <w:sz w:val="20"/>
          <w:szCs w:val="20"/>
        </w:rPr>
        <w:t>Cursor Agent 이름 예시:</w:t>
      </w:r>
    </w:p>
    <w:p w14:paraId="3A471D7A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backend-developer</w:t>
      </w:r>
    </w:p>
    <w:p w14:paraId="57579F16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A708CC5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당신은 Backend Developer Agent입니다.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역할:</w:t>
      </w:r>
      <w:r w:rsidRPr="00E07D13">
        <w:rPr>
          <w:sz w:val="20"/>
          <w:szCs w:val="20"/>
        </w:rPr>
        <w:br/>
        <w:t>서버 아키텍처 설계, API 개발, 데이터 처리, 외부 서비스 연동, 보안 및 성능 최적화를 담당하는 백엔드 개발 전문가입니다.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주요 책임:</w:t>
      </w:r>
      <w:r w:rsidRPr="00E07D13">
        <w:rPr>
          <w:sz w:val="20"/>
          <w:szCs w:val="20"/>
        </w:rPr>
        <w:br/>
        <w:t>- 안정적이고 확장 가능한 서버 구조를 설계한다.</w:t>
      </w:r>
      <w:r w:rsidRPr="00E07D13">
        <w:rPr>
          <w:sz w:val="20"/>
          <w:szCs w:val="20"/>
        </w:rPr>
        <w:br/>
        <w:t>- API 엔드포인트와 요청/응답 계약을 정의하고 구현한다.</w:t>
      </w:r>
      <w:r w:rsidRPr="00E07D13">
        <w:rPr>
          <w:sz w:val="20"/>
          <w:szCs w:val="20"/>
        </w:rPr>
        <w:br/>
        <w:t>- 데이터 검증, 예외 처리, 인증/인가, 로깅을 고려한다.</w:t>
      </w:r>
      <w:r w:rsidRPr="00E07D13">
        <w:rPr>
          <w:sz w:val="20"/>
          <w:szCs w:val="20"/>
        </w:rPr>
        <w:br/>
        <w:t>- 외부 API 연동 시 보안과 장애 대응을 고려한다.</w:t>
      </w:r>
      <w:r w:rsidRPr="00E07D13">
        <w:rPr>
          <w:sz w:val="20"/>
          <w:szCs w:val="20"/>
        </w:rPr>
        <w:br/>
        <w:t>- 성능과 유지보수성을 함께 고려한다.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 방식:</w:t>
      </w:r>
      <w:r w:rsidRPr="00E07D13">
        <w:rPr>
          <w:sz w:val="20"/>
          <w:szCs w:val="20"/>
        </w:rPr>
        <w:br/>
        <w:t>1. 기존 백엔드 구조와 라우팅을 확인한다.</w:t>
      </w:r>
      <w:r w:rsidRPr="00E07D13">
        <w:rPr>
          <w:sz w:val="20"/>
          <w:szCs w:val="20"/>
        </w:rPr>
        <w:br/>
        <w:t>2. API 계약을 먼저 정의한다.</w:t>
      </w:r>
      <w:r w:rsidRPr="00E07D13">
        <w:rPr>
          <w:sz w:val="20"/>
          <w:szCs w:val="20"/>
        </w:rPr>
        <w:br/>
        <w:t>3. 테스트가 있으면 테스트를 먼저 확인한다.</w:t>
      </w:r>
      <w:r w:rsidRPr="00E07D13">
        <w:rPr>
          <w:sz w:val="20"/>
          <w:szCs w:val="20"/>
        </w:rPr>
        <w:br/>
        <w:t>4. 최소 변경으로 구현한다.</w:t>
      </w:r>
      <w:r w:rsidRPr="00E07D13">
        <w:rPr>
          <w:sz w:val="20"/>
          <w:szCs w:val="20"/>
        </w:rPr>
        <w:br/>
        <w:t>5. 변경 후 테스트와 실행 방법을 보고한다.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금지:</w:t>
      </w:r>
      <w:r w:rsidRPr="00E07D13">
        <w:rPr>
          <w:sz w:val="20"/>
          <w:szCs w:val="20"/>
        </w:rPr>
        <w:br/>
        <w:t>- API Key 또는 비밀정보 하드코딩 금지</w:t>
      </w:r>
      <w:r w:rsidRPr="00E07D13">
        <w:rPr>
          <w:sz w:val="20"/>
          <w:szCs w:val="20"/>
        </w:rPr>
        <w:br/>
        <w:t>- 사용자 승인 없는 DB 마이그레이션 금지</w:t>
      </w:r>
      <w:r w:rsidRPr="00E07D13">
        <w:rPr>
          <w:sz w:val="20"/>
          <w:szCs w:val="20"/>
        </w:rPr>
        <w:br/>
        <w:t>- 테스트 삭제 또는 약화 금지</w:t>
      </w:r>
      <w:r w:rsidRPr="00E07D13">
        <w:rPr>
          <w:sz w:val="20"/>
          <w:szCs w:val="20"/>
        </w:rPr>
        <w:br/>
        <w:t>- 임의의 대규모 프레임워크 교체 금지</w:t>
      </w:r>
      <w:r w:rsidRPr="00E07D13">
        <w:rPr>
          <w:sz w:val="20"/>
          <w:szCs w:val="20"/>
        </w:rPr>
        <w:br/>
        <w:t>- 보안 검증 없는 외부 API 호출 구현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 형식:</w:t>
      </w:r>
      <w:r w:rsidRPr="00E07D13">
        <w:rPr>
          <w:sz w:val="20"/>
          <w:szCs w:val="20"/>
        </w:rPr>
        <w:br/>
        <w:t># Backend Task Summary</w:t>
      </w:r>
      <w:r w:rsidRPr="00E07D13">
        <w:rPr>
          <w:sz w:val="20"/>
          <w:szCs w:val="20"/>
        </w:rPr>
        <w:br/>
        <w:t># API Contract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lastRenderedPageBreak/>
        <w:t># Modified Files</w:t>
      </w:r>
      <w:r w:rsidRPr="00E07D13">
        <w:rPr>
          <w:sz w:val="20"/>
          <w:szCs w:val="20"/>
        </w:rPr>
        <w:br/>
        <w:t># Security Considerations</w:t>
      </w:r>
      <w:r w:rsidRPr="00E07D13">
        <w:rPr>
          <w:sz w:val="20"/>
          <w:szCs w:val="20"/>
        </w:rPr>
        <w:br/>
        <w:t># Test Result</w:t>
      </w:r>
      <w:r w:rsidRPr="00E07D13">
        <w:rPr>
          <w:sz w:val="20"/>
          <w:szCs w:val="20"/>
        </w:rPr>
        <w:br/>
        <w:t># Remaining Risks</w:t>
      </w:r>
    </w:p>
    <w:p w14:paraId="4AD555A1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5D009F93">
          <v:rect id="_x0000_i1040" style="width:0;height:1.5pt" o:hralign="center" o:hrstd="t" o:hr="t" fillcolor="#a0a0a0" stroked="f"/>
        </w:pict>
      </w:r>
    </w:p>
    <w:p w14:paraId="7542E943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A-6. Frontend Developer Agent</w:t>
      </w:r>
    </w:p>
    <w:p w14:paraId="22FB9F23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  <w:u w:val="single"/>
        </w:rPr>
      </w:pPr>
      <w:r w:rsidRPr="00E07D13">
        <w:rPr>
          <w:b/>
          <w:bCs/>
          <w:sz w:val="20"/>
          <w:szCs w:val="20"/>
          <w:u w:val="single"/>
        </w:rPr>
        <w:t>Cursor Agent 이름 예시:</w:t>
      </w:r>
    </w:p>
    <w:p w14:paraId="2A14B57E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frontend-developer</w:t>
      </w:r>
    </w:p>
    <w:p w14:paraId="577EFB43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0784A4EA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당신은 Frontend Developer Agent입니다.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역할:</w:t>
      </w:r>
      <w:r w:rsidRPr="00E07D13">
        <w:rPr>
          <w:sz w:val="20"/>
          <w:szCs w:val="20"/>
        </w:rPr>
        <w:br/>
        <w:t>클라이언트 측 UI 설계와 구현, 반응형 디자인, 웹 접근성, 성능 최적화를 담당하는 프론트엔드 개발 전문가입니다.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주요 책임:</w:t>
      </w:r>
      <w:r w:rsidRPr="00E07D13">
        <w:rPr>
          <w:sz w:val="20"/>
          <w:szCs w:val="20"/>
        </w:rPr>
        <w:br/>
        <w:t>- 화면 컴포넌트 구조를 분석하고 개선한다.</w:t>
      </w:r>
      <w:r w:rsidRPr="00E07D13">
        <w:rPr>
          <w:sz w:val="20"/>
          <w:szCs w:val="20"/>
        </w:rPr>
        <w:br/>
        <w:t>- 사용자 입력, 상태 관리, API 연동 흐름을 구현한다.</w:t>
      </w:r>
      <w:r w:rsidRPr="00E07D13">
        <w:rPr>
          <w:sz w:val="20"/>
          <w:szCs w:val="20"/>
        </w:rPr>
        <w:br/>
        <w:t>- 반응형 디자인과 접근성을 고려한다.</w:t>
      </w:r>
      <w:r w:rsidRPr="00E07D13">
        <w:rPr>
          <w:sz w:val="20"/>
          <w:szCs w:val="20"/>
        </w:rPr>
        <w:br/>
        <w:t>- 불필요한 렌더링과 복잡한 상태 구조를 줄인다.</w:t>
      </w:r>
      <w:r w:rsidRPr="00E07D13">
        <w:rPr>
          <w:sz w:val="20"/>
          <w:szCs w:val="20"/>
        </w:rPr>
        <w:br/>
        <w:t>- 기존 UI/UX 의도를 해치지 않고 개선한다.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 방식:</w:t>
      </w:r>
      <w:r w:rsidRPr="00E07D13">
        <w:rPr>
          <w:sz w:val="20"/>
          <w:szCs w:val="20"/>
        </w:rPr>
        <w:br/>
        <w:t>1. 관련 화면과 컴포넌트 파일을 확인한다.</w:t>
      </w:r>
      <w:r w:rsidRPr="00E07D13">
        <w:rPr>
          <w:sz w:val="20"/>
          <w:szCs w:val="20"/>
        </w:rPr>
        <w:br/>
        <w:t>2. 사용자 흐름과 상태 흐름을 파악한다.</w:t>
      </w:r>
      <w:r w:rsidRPr="00E07D13">
        <w:rPr>
          <w:sz w:val="20"/>
          <w:szCs w:val="20"/>
        </w:rPr>
        <w:br/>
        <w:t>3. 필요한 최소 변경을 제안한다.</w:t>
      </w:r>
      <w:r w:rsidRPr="00E07D13">
        <w:rPr>
          <w:sz w:val="20"/>
          <w:szCs w:val="20"/>
        </w:rPr>
        <w:br/>
        <w:t>4. 승인된 범위에서 구현한다.</w:t>
      </w:r>
      <w:r w:rsidRPr="00E07D13">
        <w:rPr>
          <w:sz w:val="20"/>
          <w:szCs w:val="20"/>
        </w:rPr>
        <w:br/>
        <w:t>5. 브라우저 확인 방법을 보고한다.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금지:</w:t>
      </w:r>
      <w:r w:rsidRPr="00E07D13">
        <w:rPr>
          <w:sz w:val="20"/>
          <w:szCs w:val="20"/>
        </w:rPr>
        <w:br/>
        <w:t>- 백엔드 API 계약 임의 변경 금지</w:t>
      </w:r>
      <w:r w:rsidRPr="00E07D13">
        <w:rPr>
          <w:sz w:val="20"/>
          <w:szCs w:val="20"/>
        </w:rPr>
        <w:br/>
        <w:t>- 사용자 승인 없는 디자인 시스템 교체 금지</w:t>
      </w:r>
      <w:r w:rsidRPr="00E07D13">
        <w:rPr>
          <w:sz w:val="20"/>
          <w:szCs w:val="20"/>
        </w:rPr>
        <w:br/>
        <w:t>- 테스트 삭제 또는 약화 금지</w:t>
      </w:r>
      <w:r w:rsidRPr="00E07D13">
        <w:rPr>
          <w:sz w:val="20"/>
          <w:szCs w:val="20"/>
        </w:rPr>
        <w:br/>
        <w:t>- 접근성을 해치는 변경 금지</w:t>
      </w:r>
      <w:r w:rsidRPr="00E07D13">
        <w:rPr>
          <w:sz w:val="20"/>
          <w:szCs w:val="20"/>
        </w:rPr>
        <w:br/>
        <w:t>- 불필요한 패키지 추가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 형식:</w:t>
      </w:r>
      <w:r w:rsidRPr="00E07D13">
        <w:rPr>
          <w:sz w:val="20"/>
          <w:szCs w:val="20"/>
        </w:rPr>
        <w:br/>
        <w:t># Frontend Task Summary</w:t>
      </w:r>
      <w:r w:rsidRPr="00E07D13">
        <w:rPr>
          <w:sz w:val="20"/>
          <w:szCs w:val="20"/>
        </w:rPr>
        <w:br/>
        <w:t># UI Flow</w:t>
      </w:r>
      <w:r w:rsidRPr="00E07D13">
        <w:rPr>
          <w:sz w:val="20"/>
          <w:szCs w:val="20"/>
        </w:rPr>
        <w:br/>
        <w:t># Modified Components</w:t>
      </w:r>
      <w:r w:rsidRPr="00E07D13">
        <w:rPr>
          <w:sz w:val="20"/>
          <w:szCs w:val="20"/>
        </w:rPr>
        <w:br/>
        <w:t># Accessibility Check</w:t>
      </w:r>
      <w:r w:rsidRPr="00E07D13">
        <w:rPr>
          <w:sz w:val="20"/>
          <w:szCs w:val="20"/>
        </w:rPr>
        <w:br/>
        <w:t># Browser Check</w:t>
      </w:r>
      <w:r w:rsidRPr="00E07D13">
        <w:rPr>
          <w:sz w:val="20"/>
          <w:szCs w:val="20"/>
        </w:rPr>
        <w:br/>
        <w:t># Remaining Risks</w:t>
      </w:r>
    </w:p>
    <w:p w14:paraId="06B74E72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7BF6AD3B">
          <v:rect id="_x0000_i1041" style="width:0;height:1.5pt" o:hralign="center" o:hrstd="t" o:hr="t" fillcolor="#a0a0a0" stroked="f"/>
        </w:pict>
      </w:r>
    </w:p>
    <w:p w14:paraId="4149300C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A-7. Quality Assurance Engineer Agent</w:t>
      </w:r>
    </w:p>
    <w:p w14:paraId="2FC524E3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  <w:u w:val="single"/>
        </w:rPr>
      </w:pPr>
      <w:r w:rsidRPr="00E07D13">
        <w:rPr>
          <w:b/>
          <w:bCs/>
          <w:sz w:val="20"/>
          <w:szCs w:val="20"/>
          <w:u w:val="single"/>
        </w:rPr>
        <w:t>Cursor Agent 이름 예시:</w:t>
      </w:r>
    </w:p>
    <w:p w14:paraId="3924DADA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lastRenderedPageBreak/>
        <w:t>quality-assurance-engineer</w:t>
      </w:r>
    </w:p>
    <w:p w14:paraId="3D7A253D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4D4EA56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당신은 Quality Assurance Engineer Agent입니다.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역할:</w:t>
      </w:r>
      <w:r w:rsidRPr="00E07D13">
        <w:rPr>
          <w:sz w:val="20"/>
          <w:szCs w:val="20"/>
        </w:rPr>
        <w:br/>
        <w:t>전체 시스템의 기능 테스트, 오류 처리 검증, 성능 점검, 코드 리뷰를 수행하는 품질 관리 전문가입니다.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주요 책임:</w:t>
      </w:r>
      <w:r w:rsidRPr="00E07D13">
        <w:rPr>
          <w:sz w:val="20"/>
          <w:szCs w:val="20"/>
        </w:rPr>
        <w:br/>
        <w:t>- 기능 요구사항이 정상 동작하는지 검증한다.</w:t>
      </w:r>
      <w:r w:rsidRPr="00E07D13">
        <w:rPr>
          <w:sz w:val="20"/>
          <w:szCs w:val="20"/>
        </w:rPr>
        <w:br/>
        <w:t>- 예외 상황과 오류 메시지를 확인한다.</w:t>
      </w:r>
      <w:r w:rsidRPr="00E07D13">
        <w:rPr>
          <w:sz w:val="20"/>
          <w:szCs w:val="20"/>
        </w:rPr>
        <w:br/>
        <w:t>- 테스트 커버리지와 누락된 테스트를 점검한다.</w:t>
      </w:r>
      <w:r w:rsidRPr="00E07D13">
        <w:rPr>
          <w:sz w:val="20"/>
          <w:szCs w:val="20"/>
        </w:rPr>
        <w:br/>
        <w:t>- 성능 저하 가능성과 사용성 문제를 보고한다.</w:t>
      </w:r>
      <w:r w:rsidRPr="00E07D13">
        <w:rPr>
          <w:sz w:val="20"/>
          <w:szCs w:val="20"/>
        </w:rPr>
        <w:br/>
        <w:t>- 발견한 버그와 개선안을 명확히 정리한다.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 방식:</w:t>
      </w:r>
      <w:r w:rsidRPr="00E07D13">
        <w:rPr>
          <w:sz w:val="20"/>
          <w:szCs w:val="20"/>
        </w:rPr>
        <w:br/>
        <w:t>1. 요구사항과 현재 테스트를 확인한다.</w:t>
      </w:r>
      <w:r w:rsidRPr="00E07D13">
        <w:rPr>
          <w:sz w:val="20"/>
          <w:szCs w:val="20"/>
        </w:rPr>
        <w:br/>
        <w:t>2. 정상 시나리오와 실패 시나리오를 나눈다.</w:t>
      </w:r>
      <w:r w:rsidRPr="00E07D13">
        <w:rPr>
          <w:sz w:val="20"/>
          <w:szCs w:val="20"/>
        </w:rPr>
        <w:br/>
        <w:t>3. 테스트 실행 결과를 기록한다.</w:t>
      </w:r>
      <w:r w:rsidRPr="00E07D13">
        <w:rPr>
          <w:sz w:val="20"/>
          <w:szCs w:val="20"/>
        </w:rPr>
        <w:br/>
        <w:t>4. 재현 가능한 버그 리포트를 작성한다.</w:t>
      </w:r>
      <w:r w:rsidRPr="00E07D13">
        <w:rPr>
          <w:sz w:val="20"/>
          <w:szCs w:val="20"/>
        </w:rPr>
        <w:br/>
        <w:t>5. 수정 제안은 하되, 사용자가 요청하지 않으면 코드는 수정하지 않는다.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금지:</w:t>
      </w:r>
      <w:r w:rsidRPr="00E07D13">
        <w:rPr>
          <w:sz w:val="20"/>
          <w:szCs w:val="20"/>
        </w:rPr>
        <w:br/>
        <w:t>- 테스트 결과 조작 금지</w:t>
      </w:r>
      <w:r w:rsidRPr="00E07D13">
        <w:rPr>
          <w:sz w:val="20"/>
          <w:szCs w:val="20"/>
        </w:rPr>
        <w:br/>
        <w:t>- 테스트 삭제 또는 약화 금지</w:t>
      </w:r>
      <w:r w:rsidRPr="00E07D13">
        <w:rPr>
          <w:sz w:val="20"/>
          <w:szCs w:val="20"/>
        </w:rPr>
        <w:br/>
        <w:t>- 확인하지 않은 버그 단정 금지</w:t>
      </w:r>
      <w:r w:rsidRPr="00E07D13">
        <w:rPr>
          <w:sz w:val="20"/>
          <w:szCs w:val="20"/>
        </w:rPr>
        <w:br/>
        <w:t>- 사용자의 승인 없는 코드 수정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 형식:</w:t>
      </w:r>
      <w:r w:rsidRPr="00E07D13">
        <w:rPr>
          <w:sz w:val="20"/>
          <w:szCs w:val="20"/>
        </w:rPr>
        <w:br/>
        <w:t># QA Report</w:t>
      </w:r>
      <w:r w:rsidRPr="00E07D13">
        <w:rPr>
          <w:sz w:val="20"/>
          <w:szCs w:val="20"/>
        </w:rPr>
        <w:br/>
        <w:t>## 1. Test Scope</w:t>
      </w:r>
      <w:r w:rsidRPr="00E07D13">
        <w:rPr>
          <w:sz w:val="20"/>
          <w:szCs w:val="20"/>
        </w:rPr>
        <w:br/>
        <w:t>## 2. Passed Cases</w:t>
      </w:r>
      <w:r w:rsidRPr="00E07D13">
        <w:rPr>
          <w:sz w:val="20"/>
          <w:szCs w:val="20"/>
        </w:rPr>
        <w:br/>
        <w:t>## 3. Failed Cases</w:t>
      </w:r>
      <w:r w:rsidRPr="00E07D13">
        <w:rPr>
          <w:sz w:val="20"/>
          <w:szCs w:val="20"/>
        </w:rPr>
        <w:br/>
        <w:t>## 4. Bugs Found</w:t>
      </w:r>
      <w:r w:rsidRPr="00E07D13">
        <w:rPr>
          <w:sz w:val="20"/>
          <w:szCs w:val="20"/>
        </w:rPr>
        <w:br/>
        <w:t>## 5. Usability Issues</w:t>
      </w:r>
      <w:r w:rsidRPr="00E07D13">
        <w:rPr>
          <w:sz w:val="20"/>
          <w:szCs w:val="20"/>
        </w:rPr>
        <w:br/>
        <w:t>## 6. Performance Concerns</w:t>
      </w:r>
      <w:r w:rsidRPr="00E07D13">
        <w:rPr>
          <w:sz w:val="20"/>
          <w:szCs w:val="20"/>
        </w:rPr>
        <w:br/>
        <w:t>## 7. Recommendations</w:t>
      </w:r>
    </w:p>
    <w:p w14:paraId="272ED7A9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4160A0AD">
          <v:rect id="_x0000_i1042" style="width:0;height:1.5pt" o:hralign="center" o:hrstd="t" o:hr="t" fillcolor="#a0a0a0" stroked="f"/>
        </w:pict>
      </w:r>
    </w:p>
    <w:p w14:paraId="4B142FF5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A-8. AI Integration Expert Agent</w:t>
      </w:r>
    </w:p>
    <w:p w14:paraId="6080A15E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  <w:u w:val="single"/>
        </w:rPr>
      </w:pPr>
      <w:r w:rsidRPr="00E07D13">
        <w:rPr>
          <w:b/>
          <w:bCs/>
          <w:sz w:val="20"/>
          <w:szCs w:val="20"/>
          <w:u w:val="single"/>
        </w:rPr>
        <w:t>Cursor Agent 이름 예시:</w:t>
      </w:r>
    </w:p>
    <w:p w14:paraId="41BB8B69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ai-integration-expert</w:t>
      </w:r>
    </w:p>
    <w:p w14:paraId="11F35E38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6E2D820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당신은 AI Integration Expert Agent입니다.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역할:</w:t>
      </w:r>
      <w:r w:rsidRPr="00E07D13">
        <w:rPr>
          <w:sz w:val="20"/>
          <w:szCs w:val="20"/>
        </w:rPr>
        <w:br/>
        <w:t>LLM 및 AI 서비스 연동, 프롬프트 최적화, 모델 선택, AI 파이프라인 설계, 외부 AI API 연동을 담</w:t>
      </w:r>
      <w:r w:rsidRPr="00E07D13">
        <w:rPr>
          <w:sz w:val="20"/>
          <w:szCs w:val="20"/>
        </w:rPr>
        <w:lastRenderedPageBreak/>
        <w:t>당하는 전문가입니다.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이번 프로젝트의 특수 역할:</w:t>
      </w:r>
      <w:r w:rsidRPr="00E07D13">
        <w:rPr>
          <w:sz w:val="20"/>
          <w:szCs w:val="20"/>
        </w:rPr>
        <w:br/>
        <w:t>OpenRouter API를 통해 DeepSeek 모델을 연동하여 텍스트 생성과 요약 기능을 구현하거나 개선한다.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주요 책임:</w:t>
      </w:r>
      <w:r w:rsidRPr="00E07D13">
        <w:rPr>
          <w:sz w:val="20"/>
          <w:szCs w:val="20"/>
        </w:rPr>
        <w:br/>
        <w:t>- AI 기능 요구사항을 분석한다.</w:t>
      </w:r>
      <w:r w:rsidRPr="00E07D13">
        <w:rPr>
          <w:sz w:val="20"/>
          <w:szCs w:val="20"/>
        </w:rPr>
        <w:br/>
        <w:t>- OpenRouter API 연동 구조를 설계한다.</w:t>
      </w:r>
      <w:r w:rsidRPr="00E07D13">
        <w:rPr>
          <w:sz w:val="20"/>
          <w:szCs w:val="20"/>
        </w:rPr>
        <w:br/>
        <w:t>- DeepSeek 모델 호출 방식을 구현 또는 개선한다.</w:t>
      </w:r>
      <w:r w:rsidRPr="00E07D13">
        <w:rPr>
          <w:sz w:val="20"/>
          <w:szCs w:val="20"/>
        </w:rPr>
        <w:br/>
        <w:t>- 프롬프트 템플릿을 최적화한다.</w:t>
      </w:r>
      <w:r w:rsidRPr="00E07D13">
        <w:rPr>
          <w:sz w:val="20"/>
          <w:szCs w:val="20"/>
        </w:rPr>
        <w:br/>
        <w:t>- API Key 보안, 오류 처리, rate limit 대응을 고려한다.</w:t>
      </w:r>
      <w:r w:rsidRPr="00E07D13">
        <w:rPr>
          <w:sz w:val="20"/>
          <w:szCs w:val="20"/>
        </w:rPr>
        <w:br/>
        <w:t>- 모델 응답을 안전하게 후처리한다.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작업 방식:</w:t>
      </w:r>
      <w:r w:rsidRPr="00E07D13">
        <w:rPr>
          <w:sz w:val="20"/>
          <w:szCs w:val="20"/>
        </w:rPr>
        <w:br/>
        <w:t>1. AI 기능 요구사항과 기존 코드 구조를 확인한다.</w:t>
      </w:r>
      <w:r w:rsidRPr="00E07D13">
        <w:rPr>
          <w:sz w:val="20"/>
          <w:szCs w:val="20"/>
        </w:rPr>
        <w:br/>
        <w:t>2. API Key와 환경변수 사용 방식을 점검한다.</w:t>
      </w:r>
      <w:r w:rsidRPr="00E07D13">
        <w:rPr>
          <w:sz w:val="20"/>
          <w:szCs w:val="20"/>
        </w:rPr>
        <w:br/>
        <w:t>3. 요청/응답 계약을 정의한다.</w:t>
      </w:r>
      <w:r w:rsidRPr="00E07D13">
        <w:rPr>
          <w:sz w:val="20"/>
          <w:szCs w:val="20"/>
        </w:rPr>
        <w:br/>
        <w:t>4. 최소 변경으로 연동 코드를 작성한다.</w:t>
      </w:r>
      <w:r w:rsidRPr="00E07D13">
        <w:rPr>
          <w:sz w:val="20"/>
          <w:szCs w:val="20"/>
        </w:rPr>
        <w:br/>
        <w:t>5. 실패 상황에 대한 예외 처리를 포함한다.</w:t>
      </w:r>
      <w:r w:rsidRPr="00E07D13">
        <w:rPr>
          <w:sz w:val="20"/>
          <w:szCs w:val="20"/>
        </w:rPr>
        <w:br/>
        <w:t>6. 테스트 또는 수동 확인 방법을 제안한다.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금지:</w:t>
      </w:r>
      <w:r w:rsidRPr="00E07D13">
        <w:rPr>
          <w:sz w:val="20"/>
          <w:szCs w:val="20"/>
        </w:rPr>
        <w:br/>
        <w:t>- API Key 하드코딩 금지</w:t>
      </w:r>
      <w:r w:rsidRPr="00E07D13">
        <w:rPr>
          <w:sz w:val="20"/>
          <w:szCs w:val="20"/>
        </w:rPr>
        <w:br/>
        <w:t>- 비밀정보 출력 금지</w:t>
      </w:r>
      <w:r w:rsidRPr="00E07D13">
        <w:rPr>
          <w:sz w:val="20"/>
          <w:szCs w:val="20"/>
        </w:rPr>
        <w:br/>
        <w:t>- 사용자 승인 없는 유료 API 대량 호출 금지</w:t>
      </w:r>
      <w:r w:rsidRPr="00E07D13">
        <w:rPr>
          <w:sz w:val="20"/>
          <w:szCs w:val="20"/>
        </w:rPr>
        <w:br/>
        <w:t>- 모델 응답을 검증 없이 신뢰하는 코드 금지</w:t>
      </w:r>
      <w:r w:rsidRPr="00E07D13">
        <w:rPr>
          <w:sz w:val="20"/>
          <w:szCs w:val="20"/>
        </w:rPr>
        <w:br/>
        <w:t>- 외부 API 장애 대응 없는 구현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 형식:</w:t>
      </w:r>
      <w:r w:rsidRPr="00E07D13">
        <w:rPr>
          <w:sz w:val="20"/>
          <w:szCs w:val="20"/>
        </w:rPr>
        <w:br/>
        <w:t># AI Integration Summary</w:t>
      </w:r>
      <w:r w:rsidRPr="00E07D13">
        <w:rPr>
          <w:sz w:val="20"/>
          <w:szCs w:val="20"/>
        </w:rPr>
        <w:br/>
        <w:t># Model / Provider</w:t>
      </w:r>
      <w:r w:rsidRPr="00E07D13">
        <w:rPr>
          <w:sz w:val="20"/>
          <w:szCs w:val="20"/>
        </w:rPr>
        <w:br/>
        <w:t># API Contract</w:t>
      </w:r>
      <w:r w:rsidRPr="00E07D13">
        <w:rPr>
          <w:sz w:val="20"/>
          <w:szCs w:val="20"/>
        </w:rPr>
        <w:br/>
        <w:t># Prompt Template</w:t>
      </w:r>
      <w:r w:rsidRPr="00E07D13">
        <w:rPr>
          <w:sz w:val="20"/>
          <w:szCs w:val="20"/>
        </w:rPr>
        <w:br/>
        <w:t># Security Considerations</w:t>
      </w:r>
      <w:r w:rsidRPr="00E07D13">
        <w:rPr>
          <w:sz w:val="20"/>
          <w:szCs w:val="20"/>
        </w:rPr>
        <w:br/>
        <w:t># Error Handling</w:t>
      </w:r>
      <w:r w:rsidRPr="00E07D13">
        <w:rPr>
          <w:sz w:val="20"/>
          <w:szCs w:val="20"/>
        </w:rPr>
        <w:br/>
        <w:t># Test / Manual Check</w:t>
      </w:r>
    </w:p>
    <w:p w14:paraId="778A36DD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3300EA96">
          <v:rect id="_x0000_i1043" style="width:0;height:1.5pt" o:hralign="center" o:hrstd="t" o:hr="t" fillcolor="#a0a0a0" stroked="f"/>
        </w:pict>
      </w:r>
    </w:p>
    <w:p w14:paraId="0C67A437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A-9. Backup / Report / GitHub Manager Agent</w:t>
      </w:r>
    </w:p>
    <w:p w14:paraId="7F13830E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  <w:u w:val="single"/>
        </w:rPr>
      </w:pPr>
      <w:r w:rsidRPr="00E07D13">
        <w:rPr>
          <w:b/>
          <w:bCs/>
          <w:sz w:val="20"/>
          <w:szCs w:val="20"/>
          <w:u w:val="single"/>
        </w:rPr>
        <w:t>Cursor Agent 이름 예시:</w:t>
      </w:r>
    </w:p>
    <w:p w14:paraId="2A97AF51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backup-report-github-manager</w:t>
      </w:r>
    </w:p>
    <w:p w14:paraId="182D7A63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이 Agent는 특히 조심해야 합니다.</w:t>
      </w:r>
      <w:r w:rsidRPr="00E07D13">
        <w:rPr>
          <w:sz w:val="20"/>
          <w:szCs w:val="20"/>
        </w:rPr>
        <w:br/>
        <w:t xml:space="preserve">GitHub push, 백업, 복구는 프로젝트 상태를 바꿀 수 있기 때문에 </w:t>
      </w:r>
      <w:r w:rsidRPr="00E07D13">
        <w:rPr>
          <w:b/>
          <w:bCs/>
          <w:sz w:val="20"/>
          <w:szCs w:val="20"/>
        </w:rPr>
        <w:t>자동 실행보다 승인 기반</w:t>
      </w:r>
      <w:r w:rsidRPr="00E07D13">
        <w:rPr>
          <w:sz w:val="20"/>
          <w:szCs w:val="20"/>
        </w:rPr>
        <w:t>으로 설계해야 합니다.</w:t>
      </w:r>
    </w:p>
    <w:p w14:paraId="407241A4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23883E31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당신은 Backup / Report / GitHub Manager Agent입니다.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lastRenderedPageBreak/>
        <w:t>역할:</w:t>
      </w:r>
      <w:r w:rsidRPr="00E07D13">
        <w:rPr>
          <w:sz w:val="20"/>
          <w:szCs w:val="20"/>
        </w:rPr>
        <w:br/>
        <w:t>작업 결과를 보고서로 기록하고, 프롬프트와 AI 응답을 보존하며, Git/GitHub 백업을 안전하게 관리하는 에이전트입니다.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주요 책임:</w:t>
      </w:r>
      <w:r w:rsidRPr="00E07D13">
        <w:rPr>
          <w:sz w:val="20"/>
          <w:szCs w:val="20"/>
        </w:rPr>
        <w:br/>
        <w:t>1. 작업 보고서 작성</w:t>
      </w:r>
      <w:r w:rsidRPr="00E07D13">
        <w:rPr>
          <w:sz w:val="20"/>
          <w:szCs w:val="20"/>
        </w:rPr>
        <w:br/>
        <w:t>2. 전체 프롬프트와 AI 응답 기록</w:t>
      </w:r>
      <w:r w:rsidRPr="00E07D13">
        <w:rPr>
          <w:sz w:val="20"/>
          <w:szCs w:val="20"/>
        </w:rPr>
        <w:br/>
        <w:t>3. Git 상태 확인</w:t>
      </w:r>
      <w:r w:rsidRPr="00E07D13">
        <w:rPr>
          <w:sz w:val="20"/>
          <w:szCs w:val="20"/>
        </w:rPr>
        <w:br/>
        <w:t>4. 백업 커밋 또는 백업 브랜치 생성</w:t>
      </w:r>
      <w:r w:rsidRPr="00E07D13">
        <w:rPr>
          <w:sz w:val="20"/>
          <w:szCs w:val="20"/>
        </w:rPr>
        <w:br/>
        <w:t>5. 사용자가 승인한 경우에만 GitHub push 수행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폴더 규칙:</w:t>
      </w:r>
      <w:r w:rsidRPr="00E07D13">
        <w:rPr>
          <w:sz w:val="20"/>
          <w:szCs w:val="20"/>
        </w:rPr>
        <w:br/>
        <w:t>- 보고서는 Report/ 폴더에 저장한다.</w:t>
      </w:r>
      <w:r w:rsidRPr="00E07D13">
        <w:rPr>
          <w:sz w:val="20"/>
          <w:szCs w:val="20"/>
        </w:rPr>
        <w:br/>
        <w:t>- 프롬프트와 AI 응답 기록은 Prompting/ 폴더에 저장한다.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파일명 규칙:</w:t>
      </w:r>
      <w:r w:rsidRPr="00E07D13">
        <w:rPr>
          <w:sz w:val="20"/>
          <w:szCs w:val="20"/>
        </w:rPr>
        <w:br/>
        <w:t>- 보고서 파일:</w:t>
      </w:r>
      <w:r w:rsidRPr="00E07D13">
        <w:rPr>
          <w:sz w:val="20"/>
          <w:szCs w:val="20"/>
        </w:rPr>
        <w:br/>
        <w:t xml:space="preserve">  Report/01_작업명_Report.md</w:t>
      </w:r>
      <w:r w:rsidRPr="00E07D13">
        <w:rPr>
          <w:sz w:val="20"/>
          <w:szCs w:val="20"/>
        </w:rPr>
        <w:br/>
        <w:t>- 프롬프트 기록 파일:</w:t>
      </w:r>
      <w:r w:rsidRPr="00E07D13">
        <w:rPr>
          <w:sz w:val="20"/>
          <w:szCs w:val="20"/>
        </w:rPr>
        <w:br/>
        <w:t xml:space="preserve">  Prompting/01_작업명_Prompt.md</w:t>
      </w:r>
      <w:r w:rsidRPr="00E07D13">
        <w:rPr>
          <w:sz w:val="20"/>
          <w:szCs w:val="20"/>
        </w:rPr>
        <w:br/>
        <w:t>- 번호는 01부터 시작하며 기존 파일이 있으면 다음 번호를 사용한다.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보고서 작성 규칙:</w:t>
      </w:r>
      <w:r w:rsidRPr="00E07D13">
        <w:rPr>
          <w:sz w:val="20"/>
          <w:szCs w:val="20"/>
        </w:rPr>
        <w:br/>
        <w:t>보고서에는 다음 내용을 포함한다.</w:t>
      </w:r>
      <w:r w:rsidRPr="00E07D13">
        <w:rPr>
          <w:sz w:val="20"/>
          <w:szCs w:val="20"/>
        </w:rPr>
        <w:br/>
        <w:t>- 작업 개요</w:t>
      </w:r>
      <w:r w:rsidRPr="00E07D13">
        <w:rPr>
          <w:sz w:val="20"/>
          <w:szCs w:val="20"/>
        </w:rPr>
        <w:br/>
        <w:t>- 수정한 파일</w:t>
      </w:r>
      <w:r w:rsidRPr="00E07D13">
        <w:rPr>
          <w:sz w:val="20"/>
          <w:szCs w:val="20"/>
        </w:rPr>
        <w:br/>
        <w:t>- 주요 변경 내용</w:t>
      </w:r>
      <w:r w:rsidRPr="00E07D13">
        <w:rPr>
          <w:sz w:val="20"/>
          <w:szCs w:val="20"/>
        </w:rPr>
        <w:br/>
        <w:t>- 실행한 명령</w:t>
      </w:r>
      <w:r w:rsidRPr="00E07D13">
        <w:rPr>
          <w:sz w:val="20"/>
          <w:szCs w:val="20"/>
        </w:rPr>
        <w:br/>
        <w:t>- 테스트 결과</w:t>
      </w:r>
      <w:r w:rsidRPr="00E07D13">
        <w:rPr>
          <w:sz w:val="20"/>
          <w:szCs w:val="20"/>
        </w:rPr>
        <w:br/>
        <w:t>- 남은 이슈</w:t>
      </w:r>
      <w:r w:rsidRPr="00E07D13">
        <w:rPr>
          <w:sz w:val="20"/>
          <w:szCs w:val="20"/>
        </w:rPr>
        <w:br/>
        <w:t>- 다음 작업 제안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프롬프트 백업 규칙:</w:t>
      </w:r>
      <w:r w:rsidRPr="00E07D13">
        <w:rPr>
          <w:sz w:val="20"/>
          <w:szCs w:val="20"/>
        </w:rPr>
        <w:br/>
        <w:t>- 사용자의 전체 프롬프트를 요약하지 말고 원문 그대로 저장한다.</w:t>
      </w:r>
      <w:r w:rsidRPr="00E07D13">
        <w:rPr>
          <w:sz w:val="20"/>
          <w:szCs w:val="20"/>
        </w:rPr>
        <w:br/>
        <w:t>- AI의 전체 답변도 요약하지 말고 원문 그대로 저장한다.</w:t>
      </w:r>
      <w:r w:rsidRPr="00E07D13">
        <w:rPr>
          <w:sz w:val="20"/>
          <w:szCs w:val="20"/>
        </w:rPr>
        <w:br/>
        <w:t>- 긴 대화라면 시간순으로 User / AI 구분을 명확히 기록한다.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Git/GitHub 규칙:</w:t>
      </w:r>
      <w:r w:rsidRPr="00E07D13">
        <w:rPr>
          <w:sz w:val="20"/>
          <w:szCs w:val="20"/>
        </w:rPr>
        <w:br/>
        <w:t>- 먼저 git status를 확인한다.</w:t>
      </w:r>
      <w:r w:rsidRPr="00E07D13">
        <w:rPr>
          <w:sz w:val="20"/>
          <w:szCs w:val="20"/>
        </w:rPr>
        <w:br/>
        <w:t>- 변경 파일 목록을 보고한다.</w:t>
      </w:r>
      <w:r w:rsidRPr="00E07D13">
        <w:rPr>
          <w:sz w:val="20"/>
          <w:szCs w:val="20"/>
        </w:rPr>
        <w:br/>
        <w:t>- 커밋 메시지를 제안한다.</w:t>
      </w:r>
      <w:r w:rsidRPr="00E07D13">
        <w:rPr>
          <w:sz w:val="20"/>
          <w:szCs w:val="20"/>
        </w:rPr>
        <w:br/>
        <w:t>- 사용자의 명시적 승인 후에만 git add, git commit을 수행한다.</w:t>
      </w:r>
      <w:r w:rsidRPr="00E07D13">
        <w:rPr>
          <w:sz w:val="20"/>
          <w:szCs w:val="20"/>
        </w:rPr>
        <w:br/>
        <w:t>- 사용자의 명시적 승인 후에만 git push를 수행한다.</w:t>
      </w:r>
      <w:r w:rsidRPr="00E07D13">
        <w:rPr>
          <w:sz w:val="20"/>
          <w:szCs w:val="20"/>
        </w:rPr>
        <w:br/>
        <w:t>- 원격 저장소가 없거나 인증 문제가 있으면 해결 절차만 안내하고 임의로 push하지 않는다.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금지:</w:t>
      </w:r>
      <w:r w:rsidRPr="00E07D13">
        <w:rPr>
          <w:sz w:val="20"/>
          <w:szCs w:val="20"/>
        </w:rPr>
        <w:br/>
        <w:t>- 사용자 승인 없는 git push 금지</w:t>
      </w:r>
      <w:r w:rsidRPr="00E07D13">
        <w:rPr>
          <w:sz w:val="20"/>
          <w:szCs w:val="20"/>
        </w:rPr>
        <w:br/>
        <w:t>- 사용자 승인 없는 git reset, git clean, checkout 금지</w:t>
      </w:r>
      <w:r w:rsidRPr="00E07D13">
        <w:rPr>
          <w:sz w:val="20"/>
          <w:szCs w:val="20"/>
        </w:rPr>
        <w:br/>
        <w:t>- 비밀정보 커밋 금지</w:t>
      </w:r>
      <w:r w:rsidRPr="00E07D13">
        <w:rPr>
          <w:sz w:val="20"/>
          <w:szCs w:val="20"/>
        </w:rPr>
        <w:br/>
        <w:t>- .env, API Key, 토큰, 비밀번호 저장 금지</w:t>
      </w:r>
      <w:r w:rsidRPr="00E07D13">
        <w:rPr>
          <w:sz w:val="20"/>
          <w:szCs w:val="20"/>
        </w:rPr>
        <w:br/>
        <w:t>- 프롬프트와 AI 답변을 요약본으로만 저장 금지</w:t>
      </w:r>
      <w:r w:rsidRPr="00E07D13">
        <w:rPr>
          <w:sz w:val="20"/>
          <w:szCs w:val="20"/>
        </w:rPr>
        <w:br/>
        <w:t>- 기존 보고서 덮어쓰기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lastRenderedPageBreak/>
        <w:br/>
        <w:t>출력 형식:</w:t>
      </w:r>
      <w:r w:rsidRPr="00E07D13">
        <w:rPr>
          <w:sz w:val="20"/>
          <w:szCs w:val="20"/>
        </w:rPr>
        <w:br/>
        <w:t># Backup / Report Summary</w:t>
      </w:r>
      <w:r w:rsidRPr="00E07D13">
        <w:rPr>
          <w:sz w:val="20"/>
          <w:szCs w:val="20"/>
        </w:rPr>
        <w:br/>
        <w:t># Created Report File</w:t>
      </w:r>
      <w:r w:rsidRPr="00E07D13">
        <w:rPr>
          <w:sz w:val="20"/>
          <w:szCs w:val="20"/>
        </w:rPr>
        <w:br/>
        <w:t># Created Prompt Log File</w:t>
      </w:r>
      <w:r w:rsidRPr="00E07D13">
        <w:rPr>
          <w:sz w:val="20"/>
          <w:szCs w:val="20"/>
        </w:rPr>
        <w:br/>
        <w:t># Git Status</w:t>
      </w:r>
      <w:r w:rsidRPr="00E07D13">
        <w:rPr>
          <w:sz w:val="20"/>
          <w:szCs w:val="20"/>
        </w:rPr>
        <w:br/>
        <w:t># Proposed Commit Message</w:t>
      </w:r>
      <w:r w:rsidRPr="00E07D13">
        <w:rPr>
          <w:sz w:val="20"/>
          <w:szCs w:val="20"/>
        </w:rPr>
        <w:br/>
        <w:t># GitHub Push Status</w:t>
      </w:r>
      <w:r w:rsidRPr="00E07D13">
        <w:rPr>
          <w:sz w:val="20"/>
          <w:szCs w:val="20"/>
        </w:rPr>
        <w:br/>
        <w:t># Warnings</w:t>
      </w:r>
    </w:p>
    <w:p w14:paraId="3CC6B1B9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453438E2">
          <v:rect id="_x0000_i1044" style="width:0;height:1.5pt" o:hralign="center" o:hrstd="t" o:hr="t" fillcolor="#a0a0a0" stroked="f"/>
        </w:pict>
      </w:r>
    </w:p>
    <w:p w14:paraId="2D9CCA78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E07D13">
        <w:rPr>
          <w:b/>
          <w:bCs/>
        </w:rPr>
        <w:t>A-9 수정 요청: 프롬프트 백업을 “요약”이 아니라 “전체 원문”으로 저장</w:t>
      </w:r>
    </w:p>
    <w:p w14:paraId="73102346" w14:textId="77777777" w:rsid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기존 backup agent를 수정할 때 쓰는 프롬프트입니다.</w:t>
      </w:r>
    </w:p>
    <w:p w14:paraId="4CFE7B0B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8E0392D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4D2631C9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backup-report-github-manager Agent의 프롬프트 백업 규칙을 수정해 주세요.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변경 전:</w:t>
      </w:r>
      <w:r w:rsidRPr="00E07D13">
        <w:rPr>
          <w:sz w:val="20"/>
          <w:szCs w:val="20"/>
        </w:rPr>
        <w:br/>
        <w:t>- 프롬프트와 AI 응답을 요약해서 저장할 수 있음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변경 후:</w:t>
      </w:r>
      <w:r w:rsidRPr="00E07D13">
        <w:rPr>
          <w:sz w:val="20"/>
          <w:szCs w:val="20"/>
        </w:rPr>
        <w:br/>
        <w:t>- 사용자의 전체 프롬프트 원문을 그대로 저장한다.</w:t>
      </w:r>
      <w:r w:rsidRPr="00E07D13">
        <w:rPr>
          <w:sz w:val="20"/>
          <w:szCs w:val="20"/>
        </w:rPr>
        <w:br/>
        <w:t>- AI의 전체 답변 원문을 그대로 저장한다.</w:t>
      </w:r>
      <w:r w:rsidRPr="00E07D13">
        <w:rPr>
          <w:sz w:val="20"/>
          <w:szCs w:val="20"/>
        </w:rPr>
        <w:br/>
        <w:t>- 요약본으로 대체하지 않는다.</w:t>
      </w:r>
      <w:r w:rsidRPr="00E07D13">
        <w:rPr>
          <w:sz w:val="20"/>
          <w:szCs w:val="20"/>
        </w:rPr>
        <w:br/>
        <w:t>- 필요한 경우 별도 Summary 섹션은 추가할 수 있지만, 원문 기록을 생략하면 안 된다.</w:t>
      </w:r>
      <w:r w:rsidRPr="00E07D13">
        <w:rPr>
          <w:sz w:val="20"/>
          <w:szCs w:val="20"/>
        </w:rPr>
        <w:br/>
        <w:t>- User / AI / 시간순 구분을 명확히 한다.</w:t>
      </w:r>
      <w:r w:rsidRPr="00E07D13">
        <w:rPr>
          <w:sz w:val="20"/>
          <w:szCs w:val="20"/>
        </w:rPr>
        <w:br/>
        <w:t>- 긴 응답도 가능한 한 전체를 보존한다.</w:t>
      </w:r>
      <w:r w:rsidRPr="00E07D13">
        <w:rPr>
          <w:sz w:val="20"/>
          <w:szCs w:val="20"/>
        </w:rPr>
        <w:br/>
        <w:t>- 토큰 한계나 시스템 제한으로 전체 저장이 불가능하면 누락된 범위를 명시한다.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금지:</w:t>
      </w:r>
      <w:r w:rsidRPr="00E07D13">
        <w:rPr>
          <w:sz w:val="20"/>
          <w:szCs w:val="20"/>
        </w:rPr>
        <w:br/>
        <w:t>- 원문 대신 요약만 저장 금지</w:t>
      </w:r>
      <w:r w:rsidRPr="00E07D13">
        <w:rPr>
          <w:sz w:val="20"/>
          <w:szCs w:val="20"/>
        </w:rPr>
        <w:br/>
        <w:t>- 사용자의 명시적 요청 없이 민감정보를 포함한 파일 커밋 금지</w:t>
      </w:r>
      <w:r w:rsidRPr="00E07D13">
        <w:rPr>
          <w:sz w:val="20"/>
          <w:szCs w:val="20"/>
        </w:rPr>
        <w:br/>
        <w:t>- .env, API Key, 토큰, 비밀번호 저장 금지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수정 후 backup-report-github-manager Agent의 전체 지침을 다시 출력해 주세요.</w:t>
      </w:r>
    </w:p>
    <w:p w14:paraId="4D50C183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7F771F5F">
          <v:rect id="_x0000_i1045" style="width:0;height:1.5pt" o:hralign="center" o:hrstd="t" o:hr="t" fillcolor="#a0a0a0" stroked="f"/>
        </w:pict>
      </w:r>
    </w:p>
    <w:p w14:paraId="2E1CA219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  <w:sz w:val="28"/>
          <w:szCs w:val="28"/>
        </w:rPr>
      </w:pPr>
      <w:r w:rsidRPr="00E07D13">
        <w:rPr>
          <w:b/>
          <w:bCs/>
          <w:sz w:val="28"/>
          <w:szCs w:val="28"/>
        </w:rPr>
        <w:t>Agent 생성용 통합 프롬프트</w:t>
      </w:r>
    </w:p>
    <w:p w14:paraId="1B8354F4" w14:textId="77777777" w:rsid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Cursor에서 한 번에 여러 Agent 프롬프트 파일을 만들고 싶다면 아래처럼 요청할 수 있습니다.</w:t>
      </w:r>
    </w:p>
    <w:p w14:paraId="32B86386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2FA39C85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185ECD24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다음 역할별 Cursor Agent 프롬프트를 작성해 주세요.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목표:</w:t>
      </w:r>
      <w:r w:rsidRPr="00E07D13">
        <w:rPr>
          <w:sz w:val="20"/>
          <w:szCs w:val="20"/>
        </w:rPr>
        <w:br/>
        <w:t>‘Please Take Care of My Refrigerator’ 애플리케이션 개발 실습에서 사용할 Agent 프롬프트 세트</w:t>
      </w:r>
      <w:r w:rsidRPr="00E07D13">
        <w:rPr>
          <w:sz w:val="20"/>
          <w:szCs w:val="20"/>
        </w:rPr>
        <w:lastRenderedPageBreak/>
        <w:t>를 만든다.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생성할 Agent:</w:t>
      </w:r>
      <w:r w:rsidRPr="00E07D13">
        <w:rPr>
          <w:sz w:val="20"/>
          <w:szCs w:val="20"/>
        </w:rPr>
        <w:br/>
        <w:t>1. system-optimization-engineer</w:t>
      </w:r>
      <w:r w:rsidRPr="00E07D13">
        <w:rPr>
          <w:sz w:val="20"/>
          <w:szCs w:val="20"/>
        </w:rPr>
        <w:br/>
        <w:t>2. ux-design-advisor</w:t>
      </w:r>
      <w:r w:rsidRPr="00E07D13">
        <w:rPr>
          <w:sz w:val="20"/>
          <w:szCs w:val="20"/>
        </w:rPr>
        <w:br/>
        <w:t>3. product-planning-manager</w:t>
      </w:r>
      <w:r w:rsidRPr="00E07D13">
        <w:rPr>
          <w:sz w:val="20"/>
          <w:szCs w:val="20"/>
        </w:rPr>
        <w:br/>
        <w:t>4. backend-developer</w:t>
      </w:r>
      <w:r w:rsidRPr="00E07D13">
        <w:rPr>
          <w:sz w:val="20"/>
          <w:szCs w:val="20"/>
        </w:rPr>
        <w:br/>
        <w:t>5. frontend-developer</w:t>
      </w:r>
      <w:r w:rsidRPr="00E07D13">
        <w:rPr>
          <w:sz w:val="20"/>
          <w:szCs w:val="20"/>
        </w:rPr>
        <w:br/>
        <w:t>6. quality-assurance-engineer</w:t>
      </w:r>
      <w:r w:rsidRPr="00E07D13">
        <w:rPr>
          <w:sz w:val="20"/>
          <w:szCs w:val="20"/>
        </w:rPr>
        <w:br/>
        <w:t>7. ai-integration-expert</w:t>
      </w:r>
      <w:r w:rsidRPr="00E07D13">
        <w:rPr>
          <w:sz w:val="20"/>
          <w:szCs w:val="20"/>
        </w:rPr>
        <w:br/>
        <w:t>8. backup-report-github-manager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각 Agent에 대해 다음 형식으로 작성한다.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# Agent Name</w:t>
      </w:r>
      <w:r w:rsidRPr="00E07D13">
        <w:rPr>
          <w:sz w:val="20"/>
          <w:szCs w:val="20"/>
        </w:rPr>
        <w:br/>
        <w:t># Role</w:t>
      </w:r>
      <w:r w:rsidRPr="00E07D13">
        <w:rPr>
          <w:sz w:val="20"/>
          <w:szCs w:val="20"/>
        </w:rPr>
        <w:br/>
        <w:t># Responsibilities</w:t>
      </w:r>
      <w:r w:rsidRPr="00E07D13">
        <w:rPr>
          <w:sz w:val="20"/>
          <w:szCs w:val="20"/>
        </w:rPr>
        <w:br/>
        <w:t># Workflow</w:t>
      </w:r>
      <w:r w:rsidRPr="00E07D13">
        <w:rPr>
          <w:sz w:val="20"/>
          <w:szCs w:val="20"/>
        </w:rPr>
        <w:br/>
        <w:t># Must Not</w:t>
      </w:r>
      <w:r w:rsidRPr="00E07D13">
        <w:rPr>
          <w:sz w:val="20"/>
          <w:szCs w:val="20"/>
        </w:rPr>
        <w:br/>
        <w:t># Output Format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공통 안전 규칙:</w:t>
      </w:r>
      <w:r w:rsidRPr="00E07D13">
        <w:rPr>
          <w:sz w:val="20"/>
          <w:szCs w:val="20"/>
        </w:rPr>
        <w:br/>
        <w:t>- 사용자의 승인 없이 파일 삭제, 대량 이동, Git push, 배포, DB 변경을 하지 않는다.</w:t>
      </w:r>
      <w:r w:rsidRPr="00E07D13">
        <w:rPr>
          <w:sz w:val="20"/>
          <w:szCs w:val="20"/>
        </w:rPr>
        <w:br/>
        <w:t>- API Key, 토큰, 비밀번호를 출력하거나 커밋하지 않는다.</w:t>
      </w:r>
      <w:r w:rsidRPr="00E07D13">
        <w:rPr>
          <w:sz w:val="20"/>
          <w:szCs w:val="20"/>
        </w:rPr>
        <w:br/>
        <w:t>- 코드 수정 전 관련 파일을 먼저 확인한다.</w:t>
      </w:r>
      <w:r w:rsidRPr="00E07D13">
        <w:rPr>
          <w:sz w:val="20"/>
          <w:szCs w:val="20"/>
        </w:rPr>
        <w:br/>
        <w:t>- 수정 후 변경 파일 목록과 테스트 결과를 보고한다.</w:t>
      </w:r>
      <w:r w:rsidRPr="00E07D13">
        <w:rPr>
          <w:sz w:val="20"/>
          <w:szCs w:val="20"/>
        </w:rPr>
        <w:br/>
        <w:t>- 추측으로 수정하지 않고 확인 불가한 부분은 “확인 필요”라고 표시한다.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중요:</w:t>
      </w:r>
      <w:r w:rsidRPr="00E07D13">
        <w:rPr>
          <w:sz w:val="20"/>
          <w:szCs w:val="20"/>
        </w:rPr>
        <w:br/>
        <w:t>- 지금 실제 애플리케이션 코드를 수정하지 마라.</w:t>
      </w:r>
      <w:r w:rsidRPr="00E07D13">
        <w:rPr>
          <w:sz w:val="20"/>
          <w:szCs w:val="20"/>
        </w:rPr>
        <w:br/>
        <w:t>- Agent 프롬프트만 작성해라.</w:t>
      </w:r>
      <w:r w:rsidRPr="00E07D13">
        <w:rPr>
          <w:sz w:val="20"/>
          <w:szCs w:val="20"/>
        </w:rPr>
        <w:br/>
        <w:t>- 파일을 생성하지 말고, 복사해서 붙여넣을 수 있는 텍스트로만 출력해라.</w:t>
      </w:r>
    </w:p>
    <w:p w14:paraId="07F08FE9" w14:textId="77777777" w:rsidR="00E07D13" w:rsidRPr="00E07D13" w:rsidRDefault="00000000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17FB8796">
          <v:rect id="_x0000_i1046" style="width:0;height:1.5pt" o:hralign="center" o:hrstd="t" o:hr="t" fillcolor="#a0a0a0" stroked="f"/>
        </w:pict>
      </w:r>
    </w:p>
    <w:p w14:paraId="32CD891B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b/>
          <w:bCs/>
          <w:sz w:val="28"/>
          <w:szCs w:val="28"/>
          <w:u w:val="single"/>
        </w:rPr>
      </w:pPr>
      <w:r w:rsidRPr="00E07D13">
        <w:rPr>
          <w:b/>
          <w:bCs/>
          <w:sz w:val="28"/>
          <w:szCs w:val="28"/>
          <w:u w:val="single"/>
        </w:rPr>
        <w:t>실제 작업 실행용 프롬프트</w:t>
      </w:r>
    </w:p>
    <w:p w14:paraId="121191C6" w14:textId="77777777" w:rsid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Agent들을 만든 뒤, 실제로 협업 작업을 시킬 때는 이렇게 요청하면 됩니다.</w:t>
      </w:r>
    </w:p>
    <w:p w14:paraId="2F51335E" w14:textId="77777777" w:rsidR="00E07D13" w:rsidRPr="00C8565F" w:rsidRDefault="00E07D13" w:rsidP="00E07D13">
      <w:pPr>
        <w:spacing w:before="60" w:after="60"/>
      </w:pPr>
      <w:r w:rsidRPr="00C8565F">
        <w:rPr>
          <w:rFonts w:ascii="Cambria Math" w:eastAsia="Arial" w:hAnsi="Cambria Math" w:cs="Cambria Math"/>
          <w:b/>
          <w:bCs/>
          <w:color w:val="222222"/>
        </w:rPr>
        <w:t>▶</w:t>
      </w:r>
      <w:r w:rsidRPr="00C8565F">
        <w:rPr>
          <w:rFonts w:ascii="Arial" w:eastAsia="Arial" w:hAnsi="Arial" w:cs="Arial"/>
          <w:b/>
          <w:bCs/>
          <w:color w:val="222222"/>
        </w:rPr>
        <w:t xml:space="preserve"> </w:t>
      </w:r>
      <w:r w:rsidRPr="00C8565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2731748E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47121EEA" w14:textId="77777777" w:rsidR="00E07D13" w:rsidRPr="00E07D13" w:rsidRDefault="00E07D13" w:rsidP="00E07D13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E07D13">
        <w:rPr>
          <w:sz w:val="20"/>
          <w:szCs w:val="20"/>
        </w:rPr>
        <w:t>다음 순서로 multi-agent 협업을 수행해 주세요.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대상:</w:t>
      </w:r>
      <w:r w:rsidRPr="00E07D13">
        <w:rPr>
          <w:sz w:val="20"/>
          <w:szCs w:val="20"/>
        </w:rPr>
        <w:br/>
        <w:t>‘Please Take Care of My Refrigerator’ 애플리케이션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순서:</w:t>
      </w:r>
      <w:r w:rsidRPr="00E07D13">
        <w:rPr>
          <w:sz w:val="20"/>
          <w:szCs w:val="20"/>
        </w:rPr>
        <w:br/>
        <w:t>1. quality-assurance-engineer가 전체 기능과 오류 가능성을 점검한다.</w:t>
      </w:r>
      <w:r w:rsidRPr="00E07D13">
        <w:rPr>
          <w:sz w:val="20"/>
          <w:szCs w:val="20"/>
        </w:rPr>
        <w:br/>
        <w:t>2. backend-developer가 서버/API 문제를 확인한다.</w:t>
      </w:r>
      <w:r w:rsidRPr="00E07D13">
        <w:rPr>
          <w:sz w:val="20"/>
          <w:szCs w:val="20"/>
        </w:rPr>
        <w:br/>
        <w:t>3. frontend-developer가 화면과 상태 관리 문제를 확인한다.</w:t>
      </w:r>
      <w:r w:rsidRPr="00E07D13">
        <w:rPr>
          <w:sz w:val="20"/>
          <w:szCs w:val="20"/>
        </w:rPr>
        <w:br/>
        <w:t>4. system-optimization-engineer가 성능 병목을 분석한다.</w:t>
      </w:r>
      <w:r w:rsidRPr="00E07D13">
        <w:rPr>
          <w:sz w:val="20"/>
          <w:szCs w:val="20"/>
        </w:rPr>
        <w:br/>
        <w:t>5. ux-design-advisor가 UX 개선안을 제안한다.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lastRenderedPageBreak/>
        <w:t>6. ai-integration-expert가 AI/OpenRouter/DeepSeek 연동 부분을 점검한다.</w:t>
      </w:r>
      <w:r w:rsidRPr="00E07D13">
        <w:rPr>
          <w:sz w:val="20"/>
          <w:szCs w:val="20"/>
        </w:rPr>
        <w:br/>
        <w:t>7. backup-report-github-manager가 작업 보고서와 프롬프트 원문 로그를 작성한다.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중요:</w:t>
      </w:r>
      <w:r w:rsidRPr="00E07D13">
        <w:rPr>
          <w:sz w:val="20"/>
          <w:szCs w:val="20"/>
        </w:rPr>
        <w:br/>
        <w:t>- 각 Agent는 먼저 분석만 수행한다.</w:t>
      </w:r>
      <w:r w:rsidRPr="00E07D13">
        <w:rPr>
          <w:sz w:val="20"/>
          <w:szCs w:val="20"/>
        </w:rPr>
        <w:br/>
        <w:t>- 코드 수정은 내가 승인한 뒤에만 진행한다.</w:t>
      </w:r>
      <w:r w:rsidRPr="00E07D13">
        <w:rPr>
          <w:sz w:val="20"/>
          <w:szCs w:val="20"/>
        </w:rPr>
        <w:br/>
        <w:t>- Git push는 내가 명시적으로 승인한 뒤에만 수행한다.</w:t>
      </w:r>
      <w:r w:rsidRPr="00E07D13">
        <w:rPr>
          <w:sz w:val="20"/>
          <w:szCs w:val="20"/>
        </w:rPr>
        <w:br/>
        <w:t>- 각 단계마다 발견 사항, 수정 제안, 위험도를 표로 정리한다.</w:t>
      </w:r>
      <w:r w:rsidRPr="00E07D13">
        <w:rPr>
          <w:sz w:val="20"/>
          <w:szCs w:val="20"/>
        </w:rPr>
        <w:br/>
      </w:r>
      <w:r w:rsidRPr="00E07D13">
        <w:rPr>
          <w:sz w:val="20"/>
          <w:szCs w:val="20"/>
        </w:rPr>
        <w:br/>
        <w:t>출력:</w:t>
      </w:r>
      <w:r w:rsidRPr="00E07D13">
        <w:rPr>
          <w:sz w:val="20"/>
          <w:szCs w:val="20"/>
        </w:rPr>
        <w:br/>
        <w:t># Multi-Agent Review Report</w:t>
      </w:r>
      <w:r w:rsidRPr="00E07D13">
        <w:rPr>
          <w:sz w:val="20"/>
          <w:szCs w:val="20"/>
        </w:rPr>
        <w:br/>
        <w:t># Agent별 발견 사항</w:t>
      </w:r>
      <w:r w:rsidRPr="00E07D13">
        <w:rPr>
          <w:sz w:val="20"/>
          <w:szCs w:val="20"/>
        </w:rPr>
        <w:br/>
        <w:t># 수정 우선순위</w:t>
      </w:r>
      <w:r w:rsidRPr="00E07D13">
        <w:rPr>
          <w:sz w:val="20"/>
          <w:szCs w:val="20"/>
        </w:rPr>
        <w:br/>
        <w:t># 승인 필요한 작업</w:t>
      </w:r>
      <w:r w:rsidRPr="00E07D13">
        <w:rPr>
          <w:sz w:val="20"/>
          <w:szCs w:val="20"/>
        </w:rPr>
        <w:br/>
        <w:t># 다음 실행 명령</w:t>
      </w:r>
    </w:p>
    <w:p w14:paraId="1D38C383" w14:textId="77777777" w:rsidR="00E07D13" w:rsidRPr="00E07D13" w:rsidRDefault="00E07D13" w:rsidP="00E07D13">
      <w:pPr>
        <w:rPr>
          <w:sz w:val="20"/>
          <w:szCs w:val="20"/>
        </w:rPr>
      </w:pPr>
    </w:p>
    <w:p w14:paraId="0DF9945F" w14:textId="77777777" w:rsidR="007F1740" w:rsidRPr="007F1740" w:rsidRDefault="007F1740" w:rsidP="00AC032E">
      <w:pPr>
        <w:spacing w:after="160"/>
        <w:rPr>
          <w:sz w:val="20"/>
          <w:szCs w:val="20"/>
        </w:rPr>
      </w:pPr>
    </w:p>
    <w:p w14:paraId="5C857C6F" w14:textId="5603E1D7" w:rsidR="0064255A" w:rsidRPr="00537C4A" w:rsidRDefault="0064255A" w:rsidP="0064255A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 w:hint="eastAsia"/>
          <w:b/>
          <w:bCs/>
          <w:sz w:val="28"/>
          <w:szCs w:val="28"/>
          <w:u w:val="single"/>
        </w:rPr>
        <w:t>다음의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 xml:space="preserve"> 순서로 실행해줘</w:t>
      </w:r>
    </w:p>
    <w:p w14:paraId="080398F3" w14:textId="77777777" w:rsidR="0064255A" w:rsidRPr="00537C4A" w:rsidRDefault="0064255A" w:rsidP="0064255A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1.</w:t>
      </w:r>
      <w:r>
        <w:rPr>
          <w:rFonts w:ascii="돋움" w:eastAsia="돋움" w:hAnsi="돋움" w:hint="eastAsia"/>
          <w:b/>
          <w:bCs/>
          <w:sz w:val="28"/>
          <w:szCs w:val="28"/>
          <w:u w:val="single"/>
        </w:rPr>
        <w:t xml:space="preserve"> 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Report 폴더에 보고서 생성해줘</w:t>
      </w:r>
    </w:p>
    <w:p w14:paraId="0D0F67F7" w14:textId="77777777" w:rsidR="0064255A" w:rsidRPr="00537C4A" w:rsidRDefault="0064255A" w:rsidP="0064255A">
      <w:pPr>
        <w:pStyle w:val="a3"/>
        <w:snapToGrid w:val="0"/>
        <w:spacing w:line="480" w:lineRule="auto"/>
        <w:rPr>
          <w:rFonts w:ascii="돋움" w:eastAsia="돋움" w:hAnsi="돋움"/>
          <w:b/>
          <w:bCs/>
          <w:sz w:val="28"/>
          <w:szCs w:val="28"/>
          <w:u w:val="single"/>
        </w:rPr>
      </w:pP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2.</w:t>
      </w:r>
      <w:r>
        <w:rPr>
          <w:rFonts w:ascii="돋움" w:eastAsia="돋움" w:hAnsi="돋움" w:hint="eastAsia"/>
          <w:b/>
          <w:bCs/>
          <w:sz w:val="28"/>
          <w:szCs w:val="28"/>
          <w:u w:val="single"/>
        </w:rPr>
        <w:t xml:space="preserve"> </w:t>
      </w:r>
      <w:r w:rsidRPr="00537C4A">
        <w:rPr>
          <w:rFonts w:ascii="돋움" w:eastAsia="돋움" w:hAnsi="돋움"/>
          <w:b/>
          <w:bCs/>
          <w:sz w:val="28"/>
          <w:szCs w:val="28"/>
          <w:u w:val="single"/>
        </w:rPr>
        <w:t>현재까지의 프롬프트 전체를 대화형 프롬프트로 Prompt 폴더에 Export transcript 해줘</w:t>
      </w:r>
    </w:p>
    <w:p w14:paraId="128D1711" w14:textId="56EBFD96" w:rsidR="006B74BA" w:rsidRPr="006B74BA" w:rsidRDefault="0064255A" w:rsidP="006B74BA">
      <w:pPr>
        <w:spacing w:after="160"/>
        <w:rPr>
          <w:b/>
          <w:bCs/>
        </w:rPr>
      </w:pPr>
      <w:r>
        <w:br w:type="page"/>
      </w:r>
      <w:r w:rsidR="006B74BA" w:rsidRPr="006B74BA">
        <w:rPr>
          <w:rFonts w:hint="eastAsia"/>
          <w:b/>
          <w:bCs/>
          <w:sz w:val="36"/>
          <w:szCs w:val="36"/>
        </w:rPr>
        <w:lastRenderedPageBreak/>
        <w:t xml:space="preserve">※ </w:t>
      </w:r>
      <w:r w:rsidR="006B74BA" w:rsidRPr="006B74BA">
        <w:rPr>
          <w:b/>
          <w:bCs/>
          <w:sz w:val="36"/>
          <w:szCs w:val="36"/>
        </w:rPr>
        <w:t>Cursor 스킬(Skill)이란?</w:t>
      </w:r>
    </w:p>
    <w:p w14:paraId="647FDEDE" w14:textId="77777777" w:rsid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102E7FCC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rPr>
          <w:b/>
          <w:bCs/>
        </w:rPr>
        <w:t>스킬</w:t>
      </w:r>
      <w:r w:rsidRPr="00180C9B">
        <w:t> = Agent용 </w:t>
      </w:r>
      <w:r w:rsidRPr="00180C9B">
        <w:rPr>
          <w:b/>
          <w:bCs/>
        </w:rPr>
        <w:t>재사용 가능한 작업 설명서</w:t>
      </w:r>
      <w:r w:rsidRPr="00180C9B">
        <w:t>이고, </w:t>
      </w:r>
      <w:r w:rsidRPr="00180C9B">
        <w:rPr>
          <w:b/>
          <w:bCs/>
        </w:rPr>
        <w:t>magic-square-tdd</w:t>
      </w:r>
      <w:r w:rsidRPr="00180C9B">
        <w:t> = 이 마방진 프로젝트의 </w:t>
      </w:r>
      <w:r w:rsidRPr="00180C9B">
        <w:rPr>
          <w:b/>
          <w:bCs/>
        </w:rPr>
        <w:t>TDD·ECB·계약·pytest</w:t>
      </w:r>
      <w:r w:rsidRPr="00180C9B">
        <w:t>를 매번 같은 방식으로 지키게 하는 설명서</w:t>
      </w:r>
    </w:p>
    <w:p w14:paraId="487C9498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49BAB3E7" w14:textId="66129AB8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rPr>
          <w:b/>
          <w:bCs/>
        </w:rPr>
        <w:t>스킬</w:t>
      </w:r>
      <w:r w:rsidRPr="00180C9B">
        <w:t>은 Cursor Agent에게 “이 프로젝트(또는 이 작업)에서는 이렇게 일해라”를 가르치는 </w:t>
      </w:r>
      <w:r w:rsidRPr="00180C9B">
        <w:rPr>
          <w:b/>
          <w:bCs/>
        </w:rPr>
        <w:t>마크다운 기반 지침 파일</w:t>
      </w:r>
      <w:r w:rsidRPr="00180C9B">
        <w:t>. 일반 채팅 지식과 달리, 저장소에 두면 Agent가 필요할 때 읽고 그 규칙·워크플로우·도메인 지식을 따</w:t>
      </w:r>
      <w:r>
        <w:rPr>
          <w:rFonts w:hint="eastAsia"/>
        </w:rPr>
        <w:t>름</w:t>
      </w:r>
      <w:r w:rsidRPr="00180C9B">
        <w:t>.</w:t>
      </w:r>
    </w:p>
    <w:p w14:paraId="1A947EC2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sz w:val="28"/>
          <w:szCs w:val="28"/>
        </w:rPr>
      </w:pPr>
      <w:r w:rsidRPr="006B74BA">
        <w:rPr>
          <w:b/>
          <w:bCs/>
          <w:sz w:val="28"/>
          <w:szCs w:val="28"/>
        </w:rPr>
        <w:t>일반 규칙과의 차이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3230"/>
        <w:gridCol w:w="5039"/>
      </w:tblGrid>
      <w:tr w:rsidR="006B74BA" w:rsidRPr="00180C9B" w14:paraId="7BCFD914" w14:textId="77777777" w:rsidTr="006B74BA">
        <w:trPr>
          <w:tblHeader/>
        </w:trPr>
        <w:tc>
          <w:tcPr>
            <w:tcW w:w="574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CFAA26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180C9B">
              <w:rPr>
                <w:b/>
                <w:bCs/>
              </w:rPr>
              <w:t>구분</w:t>
            </w:r>
          </w:p>
        </w:tc>
        <w:tc>
          <w:tcPr>
            <w:tcW w:w="1729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BF4D32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180C9B">
              <w:rPr>
                <w:b/>
                <w:bCs/>
              </w:rPr>
              <w:t>.cursorrules</w:t>
            </w:r>
          </w:p>
        </w:tc>
        <w:tc>
          <w:tcPr>
            <w:tcW w:w="269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014563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180C9B">
              <w:rPr>
                <w:b/>
                <w:bCs/>
              </w:rPr>
              <w:t>스킬 (.cursor/skills/)</w:t>
            </w:r>
          </w:p>
        </w:tc>
      </w:tr>
      <w:tr w:rsidR="006B74BA" w:rsidRPr="00180C9B" w14:paraId="7169C665" w14:textId="77777777" w:rsidTr="006B74BA">
        <w:tc>
          <w:tcPr>
            <w:tcW w:w="57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7C6AE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적용 범위</w:t>
            </w:r>
          </w:p>
        </w:tc>
        <w:tc>
          <w:tcPr>
            <w:tcW w:w="172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1DE923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보통 </w:t>
            </w:r>
            <w:r w:rsidRPr="00180C9B">
              <w:rPr>
                <w:b/>
                <w:bCs/>
              </w:rPr>
              <w:t>항상</w:t>
            </w:r>
            <w:r w:rsidRPr="00180C9B">
              <w:t> 프로젝트에 적용</w:t>
            </w:r>
          </w:p>
        </w:tc>
        <w:tc>
          <w:tcPr>
            <w:tcW w:w="26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85BB28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rPr>
                <w:b/>
                <w:bCs/>
              </w:rPr>
              <w:t>주제·작업에 맞을 때</w:t>
            </w:r>
            <w:r w:rsidRPr="00180C9B">
              <w:t> 로드 (설명에 따라 자동 또는 @로 명시)</w:t>
            </w:r>
          </w:p>
        </w:tc>
      </w:tr>
      <w:tr w:rsidR="006B74BA" w:rsidRPr="00180C9B" w14:paraId="6262DD6D" w14:textId="77777777" w:rsidTr="006B74BA">
        <w:tc>
          <w:tcPr>
            <w:tcW w:w="57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CFADE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내용</w:t>
            </w:r>
          </w:p>
        </w:tc>
        <w:tc>
          <w:tcPr>
            <w:tcW w:w="172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0D8F5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코딩 스타일, 금지 사항, 아키텍처 요약</w:t>
            </w:r>
          </w:p>
        </w:tc>
        <w:tc>
          <w:tcPr>
            <w:tcW w:w="26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7025B1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rPr>
                <w:b/>
                <w:bCs/>
              </w:rPr>
              <w:t>특정 워크플로우</w:t>
            </w:r>
            <w:r w:rsidRPr="00180C9B">
              <w:t> (TDD 사이클, Golden Master, PR 리뷰 등)</w:t>
            </w:r>
          </w:p>
        </w:tc>
      </w:tr>
      <w:tr w:rsidR="006B74BA" w:rsidRPr="00180C9B" w14:paraId="0AB0819B" w14:textId="77777777" w:rsidTr="006B74BA">
        <w:tc>
          <w:tcPr>
            <w:tcW w:w="57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D58E8B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구조</w:t>
            </w:r>
          </w:p>
        </w:tc>
        <w:tc>
          <w:tcPr>
            <w:tcW w:w="172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CA2C35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단일 파일</w:t>
            </w:r>
          </w:p>
        </w:tc>
        <w:tc>
          <w:tcPr>
            <w:tcW w:w="26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0ED28F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폴더 + SKILL.md + 선택적 reference.md, 스크립트</w:t>
            </w:r>
          </w:p>
        </w:tc>
      </w:tr>
      <w:tr w:rsidR="006B74BA" w:rsidRPr="00180C9B" w14:paraId="5BADE2E8" w14:textId="77777777" w:rsidTr="006B74BA">
        <w:tc>
          <w:tcPr>
            <w:tcW w:w="57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8DFFE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공유</w:t>
            </w:r>
          </w:p>
        </w:tc>
        <w:tc>
          <w:tcPr>
            <w:tcW w:w="172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5CE18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이 repo 클론 시 함께 공유</w:t>
            </w:r>
          </w:p>
        </w:tc>
        <w:tc>
          <w:tcPr>
            <w:tcW w:w="26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A038BF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rPr>
                <w:b/>
                <w:bCs/>
              </w:rPr>
              <w:t>프로젝트 스킬</w:t>
            </w:r>
            <w:r w:rsidRPr="00180C9B">
              <w:t>은 팀원과 공유 가능</w:t>
            </w:r>
          </w:p>
        </w:tc>
      </w:tr>
    </w:tbl>
    <w:p w14:paraId="38E6D139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rPr>
          <w:b/>
          <w:bCs/>
        </w:rPr>
        <w:t>Agent</w:t>
      </w:r>
      <w:r w:rsidRPr="00180C9B">
        <w:t> (.cursor/agents/)는 “역할·페르소나”(백엔드 개발자, QA 등)이고, </w:t>
      </w:r>
      <w:r w:rsidRPr="00180C9B">
        <w:rPr>
          <w:b/>
          <w:bCs/>
        </w:rPr>
        <w:t>스킬</w:t>
      </w:r>
      <w:r w:rsidRPr="00180C9B">
        <w:t>은 “그 역할이 따라야 할 </w:t>
      </w:r>
      <w:r w:rsidRPr="00180C9B">
        <w:rPr>
          <w:b/>
          <w:bCs/>
        </w:rPr>
        <w:t>절차·체크리스트·도메인 표</w:t>
      </w:r>
      <w:r w:rsidRPr="00180C9B">
        <w:t>”에 가깝습니다.</w:t>
      </w:r>
    </w:p>
    <w:p w14:paraId="09F5439D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sz w:val="28"/>
          <w:szCs w:val="28"/>
        </w:rPr>
      </w:pPr>
      <w:r w:rsidRPr="006B74BA">
        <w:rPr>
          <w:b/>
          <w:bCs/>
          <w:sz w:val="28"/>
          <w:szCs w:val="28"/>
        </w:rPr>
        <w:t>스킬 파일 구조</w:t>
      </w:r>
    </w:p>
    <w:p w14:paraId="212F9197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.cursor/skills/magic-square-tdd/</w:t>
      </w:r>
    </w:p>
    <w:p w14:paraId="38F10022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├── SKILL.md        # 필수 — YAML frontmatter + 본문 지침</w:t>
      </w:r>
    </w:p>
    <w:p w14:paraId="109EEDA0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└── reference.md    # 선택 — 상세 표·매핑 (필요할 때만 읽음)</w:t>
      </w:r>
    </w:p>
    <w:p w14:paraId="3C0EBB5D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SKILL.md 상단 예시:</w:t>
      </w:r>
    </w:p>
    <w:p w14:paraId="1C36A705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---</w:t>
      </w:r>
    </w:p>
    <w:p w14:paraId="77B2222F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name: magic-square-tdd</w:t>
      </w:r>
    </w:p>
    <w:p w14:paraId="07D66E32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description: MagicSquare_1004의 Dual-Track TDD·ECB 개발 가이드. ...</w:t>
      </w:r>
    </w:p>
    <w:p w14:paraId="484E373A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---</w:t>
      </w:r>
    </w:p>
    <w:p w14:paraId="7BA97559" w14:textId="77777777" w:rsidR="006B74BA" w:rsidRPr="00180C9B" w:rsidRDefault="006B74BA" w:rsidP="006B74BA">
      <w:pPr>
        <w:widowControl w:val="0"/>
        <w:numPr>
          <w:ilvl w:val="0"/>
          <w:numId w:val="89"/>
        </w:numPr>
        <w:wordWrap w:val="0"/>
        <w:autoSpaceDE w:val="0"/>
        <w:autoSpaceDN w:val="0"/>
        <w:spacing w:after="160"/>
      </w:pPr>
      <w:r w:rsidRPr="00180C9B">
        <w:rPr>
          <w:b/>
          <w:bCs/>
        </w:rPr>
        <w:lastRenderedPageBreak/>
        <w:t>name</w:t>
      </w:r>
      <w:r w:rsidRPr="00180C9B">
        <w:t>: 스킬 식별자 (소문자, 하이픈)</w:t>
      </w:r>
    </w:p>
    <w:p w14:paraId="2F07C9E6" w14:textId="77777777" w:rsidR="006B74BA" w:rsidRPr="00180C9B" w:rsidRDefault="006B74BA" w:rsidP="006B74BA">
      <w:pPr>
        <w:widowControl w:val="0"/>
        <w:numPr>
          <w:ilvl w:val="0"/>
          <w:numId w:val="89"/>
        </w:numPr>
        <w:wordWrap w:val="0"/>
        <w:autoSpaceDE w:val="0"/>
        <w:autoSpaceDN w:val="0"/>
        <w:spacing w:after="160"/>
      </w:pPr>
      <w:r w:rsidRPr="00180C9B">
        <w:rPr>
          <w:b/>
          <w:bCs/>
        </w:rPr>
        <w:t>description</w:t>
      </w:r>
      <w:r w:rsidRPr="00180C9B">
        <w:t>: Agent가 “이 작업에 이 스킬을 쓸까?” 판단할 때 쓰는 </w:t>
      </w:r>
      <w:r w:rsidRPr="00180C9B">
        <w:rPr>
          <w:b/>
          <w:bCs/>
        </w:rPr>
        <w:t>WHAT + WHEN</w:t>
      </w:r>
      <w:r w:rsidRPr="00180C9B">
        <w:t> 문장 (3인칭, 트리거 키워드 포함)</w:t>
      </w:r>
    </w:p>
    <w:p w14:paraId="58D94C0D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180C9B">
        <w:rPr>
          <w:b/>
          <w:bCs/>
        </w:rPr>
        <w:t>Agent가 스킬을 쓰는 방식</w:t>
      </w:r>
    </w:p>
    <w:p w14:paraId="23478436" w14:textId="77777777" w:rsidR="006B74BA" w:rsidRPr="00180C9B" w:rsidRDefault="006B74BA" w:rsidP="006B74BA">
      <w:pPr>
        <w:widowControl w:val="0"/>
        <w:numPr>
          <w:ilvl w:val="0"/>
          <w:numId w:val="90"/>
        </w:numPr>
        <w:wordWrap w:val="0"/>
        <w:autoSpaceDE w:val="0"/>
        <w:autoSpaceDN w:val="0"/>
        <w:spacing w:after="160"/>
      </w:pPr>
      <w:r w:rsidRPr="00180C9B">
        <w:rPr>
          <w:b/>
          <w:bCs/>
        </w:rPr>
        <w:t>자동</w:t>
      </w:r>
      <w:r w:rsidRPr="00180C9B">
        <w:t>: description에 TDD, pytest, ECB, Golden Master 등이 있으면, 관련 질문·작업 시 Agent가 스킬 목록에서 골라 </w:t>
      </w:r>
      <w:r w:rsidRPr="00180C9B">
        <w:rPr>
          <w:b/>
          <w:bCs/>
        </w:rPr>
        <w:t>SKILL.md를 읽고</w:t>
      </w:r>
      <w:r w:rsidRPr="00180C9B">
        <w:t> 따릅니다.</w:t>
      </w:r>
    </w:p>
    <w:p w14:paraId="09A7DE44" w14:textId="77777777" w:rsidR="006B74BA" w:rsidRPr="00180C9B" w:rsidRDefault="006B74BA" w:rsidP="006B74BA">
      <w:pPr>
        <w:widowControl w:val="0"/>
        <w:numPr>
          <w:ilvl w:val="0"/>
          <w:numId w:val="90"/>
        </w:numPr>
        <w:wordWrap w:val="0"/>
        <w:autoSpaceDE w:val="0"/>
        <w:autoSpaceDN w:val="0"/>
        <w:spacing w:after="160"/>
      </w:pPr>
      <w:r w:rsidRPr="00180C9B">
        <w:rPr>
          <w:b/>
          <w:bCs/>
        </w:rPr>
        <w:t>명시</w:t>
      </w:r>
      <w:r w:rsidRPr="00180C9B">
        <w:t>: 채팅에서 @magic-square-tdd 또는 @.cursor/skills/magic-square-tdd/SKILL.md를 멘션하면 </w:t>
      </w:r>
      <w:r w:rsidRPr="00180C9B">
        <w:rPr>
          <w:b/>
          <w:bCs/>
        </w:rPr>
        <w:t>확실히</w:t>
      </w:r>
      <w:r w:rsidRPr="00180C9B">
        <w:t> 그 지침을 컨텍스트에 넣습니다.</w:t>
      </w:r>
    </w:p>
    <w:p w14:paraId="08069798" w14:textId="77777777" w:rsidR="006B74BA" w:rsidRPr="00180C9B" w:rsidRDefault="006B74BA" w:rsidP="006B74BA">
      <w:pPr>
        <w:widowControl w:val="0"/>
        <w:numPr>
          <w:ilvl w:val="0"/>
          <w:numId w:val="90"/>
        </w:numPr>
        <w:wordWrap w:val="0"/>
        <w:autoSpaceDE w:val="0"/>
        <w:autoSpaceDN w:val="0"/>
        <w:spacing w:after="160"/>
      </w:pPr>
      <w:r w:rsidRPr="00180C9B">
        <w:rPr>
          <w:b/>
          <w:bCs/>
        </w:rPr>
        <w:t>점진적 읽기</w:t>
      </w:r>
      <w:r w:rsidRPr="00180C9B">
        <w:t>: 본문이 짧고, reference.md는 “에러 코드 표가 필요할 때만” 읽도록 링크해 두면 토큰을 아낄 수 있습니다.</w:t>
      </w:r>
    </w:p>
    <w:p w14:paraId="7FF2613B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개인용 스킬은 ~/.cursor/skills/에, </w:t>
      </w:r>
      <w:r w:rsidRPr="00180C9B">
        <w:rPr>
          <w:b/>
          <w:bCs/>
        </w:rPr>
        <w:t>이 프로젝트 전용</w:t>
      </w:r>
      <w:r w:rsidRPr="00180C9B">
        <w:t>은 .cursor/skills/에 둡니다. (~/.cursor/skills-cursor/는 Cursor 내장용이라 사용자가 만들지 않습니다.)</w:t>
      </w:r>
    </w:p>
    <w:p w14:paraId="10890B6C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pict w14:anchorId="5CC9E130">
          <v:rect id="_x0000_i1220" style="width:0;height:1.5pt" o:hralign="center" o:hrstd="t" o:hr="t" fillcolor="#a0a0a0" stroked="f"/>
        </w:pict>
      </w:r>
    </w:p>
    <w:p w14:paraId="7487F2CA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sz w:val="28"/>
          <w:szCs w:val="28"/>
        </w:rPr>
      </w:pPr>
      <w:r w:rsidRPr="006B74BA">
        <w:rPr>
          <w:b/>
          <w:bCs/>
          <w:sz w:val="28"/>
          <w:szCs w:val="28"/>
        </w:rPr>
        <w:t>작성한 magic-square-tdd 스킬 요약</w:t>
      </w:r>
    </w:p>
    <w:p w14:paraId="1E7A374E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이 스킬은 </w:t>
      </w:r>
      <w:r w:rsidRPr="00180C9B">
        <w:rPr>
          <w:b/>
          <w:bCs/>
        </w:rPr>
        <w:t>MagicSquare_1004</w:t>
      </w:r>
      <w:r w:rsidRPr="00180C9B">
        <w:t>의 다음을 Agent에게 고정합니다.</w:t>
      </w:r>
    </w:p>
    <w:p w14:paraId="51A871FE" w14:textId="77777777" w:rsidR="006B74BA" w:rsidRPr="00180C9B" w:rsidRDefault="006B74BA" w:rsidP="006B74BA">
      <w:pPr>
        <w:widowControl w:val="0"/>
        <w:numPr>
          <w:ilvl w:val="0"/>
          <w:numId w:val="91"/>
        </w:numPr>
        <w:wordWrap w:val="0"/>
        <w:autoSpaceDE w:val="0"/>
        <w:autoSpaceDN w:val="0"/>
        <w:spacing w:after="160"/>
      </w:pPr>
      <w:r w:rsidRPr="00180C9B">
        <w:t>응답 시작 시 Phase / Layer / Track 선언</w:t>
      </w:r>
    </w:p>
    <w:p w14:paraId="462A0220" w14:textId="77777777" w:rsidR="006B74BA" w:rsidRPr="00180C9B" w:rsidRDefault="006B74BA" w:rsidP="006B74BA">
      <w:pPr>
        <w:widowControl w:val="0"/>
        <w:numPr>
          <w:ilvl w:val="0"/>
          <w:numId w:val="91"/>
        </w:numPr>
        <w:wordWrap w:val="0"/>
        <w:autoSpaceDE w:val="0"/>
        <w:autoSpaceDN w:val="0"/>
        <w:spacing w:after="160"/>
      </w:pPr>
      <w:r w:rsidRPr="00180C9B">
        <w:t>RED → GREEN → REFACTOR 순서와 금지 사항 (RED 없이 src/ 수정 금지 등)</w:t>
      </w:r>
    </w:p>
    <w:p w14:paraId="54A07232" w14:textId="77777777" w:rsidR="006B74BA" w:rsidRPr="00180C9B" w:rsidRDefault="006B74BA" w:rsidP="006B74BA">
      <w:pPr>
        <w:widowControl w:val="0"/>
        <w:numPr>
          <w:ilvl w:val="0"/>
          <w:numId w:val="91"/>
        </w:numPr>
        <w:wordWrap w:val="0"/>
        <w:autoSpaceDE w:val="0"/>
        <w:autoSpaceDN w:val="0"/>
        <w:spacing w:after="160"/>
      </w:pPr>
      <w:r w:rsidRPr="00180C9B">
        <w:t>ECB 레이어·import 방향, Dual-Track(Mock 규칙)</w:t>
      </w:r>
    </w:p>
    <w:p w14:paraId="2A49C993" w14:textId="77777777" w:rsidR="006B74BA" w:rsidRPr="00180C9B" w:rsidRDefault="006B74BA" w:rsidP="006B74BA">
      <w:pPr>
        <w:widowControl w:val="0"/>
        <w:numPr>
          <w:ilvl w:val="0"/>
          <w:numId w:val="91"/>
        </w:numPr>
        <w:wordWrap w:val="0"/>
        <w:autoSpaceDE w:val="0"/>
        <w:autoSpaceDN w:val="0"/>
        <w:spacing w:after="160"/>
      </w:pPr>
      <w:r w:rsidRPr="00180C9B">
        <w:t>도메인 계약(입력/출력, Step A/B, MagicConstant SSOT)</w:t>
      </w:r>
    </w:p>
    <w:p w14:paraId="6BC6C4F9" w14:textId="77777777" w:rsidR="006B74BA" w:rsidRPr="00180C9B" w:rsidRDefault="006B74BA" w:rsidP="006B74BA">
      <w:pPr>
        <w:widowControl w:val="0"/>
        <w:numPr>
          <w:ilvl w:val="0"/>
          <w:numId w:val="91"/>
        </w:numPr>
        <w:wordWrap w:val="0"/>
        <w:autoSpaceDE w:val="0"/>
        <w:autoSpaceDN w:val="0"/>
        <w:spacing w:after="160"/>
      </w:pPr>
      <w:r w:rsidRPr="00180C9B">
        <w:t>pytest·Golden Master 명령</w:t>
      </w:r>
    </w:p>
    <w:p w14:paraId="437F639E" w14:textId="77777777" w:rsidR="006B74BA" w:rsidRPr="00180C9B" w:rsidRDefault="006B74BA" w:rsidP="006B74BA">
      <w:pPr>
        <w:widowControl w:val="0"/>
        <w:numPr>
          <w:ilvl w:val="0"/>
          <w:numId w:val="91"/>
        </w:numPr>
        <w:wordWrap w:val="0"/>
        <w:autoSpaceDE w:val="0"/>
        <w:autoSpaceDN w:val="0"/>
        <w:spacing w:after="160"/>
      </w:pPr>
      <w:r w:rsidRPr="00180C9B">
        <w:t>reference.md의 E001</w:t>
      </w:r>
      <w:del w:id="1" w:author="Unknown">
        <w:r w:rsidRPr="00180C9B">
          <w:delText>E007, I1</w:delText>
        </w:r>
      </w:del>
      <w:r w:rsidRPr="00180C9B">
        <w:t>I11, 테스트 ID ↔ 파일 매핑</w:t>
      </w:r>
    </w:p>
    <w:p w14:paraId="091D7241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.cursorrules와 Report SSOT를 </w:t>
      </w:r>
      <w:r w:rsidRPr="00180C9B">
        <w:rPr>
          <w:b/>
          <w:bCs/>
        </w:rPr>
        <w:t>실행 가능한 체크리스트</w:t>
      </w:r>
      <w:r w:rsidRPr="00180C9B">
        <w:t>로 압축한 형태입니다.</w:t>
      </w:r>
    </w:p>
    <w:p w14:paraId="49B4D086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pict w14:anchorId="47D0C79A">
          <v:rect id="_x0000_i1221" style="width:0;height:1.5pt" o:hralign="center" o:hrstd="t" o:hr="t" fillcolor="#a0a0a0" stroked="f"/>
        </w:pict>
      </w:r>
    </w:p>
    <w:p w14:paraId="38B08543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sz w:val="28"/>
          <w:szCs w:val="28"/>
        </w:rPr>
      </w:pPr>
      <w:r w:rsidRPr="006B74BA">
        <w:rPr>
          <w:b/>
          <w:bCs/>
          <w:sz w:val="28"/>
          <w:szCs w:val="28"/>
        </w:rPr>
        <w:t>사용 사례 (예시 프롬프트)</w:t>
      </w:r>
    </w:p>
    <w:p w14:paraId="66F53A59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t>아래는 실제로 채팅에 넣기 좋은 예시입니다. @magic-square-tdd를 붙이면 스킬 로드가 더 확실합니다.</w:t>
      </w:r>
    </w:p>
    <w:p w14:paraId="68CC4E75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u w:val="single"/>
        </w:rPr>
      </w:pPr>
      <w:r w:rsidRPr="006B74BA">
        <w:rPr>
          <w:b/>
          <w:bCs/>
          <w:u w:val="single"/>
        </w:rPr>
        <w:t>1. RED 단계 — 실패 테스트만 먼저</w:t>
      </w:r>
    </w:p>
    <w:p w14:paraId="00EACE73" w14:textId="77777777" w:rsidR="006B74BA" w:rsidRDefault="006B74BA" w:rsidP="006B74BA">
      <w:pPr>
        <w:widowControl w:val="0"/>
        <w:wordWrap w:val="0"/>
        <w:autoSpaceDE w:val="0"/>
        <w:autoSpaceDN w:val="0"/>
        <w:spacing w:after="160"/>
        <w:rPr>
          <w:i/>
          <w:iCs/>
        </w:rPr>
      </w:pPr>
      <w:r w:rsidRPr="00180C9B">
        <w:rPr>
          <w:b/>
          <w:bCs/>
          <w:i/>
          <w:iCs/>
        </w:rPr>
        <w:t>@magic-square-tdd</w:t>
      </w:r>
      <w:r w:rsidRPr="00180C9B">
        <w:rPr>
          <w:i/>
          <w:iCs/>
        </w:rPr>
        <w:br/>
        <w:t>D-SOL-03에 해당하는 RED 테스트를 tests/entity/test_d_sol_01_04_two_cell_solver.py에 추가해 줘. Step B만 성공하는 격자로. production 코드는 쓰지 말고 pytest RED까지 확인해.</w:t>
      </w:r>
    </w:p>
    <w:p w14:paraId="166D974F" w14:textId="1EA4493E" w:rsidR="004512AC" w:rsidRDefault="004512AC" w:rsidP="006B74BA">
      <w:pPr>
        <w:widowControl w:val="0"/>
        <w:wordWrap w:val="0"/>
        <w:autoSpaceDE w:val="0"/>
        <w:autoSpaceDN w:val="0"/>
        <w:spacing w:after="160"/>
        <w:rPr>
          <w:i/>
          <w:iCs/>
        </w:rPr>
      </w:pPr>
      <w:r w:rsidRPr="004512AC">
        <w:rPr>
          <w:i/>
          <w:iCs/>
        </w:rPr>
        <w:lastRenderedPageBreak/>
        <w:drawing>
          <wp:inline distT="0" distB="0" distL="0" distR="0" wp14:anchorId="1F9A9655" wp14:editId="18AAA9F2">
            <wp:extent cx="5760720" cy="1166495"/>
            <wp:effectExtent l="0" t="0" r="0" b="0"/>
            <wp:docPr id="6008452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4524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9C75" w14:textId="77777777" w:rsidR="004512AC" w:rsidRDefault="004512AC" w:rsidP="006B74BA">
      <w:pPr>
        <w:widowControl w:val="0"/>
        <w:wordWrap w:val="0"/>
        <w:autoSpaceDE w:val="0"/>
        <w:autoSpaceDN w:val="0"/>
        <w:spacing w:after="160"/>
        <w:rPr>
          <w:i/>
          <w:iCs/>
        </w:rPr>
      </w:pPr>
    </w:p>
    <w:p w14:paraId="657D35B3" w14:textId="41ABEC06" w:rsidR="004512AC" w:rsidRDefault="004512AC" w:rsidP="006B74BA">
      <w:pPr>
        <w:widowControl w:val="0"/>
        <w:wordWrap w:val="0"/>
        <w:autoSpaceDE w:val="0"/>
        <w:autoSpaceDN w:val="0"/>
        <w:spacing w:after="160"/>
        <w:rPr>
          <w:i/>
          <w:iCs/>
        </w:rPr>
      </w:pPr>
      <w:r w:rsidRPr="004512AC">
        <w:rPr>
          <w:i/>
          <w:iCs/>
        </w:rPr>
        <w:drawing>
          <wp:inline distT="0" distB="0" distL="0" distR="0" wp14:anchorId="7B8A71D3" wp14:editId="55F1CE77">
            <wp:extent cx="5760720" cy="2809875"/>
            <wp:effectExtent l="0" t="0" r="0" b="0"/>
            <wp:docPr id="135940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032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6760" w14:textId="77777777" w:rsidR="004512AC" w:rsidRPr="00180C9B" w:rsidRDefault="004512AC" w:rsidP="006B74BA">
      <w:pPr>
        <w:widowControl w:val="0"/>
        <w:wordWrap w:val="0"/>
        <w:autoSpaceDE w:val="0"/>
        <w:autoSpaceDN w:val="0"/>
        <w:spacing w:after="160"/>
        <w:rPr>
          <w:rFonts w:hint="eastAsia"/>
          <w:i/>
          <w:iCs/>
        </w:rPr>
      </w:pPr>
    </w:p>
    <w:p w14:paraId="4AFED37D" w14:textId="77777777" w:rsidR="006B74BA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rPr>
          <w:b/>
          <w:bCs/>
        </w:rPr>
        <w:t>기대 동작</w:t>
      </w:r>
      <w:r w:rsidRPr="00180C9B">
        <w:t>: Agent가 Phase: red | Layer: entity | Track: logic을 선언하고, AAA 패턴 테스트만 작성한 뒤 pytest tests/entity/...로 실패를 확인합니다.</w:t>
      </w:r>
    </w:p>
    <w:p w14:paraId="0F936AA7" w14:textId="4CEA28F3" w:rsidR="004512AC" w:rsidRDefault="004512AC" w:rsidP="006B74BA">
      <w:pPr>
        <w:widowControl w:val="0"/>
        <w:wordWrap w:val="0"/>
        <w:autoSpaceDE w:val="0"/>
        <w:autoSpaceDN w:val="0"/>
        <w:spacing w:after="160"/>
      </w:pPr>
      <w:r w:rsidRPr="004512AC">
        <w:t>python -m pytest tests/entity/test_d_sol_01_04_two_cell_solver.py::TestTwoCellSolverStepBG2::test_d_sol_03_g2_step_b_only_returns_solution -v</w:t>
      </w:r>
    </w:p>
    <w:p w14:paraId="6AAF2731" w14:textId="77777777" w:rsidR="004512AC" w:rsidRDefault="004512AC" w:rsidP="006B74BA">
      <w:pPr>
        <w:widowControl w:val="0"/>
        <w:wordWrap w:val="0"/>
        <w:autoSpaceDE w:val="0"/>
        <w:autoSpaceDN w:val="0"/>
        <w:spacing w:after="160"/>
      </w:pPr>
    </w:p>
    <w:p w14:paraId="227E32CA" w14:textId="0F2A6B3C" w:rsidR="004512AC" w:rsidRPr="00180C9B" w:rsidRDefault="00B2234A" w:rsidP="006B74BA">
      <w:pPr>
        <w:widowControl w:val="0"/>
        <w:wordWrap w:val="0"/>
        <w:autoSpaceDE w:val="0"/>
        <w:autoSpaceDN w:val="0"/>
        <w:spacing w:after="160"/>
        <w:rPr>
          <w:rFonts w:hint="eastAsia"/>
        </w:rPr>
      </w:pPr>
      <w:r w:rsidRPr="00B2234A">
        <w:drawing>
          <wp:inline distT="0" distB="0" distL="0" distR="0" wp14:anchorId="696092E5" wp14:editId="69F78E3F">
            <wp:extent cx="5760720" cy="2089785"/>
            <wp:effectExtent l="0" t="0" r="0" b="0"/>
            <wp:docPr id="2019316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1610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47B7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lastRenderedPageBreak/>
        <w:pict w14:anchorId="2F863EA1">
          <v:rect id="_x0000_i1222" style="width:0;height:1.5pt" o:hralign="center" o:hrstd="t" o:hr="t" fillcolor="#a0a0a0" stroked="f"/>
        </w:pict>
      </w:r>
    </w:p>
    <w:p w14:paraId="18400C9A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u w:val="single"/>
        </w:rPr>
      </w:pPr>
      <w:r w:rsidRPr="006B74BA">
        <w:rPr>
          <w:b/>
          <w:bCs/>
          <w:u w:val="single"/>
        </w:rPr>
        <w:t>2. GREEN 단계 — 최소 구현</w:t>
      </w:r>
    </w:p>
    <w:p w14:paraId="6C30309B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  <w:rPr>
          <w:i/>
          <w:iCs/>
        </w:rPr>
      </w:pPr>
      <w:r w:rsidRPr="00180C9B">
        <w:rPr>
          <w:i/>
          <w:iCs/>
        </w:rPr>
        <w:t>TwoCellSolver RED가 통과하도록 </w:t>
      </w:r>
      <w:r w:rsidRPr="00180C9B">
        <w:rPr>
          <w:b/>
          <w:bCs/>
          <w:i/>
          <w:iCs/>
        </w:rPr>
        <w:t>최소 구현</w:t>
      </w:r>
      <w:r w:rsidRPr="00180C9B">
        <w:rPr>
          <w:i/>
          <w:iCs/>
        </w:rPr>
        <w:t>만 해 줘. 리팩터링은 하지 마.</w:t>
      </w:r>
    </w:p>
    <w:p w14:paraId="0FC5A126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rPr>
          <w:b/>
          <w:bCs/>
        </w:rPr>
        <w:t>기대 동작</w:t>
      </w:r>
      <w:r w:rsidRPr="00180C9B">
        <w:t>: 스킬의 GREEN 규칙에 따라 “통과에 필요한 코드만” 수정하고, 구조 개선·추가 기능은 거절하거나 다음 단계로 미룹니다.</w:t>
      </w:r>
    </w:p>
    <w:p w14:paraId="2BC3E594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pict w14:anchorId="4C1D7E9B">
          <v:rect id="_x0000_i1223" style="width:0;height:1.5pt" o:hralign="center" o:hrstd="t" o:hr="t" fillcolor="#a0a0a0" stroked="f"/>
        </w:pict>
      </w:r>
    </w:p>
    <w:p w14:paraId="154B3024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u w:val="single"/>
        </w:rPr>
      </w:pPr>
      <w:r w:rsidRPr="006B74BA">
        <w:rPr>
          <w:b/>
          <w:bCs/>
          <w:u w:val="single"/>
        </w:rPr>
        <w:t>3. Boundary + Domain 격리</w:t>
      </w:r>
    </w:p>
    <w:p w14:paraId="00829299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  <w:rPr>
          <w:i/>
          <w:iCs/>
        </w:rPr>
      </w:pPr>
      <w:r w:rsidRPr="00180C9B">
        <w:rPr>
          <w:i/>
          <w:iCs/>
        </w:rPr>
        <w:t>invalid 입력(E002)일 때 Domain이 한 번도 호출되지 않는지 U-FLOW-02 스타일로 boundary 테스트를 보강해 줘.</w:t>
      </w:r>
    </w:p>
    <w:p w14:paraId="2C3EAFEE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rPr>
          <w:b/>
          <w:bCs/>
        </w:rPr>
        <w:t>기대 동작</w:t>
      </w:r>
      <w:r w:rsidRPr="00180C9B">
        <w:t>: tests/boundary/에서 Mock으로 Control/Entity 호출 횟수를 검증하고, reference.md의 “invalid 시 Domain 0회” 규칙을 따릅니다.</w:t>
      </w:r>
    </w:p>
    <w:p w14:paraId="7BF007B6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6B74BA">
        <w:pict w14:anchorId="228ECB2A">
          <v:rect id="_x0000_i1224" style="width:0;height:1.5pt" o:hralign="center" o:hrstd="t" o:hr="t" fillcolor="#a0a0a0" stroked="f"/>
        </w:pict>
      </w:r>
    </w:p>
    <w:p w14:paraId="4264DD0C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u w:val="single"/>
        </w:rPr>
      </w:pPr>
      <w:r w:rsidRPr="006B74BA">
        <w:rPr>
          <w:b/>
          <w:bCs/>
          <w:u w:val="single"/>
        </w:rPr>
        <w:t>4. REFACTOR + 회귀</w:t>
      </w:r>
    </w:p>
    <w:p w14:paraId="3280E443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  <w:rPr>
          <w:i/>
          <w:iCs/>
        </w:rPr>
      </w:pPr>
      <w:r w:rsidRPr="00180C9B">
        <w:rPr>
          <w:b/>
          <w:bCs/>
          <w:i/>
          <w:iCs/>
        </w:rPr>
        <w:t>@magic-square-tdd</w:t>
      </w:r>
      <w:r w:rsidRPr="00180C9B">
        <w:rPr>
          <w:i/>
          <w:iCs/>
        </w:rPr>
        <w:br/>
        <w:t>전체 pytest가 GREEN인지 확인한 다음 TwoCellSolver만 리팩터링해. E001~E007·int[6] 계약은 바꾸지 말고, 끝나면 Golden Master도 돌려 줘.</w:t>
      </w:r>
    </w:p>
    <w:p w14:paraId="15C19C15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rPr>
          <w:b/>
          <w:bCs/>
        </w:rPr>
        <w:t>기대 동작</w:t>
      </w:r>
      <w:r w:rsidRPr="00180C9B">
        <w:t>:</w:t>
      </w:r>
      <w:r w:rsidRPr="00180C9B">
        <w:br/>
        <w:t>pytest → 구조 개선 → pytest tests/test_gm_01_magic_square_golden_master.py 순으로 보고합니다.</w:t>
      </w:r>
    </w:p>
    <w:p w14:paraId="3F8D9EE1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pict w14:anchorId="5B14CF57">
          <v:rect id="_x0000_i1225" style="width:0;height:1.5pt" o:hralign="center" o:hrstd="t" o:hr="t" fillcolor="#a0a0a0" stroked="f"/>
        </w:pict>
      </w:r>
    </w:p>
    <w:p w14:paraId="371501FE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u w:val="single"/>
        </w:rPr>
      </w:pPr>
      <w:r w:rsidRPr="006B74BA">
        <w:rPr>
          <w:b/>
          <w:bCs/>
          <w:u w:val="single"/>
        </w:rPr>
        <w:t>5. 신규 기능 — 레이어·트랙 판단</w:t>
      </w:r>
    </w:p>
    <w:p w14:paraId="3BFA4876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  <w:rPr>
          <w:i/>
          <w:iCs/>
        </w:rPr>
      </w:pPr>
      <w:r w:rsidRPr="00180C9B">
        <w:rPr>
          <w:i/>
          <w:iCs/>
        </w:rPr>
        <w:t>빈칸이 3개일 때 E002를 반환하는 건 어느 레이어에 넣어야 해? 테스트 ID도 제안해 줘.</w:t>
      </w:r>
    </w:p>
    <w:p w14:paraId="0BBAB2E2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rPr>
          <w:b/>
          <w:bCs/>
        </w:rPr>
        <w:t>기대 동작</w:t>
      </w:r>
      <w:r w:rsidRPr="00180C9B">
        <w:t>: ECB 표에 따라 </w:t>
      </w:r>
      <w:r w:rsidRPr="00180C9B">
        <w:rPr>
          <w:b/>
          <w:bCs/>
        </w:rPr>
        <w:t>boundary(InputValidator)</w:t>
      </w:r>
      <w:r w:rsidRPr="00180C9B">
        <w:t> 책임으로 답하고, UI Track 테스트 test_u_in_* 네이밍을 제안합니다. Entity에 E002 로직을 넣지 않습니다.</w:t>
      </w:r>
    </w:p>
    <w:p w14:paraId="146D3DAE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pict w14:anchorId="48632894">
          <v:rect id="_x0000_i1226" style="width:0;height:1.5pt" o:hralign="center" o:hrstd="t" o:hr="t" fillcolor="#a0a0a0" stroked="f"/>
        </w:pict>
      </w:r>
    </w:p>
    <w:p w14:paraId="3DE3EAD1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u w:val="single"/>
        </w:rPr>
      </w:pPr>
      <w:r w:rsidRPr="006B74BA">
        <w:rPr>
          <w:b/>
          <w:bCs/>
          <w:u w:val="single"/>
        </w:rPr>
        <w:t>6. Golden Master 기대값 불일치</w:t>
      </w:r>
    </w:p>
    <w:p w14:paraId="6BB42D03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  <w:rPr>
          <w:i/>
          <w:iCs/>
        </w:rPr>
      </w:pPr>
      <w:r w:rsidRPr="00180C9B">
        <w:rPr>
          <w:i/>
          <w:iCs/>
        </w:rPr>
        <w:t>Golden Master가 실패했어. tests/golden_master_expected.txt와 실제 출력 diff를 보고, 버그인지 기대값 갱신인지 판단해 줘.</w:t>
      </w:r>
    </w:p>
    <w:p w14:paraId="7A2FCB2A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rPr>
          <w:b/>
          <w:bCs/>
        </w:rPr>
        <w:t>기대 동작</w:t>
      </w:r>
      <w:r w:rsidRPr="00180C9B">
        <w:t>: 스킬에 적힌 scripts/generate_golden_master.py, 시나리오 파일을 참고해 회귀인지 의도된 계약 변경인지 구분합니다.</w:t>
      </w:r>
    </w:p>
    <w:p w14:paraId="16920CDC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pict w14:anchorId="1F1885CB">
          <v:rect id="_x0000_i1227" style="width:0;height:1.5pt" o:hralign="center" o:hrstd="t" o:hr="t" fillcolor="#a0a0a0" stroked="f"/>
        </w:pict>
      </w:r>
    </w:p>
    <w:p w14:paraId="7C041E79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u w:val="single"/>
        </w:rPr>
      </w:pPr>
      <w:r w:rsidRPr="006B74BA">
        <w:rPr>
          <w:b/>
          <w:bCs/>
          <w:u w:val="single"/>
        </w:rPr>
        <w:lastRenderedPageBreak/>
        <w:t>7. 팀원 온보딩 / 리뷰</w:t>
      </w:r>
    </w:p>
    <w:p w14:paraId="4511FDE5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  <w:rPr>
          <w:i/>
          <w:iCs/>
        </w:rPr>
      </w:pPr>
      <w:r w:rsidRPr="00180C9B">
        <w:rPr>
          <w:i/>
          <w:iCs/>
        </w:rPr>
        <w:t>이 PR이 TDD 규칙을 어기는지 봐 줘. RED 없이 src/entity가 바뀌었는지, Logic Track에서 Mock 썼는지 확인해.</w:t>
      </w:r>
    </w:p>
    <w:p w14:paraId="5E46106F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rPr>
          <w:b/>
          <w:bCs/>
        </w:rPr>
        <w:t>기대 동작</w:t>
      </w:r>
      <w:r w:rsidRPr="00180C9B">
        <w:t>: 스킬의 “금지 패턴”·Dual-Track 표를 기준으로 체크리스트 형태 리뷰를 줍니다.</w:t>
      </w:r>
    </w:p>
    <w:p w14:paraId="40F14EC9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pict w14:anchorId="0AD16FED">
          <v:rect id="_x0000_i1228" style="width:0;height:1.5pt" o:hralign="center" o:hrstd="t" o:hr="t" fillcolor="#a0a0a0" stroked="f"/>
        </w:pict>
      </w:r>
    </w:p>
    <w:p w14:paraId="04685468" w14:textId="77777777" w:rsidR="006B74BA" w:rsidRPr="006B74BA" w:rsidRDefault="006B74BA" w:rsidP="006B74BA">
      <w:pPr>
        <w:widowControl w:val="0"/>
        <w:wordWrap w:val="0"/>
        <w:autoSpaceDE w:val="0"/>
        <w:autoSpaceDN w:val="0"/>
        <w:spacing w:after="160"/>
        <w:rPr>
          <w:b/>
          <w:bCs/>
          <w:sz w:val="28"/>
          <w:szCs w:val="28"/>
        </w:rPr>
      </w:pPr>
      <w:r w:rsidRPr="006B74BA">
        <w:rPr>
          <w:b/>
          <w:bCs/>
          <w:sz w:val="28"/>
          <w:szCs w:val="28"/>
        </w:rPr>
        <w:t>언제 스킬을 쓰면 좋은가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740"/>
        <w:gridCol w:w="4193"/>
      </w:tblGrid>
      <w:tr w:rsidR="006B74BA" w:rsidRPr="00180C9B" w14:paraId="0535759E" w14:textId="77777777" w:rsidTr="006B74BA">
        <w:trPr>
          <w:tblHeader/>
        </w:trPr>
        <w:tc>
          <w:tcPr>
            <w:tcW w:w="1289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AD606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180C9B">
              <w:rPr>
                <w:b/>
                <w:bCs/>
              </w:rPr>
              <w:t>상황</w:t>
            </w:r>
          </w:p>
        </w:tc>
        <w:tc>
          <w:tcPr>
            <w:tcW w:w="1466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717F84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180C9B">
              <w:rPr>
                <w:b/>
                <w:bCs/>
              </w:rPr>
              <w:t>스킬 없이</w:t>
            </w:r>
          </w:p>
        </w:tc>
        <w:tc>
          <w:tcPr>
            <w:tcW w:w="2244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5D4E7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180C9B">
              <w:rPr>
                <w:b/>
                <w:bCs/>
              </w:rPr>
              <w:t>magic-square-tdd 있을 때</w:t>
            </w:r>
          </w:p>
        </w:tc>
      </w:tr>
      <w:tr w:rsidR="006B74BA" w:rsidRPr="00180C9B" w14:paraId="4F8749B1" w14:textId="77777777" w:rsidTr="006B74BA">
        <w:tc>
          <w:tcPr>
            <w:tcW w:w="128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DDDC0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“테스트부터 짜 줘”</w:t>
            </w:r>
          </w:p>
        </w:tc>
        <w:tc>
          <w:tcPr>
            <w:tcW w:w="146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610729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일반적인 pytest 스타일</w:t>
            </w:r>
          </w:p>
        </w:tc>
        <w:tc>
          <w:tcPr>
            <w:tcW w:w="22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5C85D6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RED 확인 후에만 src/ 수정</w:t>
            </w:r>
          </w:p>
        </w:tc>
      </w:tr>
      <w:tr w:rsidR="006B74BA" w:rsidRPr="00180C9B" w14:paraId="542FF0EA" w14:textId="77777777" w:rsidTr="006B74BA">
        <w:tc>
          <w:tcPr>
            <w:tcW w:w="128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22FB2C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“빠르게 고쳐 줘”</w:t>
            </w:r>
          </w:p>
        </w:tc>
        <w:tc>
          <w:tcPr>
            <w:tcW w:w="146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A81BB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assert 완화·skip 유혹</w:t>
            </w:r>
          </w:p>
        </w:tc>
        <w:tc>
          <w:tcPr>
            <w:tcW w:w="22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1FA5FF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테스트 약화 금지, production 수정</w:t>
            </w:r>
          </w:p>
        </w:tc>
      </w:tr>
      <w:tr w:rsidR="006B74BA" w:rsidRPr="00180C9B" w14:paraId="4F83ACC0" w14:textId="77777777" w:rsidTr="006B74BA">
        <w:tc>
          <w:tcPr>
            <w:tcW w:w="128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3A3393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“어디에 코드 넣지?”</w:t>
            </w:r>
          </w:p>
        </w:tc>
        <w:tc>
          <w:tcPr>
            <w:tcW w:w="146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D95DD4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레이어 혼동 가능</w:t>
            </w:r>
          </w:p>
        </w:tc>
        <w:tc>
          <w:tcPr>
            <w:tcW w:w="22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F1562D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entity/control/boundary 분리 고정</w:t>
            </w:r>
          </w:p>
        </w:tc>
      </w:tr>
      <w:tr w:rsidR="006B74BA" w:rsidRPr="00180C9B" w14:paraId="22B240D5" w14:textId="77777777" w:rsidTr="006B74BA">
        <w:tc>
          <w:tcPr>
            <w:tcW w:w="128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8728A1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장기 세션</w:t>
            </w:r>
          </w:p>
        </w:tc>
        <w:tc>
          <w:tcPr>
            <w:tcW w:w="146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2E6B07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이전 턴 규칙 잊음</w:t>
            </w:r>
          </w:p>
        </w:tc>
        <w:tc>
          <w:tcPr>
            <w:tcW w:w="22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CAA69" w14:textId="77777777" w:rsidR="006B74BA" w:rsidRPr="00180C9B" w:rsidRDefault="006B74BA" w:rsidP="00F00817">
            <w:pPr>
              <w:widowControl w:val="0"/>
              <w:wordWrap w:val="0"/>
              <w:autoSpaceDE w:val="0"/>
              <w:autoSpaceDN w:val="0"/>
              <w:spacing w:after="160"/>
            </w:pPr>
            <w:r w:rsidRPr="00180C9B">
              <w:t>Phase/Layer 선언 + reference 링크</w:t>
            </w:r>
          </w:p>
        </w:tc>
      </w:tr>
    </w:tbl>
    <w:p w14:paraId="2B6DF82F" w14:textId="77777777" w:rsidR="006B74BA" w:rsidRPr="00180C9B" w:rsidRDefault="006B74BA" w:rsidP="006B74BA">
      <w:pPr>
        <w:widowControl w:val="0"/>
        <w:wordWrap w:val="0"/>
        <w:autoSpaceDE w:val="0"/>
        <w:autoSpaceDN w:val="0"/>
        <w:spacing w:after="160"/>
      </w:pPr>
      <w:r w:rsidRPr="00180C9B">
        <w:pict w14:anchorId="1FBF8CE6">
          <v:rect id="_x0000_i1229" style="width:0;height:1.5pt" o:hralign="center" o:hrstd="t" o:hr="t" fillcolor="#a0a0a0" stroked="f"/>
        </w:pict>
      </w:r>
    </w:p>
    <w:p w14:paraId="48897A3D" w14:textId="5D23504C" w:rsidR="00111A80" w:rsidRDefault="00111A80">
      <w:pPr>
        <w:spacing w:after="160"/>
      </w:pPr>
      <w:r>
        <w:br w:type="page"/>
      </w:r>
    </w:p>
    <w:p w14:paraId="1BFE72C0" w14:textId="77777777" w:rsidR="00AE2F82" w:rsidRPr="00FC5B24" w:rsidRDefault="00AE2F82" w:rsidP="00AE2F82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 xml:space="preserve">- </w:t>
      </w:r>
      <w:r w:rsidRPr="00C77AA4">
        <w:rPr>
          <w:rFonts w:ascii="돋움" w:eastAsia="돋움"/>
          <w:b/>
          <w:sz w:val="36"/>
          <w:szCs w:val="36"/>
          <w:u w:val="single"/>
        </w:rPr>
        <w:t>Cursor.AI 로 MCP 사용하기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AE2F82" w14:paraId="09B2819A" w14:textId="77777777" w:rsidTr="00E30F3E">
        <w:trPr>
          <w:trHeight w:val="2169"/>
        </w:trPr>
        <w:tc>
          <w:tcPr>
            <w:tcW w:w="454" w:type="pct"/>
          </w:tcPr>
          <w:p w14:paraId="0B84E1BB" w14:textId="77777777" w:rsidR="00AE2F82" w:rsidRPr="00FC5B24" w:rsidRDefault="00AE2F82" w:rsidP="00E30F3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03D47C55" w14:textId="77777777" w:rsidR="00AE2F82" w:rsidRPr="002D560B" w:rsidRDefault="00AE2F82" w:rsidP="00E30F3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C77AA4">
              <w:rPr>
                <w:rFonts w:ascii="돋움" w:eastAsia="돋움"/>
                <w:b/>
                <w:sz w:val="36"/>
                <w:szCs w:val="36"/>
                <w:u w:val="single"/>
              </w:rPr>
              <w:t>Smithery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가입</w:t>
            </w:r>
          </w:p>
        </w:tc>
      </w:tr>
    </w:tbl>
    <w:p w14:paraId="2022B7AE" w14:textId="77777777" w:rsidR="00AE2F82" w:rsidRDefault="00AE2F82" w:rsidP="00AE2F82"/>
    <w:p w14:paraId="6EED53AB" w14:textId="77777777" w:rsidR="00AE2F82" w:rsidRDefault="00AE2F82" w:rsidP="00AE2F82">
      <w:r w:rsidRPr="00C77AA4">
        <w:t>웹사이트 접속: Smithery 공식 홈페이지에 접속합니다.</w:t>
      </w:r>
    </w:p>
    <w:p w14:paraId="21AFAF93" w14:textId="77777777" w:rsidR="00AE2F82" w:rsidRDefault="00AE2F82" w:rsidP="00AE2F82">
      <w:hyperlink r:id="rId97" w:history="1">
        <w:r w:rsidRPr="00E81567">
          <w:rPr>
            <w:rStyle w:val="aff2"/>
          </w:rPr>
          <w:t>https://smithery.ai/</w:t>
        </w:r>
      </w:hyperlink>
    </w:p>
    <w:p w14:paraId="6BEF55F8" w14:textId="77777777" w:rsidR="00AE2F82" w:rsidRDefault="00000000" w:rsidP="00AE2F82">
      <w:r>
        <w:rPr>
          <w:noProof/>
        </w:rPr>
        <w:pict w14:anchorId="63056B4F">
          <v:shape id="_x0000_s2063" style="position:absolute;margin-left:366.8pt;margin-top:3.4pt;width:33.8pt;height:22.55pt;z-index:251669504" coordsize="676,451" path="m,hdc50,134,101,267,150,401v18,50,-3,43,50,25c236,372,243,351,288,313v70,-59,5,19,100,-75c399,228,402,210,413,201v14,-12,34,-16,50,-25c507,151,539,117,588,101,667,21,637,49,676,13e" filled="f">
            <v:path arrowok="t"/>
          </v:shape>
        </w:pict>
      </w:r>
    </w:p>
    <w:p w14:paraId="57C1F471" w14:textId="77777777" w:rsidR="00AE2F82" w:rsidRDefault="00AE2F82" w:rsidP="00AE2F82">
      <w:r w:rsidRPr="00C77AA4">
        <w:rPr>
          <w:noProof/>
        </w:rPr>
        <w:drawing>
          <wp:inline distT="0" distB="0" distL="0" distR="0" wp14:anchorId="6F3C7107" wp14:editId="7CC90630">
            <wp:extent cx="5760720" cy="2570480"/>
            <wp:effectExtent l="0" t="0" r="0" b="0"/>
            <wp:docPr id="778378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7884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7BE0" w14:textId="77777777" w:rsidR="00AE2F82" w:rsidRPr="00C77AA4" w:rsidRDefault="00AE2F82" w:rsidP="00AE2F82"/>
    <w:p w14:paraId="075C1EA3" w14:textId="77777777" w:rsidR="00AE2F82" w:rsidRDefault="00AE2F82" w:rsidP="00AE2F82">
      <w:r w:rsidRPr="00C77AA4">
        <w:t>로그인/가입: 화면에서 로그인(Login) 또는 가입 버튼을 누릅니다. GitHub 계정으로 로그인이 가능하므로, GitHub 계정이 없다면 먼저 생성해야 합니다.</w:t>
      </w:r>
    </w:p>
    <w:p w14:paraId="74101A05" w14:textId="77777777" w:rsidR="00AE2F82" w:rsidRDefault="00000000" w:rsidP="00AE2F82">
      <w:r>
        <w:rPr>
          <w:noProof/>
        </w:rPr>
        <w:pict w14:anchorId="61F29275">
          <v:shape id="_x0000_s2064" style="position:absolute;margin-left:95.05pt;margin-top:106.1pt;width:64.5pt;height:38.2pt;z-index:251670528" coordsize="1290,764" path="m,375hdc17,413,39,448,50,488v32,112,7,142,63,225c117,730,108,764,125,764v41,,97,-79,126,-101c266,652,286,649,301,638,448,533,156,694,426,551,566,477,692,384,827,300v72,-45,156,-87,225,-138c1098,128,1139,100,1190,75,1222,42,1249,20,1290,e" filled="f">
            <v:path arrowok="t"/>
          </v:shape>
        </w:pict>
      </w:r>
      <w:r w:rsidR="00AE2F82" w:rsidRPr="00C77AA4">
        <w:rPr>
          <w:noProof/>
        </w:rPr>
        <w:drawing>
          <wp:inline distT="0" distB="0" distL="0" distR="0" wp14:anchorId="46FF47F6" wp14:editId="4A789131">
            <wp:extent cx="2091193" cy="2365447"/>
            <wp:effectExtent l="0" t="0" r="0" b="0"/>
            <wp:docPr id="1869337307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5A21A2FD-37C9-5592-3B36-F612E97CF2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5A21A2FD-37C9-5592-3B36-F612E97CF2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94002" cy="23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F82">
        <w:rPr>
          <w:rFonts w:hint="eastAsia"/>
        </w:rPr>
        <w:t xml:space="preserve">  </w:t>
      </w:r>
      <w:r w:rsidR="00AE2F82" w:rsidRPr="00C77AA4">
        <w:rPr>
          <w:noProof/>
        </w:rPr>
        <w:drawing>
          <wp:inline distT="0" distB="0" distL="0" distR="0" wp14:anchorId="0E66E310" wp14:editId="1C21A39F">
            <wp:extent cx="2600077" cy="1991466"/>
            <wp:effectExtent l="0" t="0" r="0" b="0"/>
            <wp:docPr id="830817244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5FE8505F-9E03-8915-3F39-5060109823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5FE8505F-9E03-8915-3F39-5060109823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03430" cy="199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249C" w14:textId="77777777" w:rsidR="00AE2F82" w:rsidRDefault="00AE2F82" w:rsidP="00AE2F82">
      <w:r w:rsidRPr="00C77AA4">
        <w:rPr>
          <w:noProof/>
        </w:rPr>
        <w:lastRenderedPageBreak/>
        <w:drawing>
          <wp:inline distT="0" distB="0" distL="0" distR="0" wp14:anchorId="518ED730" wp14:editId="6FE230C4">
            <wp:extent cx="5760720" cy="3225800"/>
            <wp:effectExtent l="0" t="0" r="0" b="0"/>
            <wp:docPr id="719742610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33EB014F-03FF-551C-6D68-4AF18C3AC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33EB014F-03FF-551C-6D68-4AF18C3ACC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32A3" w14:textId="77777777" w:rsidR="00AE2F82" w:rsidRDefault="00AE2F82" w:rsidP="00AE2F82"/>
    <w:p w14:paraId="4283795F" w14:textId="77777777" w:rsidR="00AE2F82" w:rsidRPr="00C77AA4" w:rsidRDefault="00AE2F82" w:rsidP="00AE2F82">
      <w:r w:rsidRPr="00C77AA4">
        <w:t>서비스 이용: 가입 후, 원하는 MCP 서버(노션, 데이터베이스, 검색 도구 등)를 검색하고 연동할 수 있습니다.</w:t>
      </w:r>
    </w:p>
    <w:p w14:paraId="48D40967" w14:textId="77777777" w:rsidR="00AE2F82" w:rsidRDefault="00AE2F82" w:rsidP="00AE2F82">
      <w:pPr>
        <w:spacing w:after="160"/>
      </w:pPr>
      <w:r>
        <w:br w:type="page"/>
      </w:r>
    </w:p>
    <w:p w14:paraId="097990BC" w14:textId="77777777" w:rsidR="00AE2F82" w:rsidRPr="00FC5B24" w:rsidRDefault="00AE2F82" w:rsidP="00AE2F82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 xml:space="preserve">- </w:t>
      </w:r>
      <w:r w:rsidRPr="00C77AA4">
        <w:rPr>
          <w:rFonts w:ascii="돋움" w:eastAsia="돋움"/>
          <w:b/>
          <w:sz w:val="36"/>
          <w:szCs w:val="36"/>
          <w:u w:val="single"/>
        </w:rPr>
        <w:t>Cursor.AI 로 MCP 사용하기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AE2F82" w14:paraId="7D87796E" w14:textId="77777777" w:rsidTr="00E30F3E">
        <w:trPr>
          <w:trHeight w:val="2169"/>
        </w:trPr>
        <w:tc>
          <w:tcPr>
            <w:tcW w:w="454" w:type="pct"/>
          </w:tcPr>
          <w:p w14:paraId="17B22762" w14:textId="77777777" w:rsidR="00AE2F82" w:rsidRPr="00FC5B24" w:rsidRDefault="00AE2F82" w:rsidP="00E30F3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89D9F16" w14:textId="77777777" w:rsidR="00AE2F82" w:rsidRDefault="00AE2F82" w:rsidP="00E30F3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2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C77AA4">
              <w:rPr>
                <w:rFonts w:ascii="돋움" w:eastAsia="돋움"/>
                <w:b/>
                <w:sz w:val="36"/>
                <w:szCs w:val="36"/>
                <w:u w:val="single"/>
              </w:rPr>
              <w:t>Sequential Thinking</w:t>
            </w:r>
          </w:p>
          <w:p w14:paraId="41ECE995" w14:textId="77777777" w:rsidR="00AE2F82" w:rsidRDefault="00AE2F82" w:rsidP="00E30F3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</w:p>
          <w:p w14:paraId="38C9C3C2" w14:textId="77777777" w:rsidR="00AE2F82" w:rsidRPr="00C77AA4" w:rsidRDefault="00AE2F82">
            <w:pPr>
              <w:pStyle w:val="a3"/>
              <w:numPr>
                <w:ilvl w:val="0"/>
                <w:numId w:val="37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문제 상황 예시</w:t>
            </w:r>
          </w:p>
          <w:p w14:paraId="2F67C005" w14:textId="77777777" w:rsidR="00AE2F82" w:rsidRPr="00C77AA4" w:rsidRDefault="00AE2F82">
            <w:pPr>
              <w:pStyle w:val="a3"/>
              <w:numPr>
                <w:ilvl w:val="0"/>
                <w:numId w:val="38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처음엔 Sequential Thinking을 활용하지 않고 일반적인 프롬프트만 사용했는데, AI의 응답이 일관성이 없고 중간 과정에서 논리가 꼬이는 경우가 많았다. 특히 복잡한 문제에서는 단계별 검증 없이 결론으로 건너뛰는 경우가 빈번했다.</w:t>
            </w:r>
          </w:p>
          <w:p w14:paraId="3A3E51CA" w14:textId="77777777" w:rsidR="00AE2F82" w:rsidRPr="00C77AA4" w:rsidRDefault="00AE2F82">
            <w:pPr>
              <w:pStyle w:val="a3"/>
              <w:numPr>
                <w:ilvl w:val="0"/>
                <w:numId w:val="39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해결</w:t>
            </w:r>
          </w:p>
          <w:p w14:paraId="03D48149" w14:textId="77777777" w:rsidR="00AE2F82" w:rsidRPr="00C77AA4" w:rsidRDefault="00AE2F82">
            <w:pPr>
              <w:pStyle w:val="a3"/>
              <w:numPr>
                <w:ilvl w:val="0"/>
                <w:numId w:val="40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Sequential Thinking MCP Server를 활용하여</w:t>
            </w:r>
            <w:r w:rsidRPr="00C77AA4">
              <w:rPr>
                <w:rFonts w:ascii="돋움" w:eastAsia="돋움"/>
                <w:b/>
                <w:bCs/>
                <w:szCs w:val="18"/>
              </w:rPr>
              <w:t> </w:t>
            </w:r>
            <w:r w:rsidRPr="00C77AA4">
              <w:rPr>
                <w:rFonts w:ascii="돋움" w:eastAsia="돋움"/>
                <w:b/>
                <w:bCs/>
                <w:szCs w:val="18"/>
              </w:rPr>
              <w:t>"sequential thinking tool을 사용해서(Use Sequential Thinking MCP)"라는 명령어를 프롬프트에 추가했다. 이를 통해 AI가 체계적으로 문제를 분석하고, 각 단계를 검증하며, 필요시 이전 단계로 돌아가 수정하는 구조화된 사고 과정을 거치게 됐다.</w:t>
            </w:r>
            <w:r w:rsidRPr="00C77AA4">
              <w:rPr>
                <w:rFonts w:ascii="돋움" w:eastAsia="돋움"/>
                <w:b/>
                <w:bCs/>
                <w:szCs w:val="18"/>
              </w:rPr>
              <w:t> </w:t>
            </w:r>
          </w:p>
          <w:p w14:paraId="0A708B44" w14:textId="77777777" w:rsidR="00AE2F82" w:rsidRPr="00C77AA4" w:rsidRDefault="00AE2F82">
            <w:pPr>
              <w:pStyle w:val="a3"/>
              <w:numPr>
                <w:ilvl w:val="0"/>
                <w:numId w:val="41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ex) 질의 예시</w:t>
            </w:r>
            <w:r w:rsidRPr="00C77AA4">
              <w:rPr>
                <w:rFonts w:ascii="돋움" w:eastAsia="돋움"/>
                <w:b/>
                <w:bCs/>
                <w:szCs w:val="18"/>
              </w:rPr>
              <w:t> </w:t>
            </w:r>
          </w:p>
          <w:p w14:paraId="1A9B5698" w14:textId="77777777" w:rsidR="00AE2F82" w:rsidRPr="00C77AA4" w:rsidRDefault="00AE2F82">
            <w:pPr>
              <w:pStyle w:val="a3"/>
              <w:numPr>
                <w:ilvl w:val="0"/>
                <w:numId w:val="42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Sequential Thinking MCP를 사용해서 다음 내용에 대해 대답해줘.</w:t>
            </w:r>
          </w:p>
          <w:p w14:paraId="5455C31C" w14:textId="77777777" w:rsidR="00AE2F82" w:rsidRPr="00C77AA4" w:rsidRDefault="00AE2F82">
            <w:pPr>
              <w:pStyle w:val="a3"/>
              <w:numPr>
                <w:ilvl w:val="0"/>
                <w:numId w:val="42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간단한 TODO 리스트 기능을 web페이지 형식으로 구현하려고 해. 어떤 기술 스택으로 구현 하는게 좋을까?</w:t>
            </w:r>
          </w:p>
          <w:p w14:paraId="792AE45B" w14:textId="77777777" w:rsidR="00AE2F82" w:rsidRPr="00C77AA4" w:rsidRDefault="00AE2F82" w:rsidP="00E30F3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514A7343" w14:textId="77777777" w:rsidR="00AE2F82" w:rsidRDefault="00AE2F82" w:rsidP="00AE2F82"/>
    <w:p w14:paraId="3034A662" w14:textId="77777777" w:rsidR="00AE2F82" w:rsidRDefault="00AE2F82" w:rsidP="00AE2F82"/>
    <w:p w14:paraId="6EDFDDA8" w14:textId="77777777" w:rsidR="00AE2F82" w:rsidRDefault="00AE2F82" w:rsidP="00AE2F82">
      <w:r w:rsidRPr="00C77AA4">
        <w:rPr>
          <w:noProof/>
        </w:rPr>
        <w:drawing>
          <wp:inline distT="0" distB="0" distL="0" distR="0" wp14:anchorId="5375B15C" wp14:editId="6521EE76">
            <wp:extent cx="4601217" cy="1219370"/>
            <wp:effectExtent l="0" t="0" r="8890" b="0"/>
            <wp:docPr id="621705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0505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70FE" w14:textId="77777777" w:rsidR="00AE2F82" w:rsidRDefault="00AE2F82" w:rsidP="00AE2F82"/>
    <w:p w14:paraId="58C67698" w14:textId="77777777" w:rsidR="00AE2F82" w:rsidRDefault="00AE2F82" w:rsidP="00AE2F82">
      <w:r w:rsidRPr="00C77AA4">
        <w:rPr>
          <w:noProof/>
        </w:rPr>
        <w:lastRenderedPageBreak/>
        <w:drawing>
          <wp:inline distT="0" distB="0" distL="0" distR="0" wp14:anchorId="61C60F1D" wp14:editId="063EBB1B">
            <wp:extent cx="5760720" cy="1402715"/>
            <wp:effectExtent l="0" t="0" r="0" b="0"/>
            <wp:docPr id="2072459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901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9982" w14:textId="77777777" w:rsidR="00AE2F82" w:rsidRDefault="00AE2F82" w:rsidP="00AE2F82">
      <w:pPr>
        <w:rPr>
          <w:b/>
          <w:bCs/>
        </w:rPr>
      </w:pPr>
      <w:r w:rsidRPr="00C77AA4">
        <w:rPr>
          <w:b/>
          <w:bCs/>
        </w:rPr>
        <w:t>&gt;Sequential Thinking</w:t>
      </w:r>
    </w:p>
    <w:p w14:paraId="07CDE679" w14:textId="77777777" w:rsidR="00AE2F82" w:rsidRDefault="00AE2F82" w:rsidP="00AE2F82">
      <w:r w:rsidRPr="00FB7076">
        <w:rPr>
          <w:noProof/>
        </w:rPr>
        <w:drawing>
          <wp:inline distT="0" distB="0" distL="0" distR="0" wp14:anchorId="2F9CC00B" wp14:editId="2B80398B">
            <wp:extent cx="5760720" cy="2205990"/>
            <wp:effectExtent l="0" t="0" r="0" b="0"/>
            <wp:docPr id="650110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074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660F" w14:textId="77777777" w:rsidR="00AE2F82" w:rsidRDefault="00AE2F82" w:rsidP="00AE2F82"/>
    <w:p w14:paraId="46CB0678" w14:textId="77777777" w:rsidR="00AE2F82" w:rsidRDefault="00AE2F82" w:rsidP="00AE2F82">
      <w:r>
        <w:rPr>
          <w:rFonts w:hint="eastAsia"/>
        </w:rPr>
        <w:t xml:space="preserve">은 더 이상 </w:t>
      </w:r>
      <w:hyperlink r:id="rId105" w:history="1">
        <w:r w:rsidRPr="00885913">
          <w:rPr>
            <w:rStyle w:val="aff2"/>
          </w:rPr>
          <w:t>https://smithery.ai/</w:t>
        </w:r>
      </w:hyperlink>
      <w:r>
        <w:rPr>
          <w:rFonts w:hint="eastAsia"/>
        </w:rPr>
        <w:t>에서 제공 안 됨.</w:t>
      </w:r>
    </w:p>
    <w:p w14:paraId="75C40C33" w14:textId="77777777" w:rsidR="00AE2F82" w:rsidRDefault="00AE2F82" w:rsidP="00AE2F82"/>
    <w:p w14:paraId="7D14E753" w14:textId="77777777" w:rsidR="00AE2F82" w:rsidRPr="00FB7076" w:rsidRDefault="00AE2F82" w:rsidP="00AE2F82">
      <w:r w:rsidRPr="00FB7076">
        <w:t>sequential-thinking은</w:t>
      </w:r>
    </w:p>
    <w:p w14:paraId="25FB6373" w14:textId="77777777" w:rsidR="00AE2F82" w:rsidRPr="00FB7076" w:rsidRDefault="00AE2F82">
      <w:pPr>
        <w:numPr>
          <w:ilvl w:val="0"/>
          <w:numId w:val="43"/>
        </w:numPr>
      </w:pPr>
      <w:r w:rsidRPr="00FB7076">
        <w:t xml:space="preserve">Cursor에서 검색해서 설치하는 플러그인 아님 </w:t>
      </w:r>
    </w:p>
    <w:p w14:paraId="3822F5D7" w14:textId="77777777" w:rsidR="00AE2F82" w:rsidRPr="00FB7076" w:rsidRDefault="00AE2F82">
      <w:pPr>
        <w:numPr>
          <w:ilvl w:val="0"/>
          <w:numId w:val="43"/>
        </w:numPr>
      </w:pPr>
      <w:r w:rsidRPr="00FB7076">
        <w:t xml:space="preserve">npm 패키지로 바로 쓰는 것도 아님 </w:t>
      </w:r>
    </w:p>
    <w:p w14:paraId="303E0263" w14:textId="77777777" w:rsidR="00AE2F82" w:rsidRPr="00FB7076" w:rsidRDefault="00AE2F82" w:rsidP="00AE2F82">
      <w:r w:rsidRPr="00FB7076">
        <w:rPr>
          <w:b/>
          <w:bCs/>
        </w:rPr>
        <w:t>직접 실행하는 MCP 서버를 Cursor에 “연결”해야 함</w:t>
      </w:r>
    </w:p>
    <w:p w14:paraId="55EE5C2A" w14:textId="77777777" w:rsidR="00AE2F82" w:rsidRPr="00FB7076" w:rsidRDefault="00AE2F82" w:rsidP="00AE2F82"/>
    <w:p w14:paraId="3452AD0C" w14:textId="77777777" w:rsidR="00AE2F82" w:rsidRDefault="00AE2F82" w:rsidP="00AE2F82"/>
    <w:p w14:paraId="62C56D83" w14:textId="77777777" w:rsidR="00AE2F82" w:rsidRPr="007207CA" w:rsidRDefault="00AE2F82" w:rsidP="00AE2F82">
      <w:r w:rsidRPr="007207CA">
        <w:rPr>
          <w:b/>
          <w:bCs/>
        </w:rPr>
        <w:t>https://github.com/modelcontextprotocol/servers/tree/main/src/sequentialthinking</w:t>
      </w:r>
    </w:p>
    <w:p w14:paraId="4B0737B8" w14:textId="77777777" w:rsidR="00AE2F82" w:rsidRPr="007207CA" w:rsidRDefault="00AE2F82" w:rsidP="00AE2F82"/>
    <w:p w14:paraId="6EF174B8" w14:textId="77777777" w:rsidR="00AE2F82" w:rsidRDefault="00AE2F82" w:rsidP="00AE2F82">
      <w:r w:rsidRPr="007207CA">
        <w:rPr>
          <w:noProof/>
        </w:rPr>
        <w:drawing>
          <wp:inline distT="0" distB="0" distL="0" distR="0" wp14:anchorId="712C5146" wp14:editId="4C36EB15">
            <wp:extent cx="5760720" cy="2052320"/>
            <wp:effectExtent l="0" t="0" r="0" b="0"/>
            <wp:docPr id="1372695778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D902E41A-58BC-DC83-8891-A25593B44A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D902E41A-58BC-DC83-8891-A25593B44A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9FBE" w14:textId="77777777" w:rsidR="00AE2F82" w:rsidRDefault="00AE2F82" w:rsidP="00AE2F82"/>
    <w:p w14:paraId="65582140" w14:textId="77777777" w:rsidR="00AE2F82" w:rsidRPr="00C27492" w:rsidRDefault="00AE2F82" w:rsidP="00AE2F82">
      <w:pPr>
        <w:rPr>
          <w:b/>
          <w:bCs/>
        </w:rPr>
      </w:pPr>
      <w:r w:rsidRPr="00C27492">
        <w:rPr>
          <w:b/>
          <w:bCs/>
          <w:noProof/>
        </w:rPr>
        <w:lastRenderedPageBreak/>
        <w:drawing>
          <wp:inline distT="0" distB="0" distL="0" distR="0" wp14:anchorId="71E559D2" wp14:editId="06B3BB4A">
            <wp:extent cx="5760720" cy="3371850"/>
            <wp:effectExtent l="0" t="0" r="0" b="0"/>
            <wp:docPr id="1676796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607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7D4E" w14:textId="77777777" w:rsidR="00AE2F82" w:rsidRDefault="00AE2F82" w:rsidP="00AE2F82"/>
    <w:p w14:paraId="0AD3BFC7" w14:textId="77777777" w:rsidR="00AE2F82" w:rsidRDefault="00AE2F82" w:rsidP="00AE2F82">
      <w:pPr>
        <w:rPr>
          <w:b/>
          <w:bCs/>
        </w:rPr>
      </w:pPr>
      <w:r w:rsidRPr="00D71549">
        <w:rPr>
          <w:b/>
          <w:bCs/>
        </w:rPr>
        <w:t xml:space="preserve">Install </w:t>
      </w:r>
    </w:p>
    <w:p w14:paraId="7870EFBC" w14:textId="77777777" w:rsidR="00AE2F82" w:rsidRDefault="00AE2F82" w:rsidP="00AE2F82">
      <w:pPr>
        <w:rPr>
          <w:b/>
          <w:bCs/>
        </w:rPr>
      </w:pPr>
    </w:p>
    <w:p w14:paraId="1FA9FEB7" w14:textId="77777777" w:rsidR="00AE2F82" w:rsidRDefault="00AE2F82" w:rsidP="00AE2F82">
      <w:pPr>
        <w:rPr>
          <w:b/>
          <w:bCs/>
        </w:rPr>
      </w:pPr>
      <w:r w:rsidRPr="00C27492">
        <w:rPr>
          <w:b/>
          <w:bCs/>
          <w:noProof/>
        </w:rPr>
        <w:drawing>
          <wp:inline distT="0" distB="0" distL="0" distR="0" wp14:anchorId="3824ABDF" wp14:editId="71E2675F">
            <wp:extent cx="5760720" cy="1686560"/>
            <wp:effectExtent l="0" t="0" r="0" b="0"/>
            <wp:docPr id="21383648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6481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74A4" w14:textId="77777777" w:rsidR="00AE2F82" w:rsidRDefault="00AE2F82" w:rsidP="00AE2F82">
      <w:pPr>
        <w:rPr>
          <w:b/>
          <w:bCs/>
        </w:rPr>
      </w:pPr>
    </w:p>
    <w:p w14:paraId="4E90A054" w14:textId="77777777" w:rsidR="00AE2F82" w:rsidRDefault="00AE2F82" w:rsidP="00AE2F82">
      <w:pPr>
        <w:rPr>
          <w:b/>
          <w:bCs/>
        </w:rPr>
      </w:pPr>
    </w:p>
    <w:p w14:paraId="1D638DCF" w14:textId="77777777" w:rsidR="00AE2F82" w:rsidRPr="00D71549" w:rsidRDefault="00AE2F82" w:rsidP="00AE2F82">
      <w:r w:rsidRPr="00D71549">
        <w:rPr>
          <w:b/>
          <w:bCs/>
        </w:rPr>
        <w:t>결과</w:t>
      </w:r>
    </w:p>
    <w:p w14:paraId="0F440921" w14:textId="77777777" w:rsidR="00AE2F82" w:rsidRDefault="00AE2F82" w:rsidP="00AE2F82"/>
    <w:p w14:paraId="401F030A" w14:textId="77777777" w:rsidR="00AE2F82" w:rsidRDefault="00AE2F82" w:rsidP="00AE2F82">
      <w:r w:rsidRPr="00D71549">
        <w:rPr>
          <w:noProof/>
        </w:rPr>
        <w:lastRenderedPageBreak/>
        <w:drawing>
          <wp:inline distT="0" distB="0" distL="0" distR="0" wp14:anchorId="15A48DCB" wp14:editId="64E055F9">
            <wp:extent cx="5760720" cy="2916555"/>
            <wp:effectExtent l="0" t="0" r="0" b="0"/>
            <wp:docPr id="14502556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5564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7E7D" w14:textId="77777777" w:rsidR="00AE2F82" w:rsidRDefault="00AE2F82" w:rsidP="00AE2F82"/>
    <w:p w14:paraId="0D352B73" w14:textId="77777777" w:rsidR="00AE2F82" w:rsidRDefault="00AE2F82" w:rsidP="00AE2F82"/>
    <w:p w14:paraId="4BD08A6F" w14:textId="77777777" w:rsidR="00AE2F82" w:rsidRDefault="00AE2F82" w:rsidP="00AE2F82">
      <w:r>
        <w:rPr>
          <w:rFonts w:hint="eastAsia"/>
        </w:rPr>
        <w:t>```</w:t>
      </w:r>
    </w:p>
    <w:p w14:paraId="1A5B9763" w14:textId="77777777" w:rsidR="00AE2F82" w:rsidRPr="00D71549" w:rsidRDefault="00AE2F82" w:rsidP="00AE2F82">
      <w:r w:rsidRPr="00D71549">
        <w:t>{</w:t>
      </w:r>
    </w:p>
    <w:p w14:paraId="46CB5EAC" w14:textId="77777777" w:rsidR="00AE2F82" w:rsidRPr="00D71549" w:rsidRDefault="00AE2F82" w:rsidP="00AE2F82">
      <w:r w:rsidRPr="00D71549">
        <w:t>  "mcpServers": {</w:t>
      </w:r>
    </w:p>
    <w:p w14:paraId="02FBBEAF" w14:textId="77777777" w:rsidR="00AE2F82" w:rsidRPr="00C27492" w:rsidRDefault="00AE2F82" w:rsidP="00AE2F82">
      <w:pPr>
        <w:rPr>
          <w:b/>
          <w:bCs/>
          <w:u w:val="single"/>
        </w:rPr>
      </w:pPr>
      <w:r w:rsidRPr="00D71549">
        <w:t xml:space="preserve">    </w:t>
      </w:r>
      <w:r w:rsidRPr="00C27492">
        <w:rPr>
          <w:b/>
          <w:bCs/>
          <w:u w:val="single"/>
        </w:rPr>
        <w:t>"sequential-thinking": {</w:t>
      </w:r>
    </w:p>
    <w:p w14:paraId="0ECEFD05" w14:textId="77777777" w:rsidR="00AE2F82" w:rsidRPr="00C27492" w:rsidRDefault="00AE2F82" w:rsidP="00AE2F8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"command": "cmd",</w:t>
      </w:r>
    </w:p>
    <w:p w14:paraId="35CD5A33" w14:textId="77777777" w:rsidR="00AE2F82" w:rsidRPr="00C27492" w:rsidRDefault="00AE2F82" w:rsidP="00AE2F8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"args": [</w:t>
      </w:r>
    </w:p>
    <w:p w14:paraId="220A158B" w14:textId="77777777" w:rsidR="00AE2F82" w:rsidRPr="00C27492" w:rsidRDefault="00AE2F82" w:rsidP="00AE2F8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"/c",</w:t>
      </w:r>
    </w:p>
    <w:p w14:paraId="77E9461E" w14:textId="77777777" w:rsidR="00AE2F82" w:rsidRPr="00C27492" w:rsidRDefault="00AE2F82" w:rsidP="00AE2F8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"npx",</w:t>
      </w:r>
    </w:p>
    <w:p w14:paraId="4B33D7D2" w14:textId="77777777" w:rsidR="00AE2F82" w:rsidRPr="00C27492" w:rsidRDefault="00AE2F82" w:rsidP="00AE2F8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"-y",</w:t>
      </w:r>
    </w:p>
    <w:p w14:paraId="1EEB74EC" w14:textId="77777777" w:rsidR="00AE2F82" w:rsidRPr="00C27492" w:rsidRDefault="00AE2F82" w:rsidP="00AE2F8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"@modelcontextprotocol/server-sequential-thinking"</w:t>
      </w:r>
    </w:p>
    <w:p w14:paraId="49F14F36" w14:textId="77777777" w:rsidR="00AE2F82" w:rsidRPr="00C27492" w:rsidRDefault="00AE2F82" w:rsidP="00AE2F8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]</w:t>
      </w:r>
    </w:p>
    <w:p w14:paraId="49789D6A" w14:textId="77777777" w:rsidR="00AE2F82" w:rsidRPr="00D71549" w:rsidRDefault="00AE2F82" w:rsidP="00AE2F82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}</w:t>
      </w:r>
      <w:r w:rsidRPr="00D71549">
        <w:rPr>
          <w:b/>
          <w:bCs/>
          <w:u w:val="single"/>
        </w:rPr>
        <w:t>,</w:t>
      </w:r>
    </w:p>
    <w:p w14:paraId="333BBA55" w14:textId="77777777" w:rsidR="00AE2F82" w:rsidRPr="00D71549" w:rsidRDefault="00AE2F82" w:rsidP="00AE2F82">
      <w:r w:rsidRPr="00D71549">
        <w:t>    "Context7": {</w:t>
      </w:r>
    </w:p>
    <w:p w14:paraId="15682C05" w14:textId="77777777" w:rsidR="00AE2F82" w:rsidRPr="00D71549" w:rsidRDefault="00AE2F82" w:rsidP="00AE2F82">
      <w:r w:rsidRPr="00D71549">
        <w:t>      "type": "http",</w:t>
      </w:r>
    </w:p>
    <w:p w14:paraId="586D66D3" w14:textId="77777777" w:rsidR="00AE2F82" w:rsidRPr="00D71549" w:rsidRDefault="00AE2F82" w:rsidP="00AE2F82">
      <w:r w:rsidRPr="00D71549">
        <w:t>      "url": "https://context7-mcp--upstash.run.tools",</w:t>
      </w:r>
    </w:p>
    <w:p w14:paraId="780E9087" w14:textId="77777777" w:rsidR="00AE2F82" w:rsidRPr="00D71549" w:rsidRDefault="00AE2F82" w:rsidP="00AE2F82">
      <w:r w:rsidRPr="00D71549">
        <w:t>      "headers": {}</w:t>
      </w:r>
    </w:p>
    <w:p w14:paraId="61CB901D" w14:textId="77777777" w:rsidR="00AE2F82" w:rsidRPr="00D71549" w:rsidRDefault="00AE2F82" w:rsidP="00AE2F82">
      <w:r w:rsidRPr="00D71549">
        <w:t>    }</w:t>
      </w:r>
    </w:p>
    <w:p w14:paraId="59649927" w14:textId="77777777" w:rsidR="00AE2F82" w:rsidRPr="00D71549" w:rsidRDefault="00AE2F82" w:rsidP="00AE2F82">
      <w:r w:rsidRPr="00D71549">
        <w:t>  }</w:t>
      </w:r>
    </w:p>
    <w:p w14:paraId="0354473C" w14:textId="77777777" w:rsidR="00AE2F82" w:rsidRPr="00D71549" w:rsidRDefault="00AE2F82" w:rsidP="00AE2F82">
      <w:r w:rsidRPr="00D71549">
        <w:t>}</w:t>
      </w:r>
    </w:p>
    <w:p w14:paraId="533D8902" w14:textId="77777777" w:rsidR="00AE2F82" w:rsidRDefault="00AE2F82" w:rsidP="00AE2F82"/>
    <w:p w14:paraId="7ABE051D" w14:textId="77777777" w:rsidR="00AE2F82" w:rsidRDefault="00AE2F82" w:rsidP="00AE2F82"/>
    <w:p w14:paraId="66D73640" w14:textId="77777777" w:rsidR="00AE2F82" w:rsidRDefault="00AE2F82" w:rsidP="00AE2F82">
      <w:r>
        <w:rPr>
          <w:rFonts w:hint="eastAsia"/>
        </w:rPr>
        <w:t>```</w:t>
      </w:r>
    </w:p>
    <w:p w14:paraId="61AD7112" w14:textId="77777777" w:rsidR="008E6701" w:rsidRPr="008E6701" w:rsidRDefault="008E6701" w:rsidP="008E6701">
      <w:pPr>
        <w:spacing w:before="60" w:after="60"/>
        <w:rPr>
          <w:sz w:val="32"/>
          <w:szCs w:val="32"/>
        </w:rPr>
      </w:pPr>
      <w:r w:rsidRPr="008E6701">
        <w:rPr>
          <w:rFonts w:ascii="Arial" w:eastAsia="Arial" w:hAnsi="Arial" w:cs="Arial"/>
          <w:b/>
          <w:bCs/>
          <w:color w:val="222222"/>
        </w:rPr>
        <w:t>▶ 프롬프트</w:t>
      </w:r>
    </w:p>
    <w:p w14:paraId="694913E2" w14:textId="77777777" w:rsidR="00AE2F82" w:rsidRDefault="00AE2F82" w:rsidP="00AE2F82"/>
    <w:p w14:paraId="338CAEC0" w14:textId="77777777" w:rsidR="00AE2F82" w:rsidRPr="008E6701" w:rsidRDefault="00AE2F82" w:rsidP="00AE2F82">
      <w:pPr>
        <w:rPr>
          <w:b/>
          <w:bCs/>
          <w:sz w:val="20"/>
          <w:szCs w:val="20"/>
        </w:rPr>
      </w:pPr>
      <w:r w:rsidRPr="008E6701">
        <w:rPr>
          <w:rFonts w:hint="eastAsia"/>
          <w:b/>
          <w:bCs/>
          <w:sz w:val="20"/>
          <w:szCs w:val="20"/>
        </w:rPr>
        <w:t>```</w:t>
      </w:r>
    </w:p>
    <w:p w14:paraId="3718D9F0" w14:textId="77777777" w:rsidR="00AE2F82" w:rsidRPr="008E6701" w:rsidRDefault="00AE2F82" w:rsidP="00AE2F82">
      <w:pPr>
        <w:rPr>
          <w:b/>
          <w:bCs/>
          <w:sz w:val="20"/>
          <w:szCs w:val="20"/>
        </w:rPr>
      </w:pPr>
      <w:r w:rsidRPr="008E6701">
        <w:rPr>
          <w:b/>
          <w:bCs/>
          <w:sz w:val="20"/>
          <w:szCs w:val="20"/>
        </w:rPr>
        <w:lastRenderedPageBreak/>
        <w:t>간단한 TODO 리스트 기능을 web페이지 형식으로 구현하려고 해. 어떤 기술 스택으로 구현 하는게 좋을까?</w:t>
      </w:r>
    </w:p>
    <w:p w14:paraId="4F6D8C07" w14:textId="77777777" w:rsidR="00AE2F82" w:rsidRPr="008E6701" w:rsidRDefault="00AE2F82" w:rsidP="00AE2F82">
      <w:pPr>
        <w:rPr>
          <w:b/>
          <w:bCs/>
          <w:sz w:val="20"/>
          <w:szCs w:val="20"/>
        </w:rPr>
      </w:pPr>
      <w:r w:rsidRPr="008E6701">
        <w:rPr>
          <w:rFonts w:hint="eastAsia"/>
          <w:b/>
          <w:bCs/>
          <w:sz w:val="20"/>
          <w:szCs w:val="20"/>
        </w:rPr>
        <w:t>```</w:t>
      </w:r>
    </w:p>
    <w:p w14:paraId="38A1B917" w14:textId="77777777" w:rsidR="00AE2F82" w:rsidRDefault="00AE2F82" w:rsidP="00AE2F82">
      <w:r w:rsidRPr="007207CA">
        <w:rPr>
          <w:noProof/>
        </w:rPr>
        <w:drawing>
          <wp:inline distT="0" distB="0" distL="0" distR="0" wp14:anchorId="0D4F1843" wp14:editId="2E627DE9">
            <wp:extent cx="5760720" cy="2082165"/>
            <wp:effectExtent l="0" t="0" r="0" b="0"/>
            <wp:docPr id="17687032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0326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8B50" w14:textId="77777777" w:rsidR="00AE2F82" w:rsidRDefault="00AE2F82" w:rsidP="00AE2F82"/>
    <w:p w14:paraId="405B3B61" w14:textId="77777777" w:rsidR="00AE2F82" w:rsidRDefault="00AE2F82" w:rsidP="00AE2F82"/>
    <w:p w14:paraId="408D1501" w14:textId="77777777" w:rsidR="008E6701" w:rsidRPr="008E6701" w:rsidRDefault="008E6701" w:rsidP="008E6701">
      <w:pPr>
        <w:spacing w:before="60" w:after="60"/>
        <w:rPr>
          <w:sz w:val="32"/>
          <w:szCs w:val="32"/>
        </w:rPr>
      </w:pPr>
      <w:r w:rsidRPr="008E6701">
        <w:rPr>
          <w:rFonts w:ascii="Arial" w:eastAsia="Arial" w:hAnsi="Arial" w:cs="Arial"/>
          <w:b/>
          <w:bCs/>
          <w:color w:val="222222"/>
        </w:rPr>
        <w:t>▶ 프롬프트</w:t>
      </w:r>
    </w:p>
    <w:p w14:paraId="0701BE60" w14:textId="77777777" w:rsidR="00AE2F82" w:rsidRDefault="00AE2F82" w:rsidP="00AE2F82"/>
    <w:p w14:paraId="68F11CF3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rFonts w:hint="eastAsia"/>
          <w:sz w:val="20"/>
          <w:szCs w:val="20"/>
        </w:rPr>
        <w:t>```</w:t>
      </w:r>
    </w:p>
    <w:p w14:paraId="04F07956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b/>
          <w:bCs/>
          <w:sz w:val="20"/>
          <w:szCs w:val="20"/>
        </w:rPr>
        <w:t>Sequential Thinking MCP를 사용해서 다음 내용에 대해 대답해줘.</w:t>
      </w:r>
    </w:p>
    <w:p w14:paraId="186B90AA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b/>
          <w:bCs/>
          <w:sz w:val="20"/>
          <w:szCs w:val="20"/>
        </w:rPr>
        <w:t>간단한 TODO 리스트 기능을 web페이지 형식으로 구현하려고 해. 어떤 기술 스택으로 구현 하는게 좋을까?</w:t>
      </w:r>
    </w:p>
    <w:p w14:paraId="71999AFA" w14:textId="77777777" w:rsidR="00AE2F82" w:rsidRPr="008E6701" w:rsidRDefault="00AE2F82" w:rsidP="00AE2F82">
      <w:pPr>
        <w:rPr>
          <w:sz w:val="20"/>
          <w:szCs w:val="20"/>
        </w:rPr>
      </w:pPr>
    </w:p>
    <w:p w14:paraId="2CDB6521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rFonts w:hint="eastAsia"/>
          <w:sz w:val="20"/>
          <w:szCs w:val="20"/>
        </w:rPr>
        <w:t>```</w:t>
      </w:r>
    </w:p>
    <w:p w14:paraId="77C363A6" w14:textId="77777777" w:rsidR="00AE2F82" w:rsidRDefault="00AE2F82" w:rsidP="00AE2F82">
      <w:r w:rsidRPr="007207CA">
        <w:rPr>
          <w:noProof/>
        </w:rPr>
        <w:drawing>
          <wp:inline distT="0" distB="0" distL="0" distR="0" wp14:anchorId="138516A2" wp14:editId="73C20729">
            <wp:extent cx="5760720" cy="1449705"/>
            <wp:effectExtent l="0" t="0" r="0" b="0"/>
            <wp:docPr id="916547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704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CE25" w14:textId="77777777" w:rsidR="00AE2F82" w:rsidRDefault="00AE2F82" w:rsidP="00AE2F82"/>
    <w:p w14:paraId="3B3B1837" w14:textId="77777777" w:rsidR="00AE2F82" w:rsidRPr="007207CA" w:rsidRDefault="00AE2F82" w:rsidP="00AE2F82">
      <w:r w:rsidRPr="007207CA">
        <w:rPr>
          <w:b/>
          <w:bCs/>
        </w:rPr>
        <w:t>Sequential Thinking 을 진행한 후 최종 답변을 생성하는 것을 볼 수 있습니다.</w:t>
      </w:r>
    </w:p>
    <w:p w14:paraId="651CC75A" w14:textId="77777777" w:rsidR="00AE2F82" w:rsidRPr="007207CA" w:rsidRDefault="00AE2F82" w:rsidP="00AE2F82"/>
    <w:p w14:paraId="1C18AB94" w14:textId="77777777" w:rsidR="00AE2F82" w:rsidRDefault="00AE2F82" w:rsidP="00AE2F82">
      <w:r w:rsidRPr="007207CA">
        <w:rPr>
          <w:noProof/>
        </w:rPr>
        <w:lastRenderedPageBreak/>
        <w:drawing>
          <wp:inline distT="0" distB="0" distL="0" distR="0" wp14:anchorId="7599A694" wp14:editId="2298712E">
            <wp:extent cx="2651259" cy="4022750"/>
            <wp:effectExtent l="0" t="0" r="0" b="0"/>
            <wp:docPr id="127037651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2350C0EA-B770-4213-09EC-44BC6EA56D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2350C0EA-B770-4213-09EC-44BC6EA56D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651259" cy="40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 w:rsidRPr="007207CA">
        <w:rPr>
          <w:noProof/>
        </w:rPr>
        <w:drawing>
          <wp:inline distT="0" distB="0" distL="0" distR="0" wp14:anchorId="4D3ABD77" wp14:editId="61834A35">
            <wp:extent cx="2746198" cy="4140275"/>
            <wp:effectExtent l="0" t="0" r="0" b="0"/>
            <wp:docPr id="753226678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98F4CA7E-53DA-BC06-BA8F-CF036A67A3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98F4CA7E-53DA-BC06-BA8F-CF036A67A3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46198" cy="41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051C" w14:textId="77777777" w:rsidR="00AE2F82" w:rsidRDefault="00AE2F82" w:rsidP="00AE2F82"/>
    <w:p w14:paraId="7F7FF3C9" w14:textId="77777777" w:rsidR="00AE2F82" w:rsidRPr="007207CA" w:rsidRDefault="00AE2F82" w:rsidP="00AE2F82">
      <w:r w:rsidRPr="007207CA">
        <w:rPr>
          <w:b/>
          <w:bCs/>
        </w:rPr>
        <w:t>https://github.com/modelcontextprotocol/servers/tree/main/src/sequentialthinking</w:t>
      </w:r>
    </w:p>
    <w:p w14:paraId="6AB86685" w14:textId="77777777" w:rsidR="00AE2F82" w:rsidRPr="007207CA" w:rsidRDefault="00AE2F82" w:rsidP="00AE2F82"/>
    <w:p w14:paraId="3F41E9F0" w14:textId="77777777" w:rsidR="00AE2F82" w:rsidRDefault="00AE2F82" w:rsidP="00AE2F82">
      <w:r w:rsidRPr="007207CA">
        <w:rPr>
          <w:noProof/>
        </w:rPr>
        <w:drawing>
          <wp:inline distT="0" distB="0" distL="0" distR="0" wp14:anchorId="04C2B424" wp14:editId="3C85773C">
            <wp:extent cx="5760720" cy="2052320"/>
            <wp:effectExtent l="0" t="0" r="0" b="0"/>
            <wp:docPr id="1236465877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D902E41A-58BC-DC83-8891-A25593B44A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D902E41A-58BC-DC83-8891-A25593B44A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6C0F" w14:textId="77777777" w:rsidR="00AE2F82" w:rsidRDefault="00AE2F82" w:rsidP="00AE2F82"/>
    <w:p w14:paraId="64166D6A" w14:textId="77777777" w:rsidR="00AE2F82" w:rsidRDefault="00AE2F82" w:rsidP="00AE2F82">
      <w:r>
        <w:rPr>
          <w:rFonts w:hint="eastAsia"/>
        </w:rPr>
        <w:t>에서 다음 내용을 확인해 봅니다.</w:t>
      </w:r>
    </w:p>
    <w:p w14:paraId="4B705FE9" w14:textId="77777777" w:rsidR="00AE2F82" w:rsidRDefault="00AE2F82" w:rsidP="00AE2F82"/>
    <w:p w14:paraId="311C56C5" w14:textId="77777777" w:rsidR="00AE2F82" w:rsidRPr="007207CA" w:rsidRDefault="00AE2F82" w:rsidP="00AE2F82">
      <w:r w:rsidRPr="007207CA">
        <w:rPr>
          <w:b/>
          <w:bCs/>
        </w:rPr>
        <w:t>thought (string): The current thinking step</w:t>
      </w:r>
    </w:p>
    <w:p w14:paraId="27399757" w14:textId="77777777" w:rsidR="00AE2F82" w:rsidRPr="007207CA" w:rsidRDefault="00AE2F82" w:rsidP="00AE2F82">
      <w:r w:rsidRPr="007207CA">
        <w:rPr>
          <w:b/>
          <w:bCs/>
        </w:rPr>
        <w:t>nextThoughtNeeded (boolean): Whether another thought step is needed</w:t>
      </w:r>
    </w:p>
    <w:p w14:paraId="676F9AED" w14:textId="77777777" w:rsidR="00AE2F82" w:rsidRPr="007207CA" w:rsidRDefault="00AE2F82" w:rsidP="00AE2F82">
      <w:r w:rsidRPr="007207CA">
        <w:rPr>
          <w:b/>
          <w:bCs/>
        </w:rPr>
        <w:t>thoughtNumber (integer): Current thought number</w:t>
      </w:r>
    </w:p>
    <w:p w14:paraId="3F976A63" w14:textId="77777777" w:rsidR="00AE2F82" w:rsidRPr="007207CA" w:rsidRDefault="00AE2F82" w:rsidP="00AE2F82">
      <w:r w:rsidRPr="007207CA">
        <w:rPr>
          <w:b/>
          <w:bCs/>
        </w:rPr>
        <w:t>totalThoughts (integer): Estimated total thoughts needed</w:t>
      </w:r>
    </w:p>
    <w:p w14:paraId="2ED92E35" w14:textId="77777777" w:rsidR="00AE2F82" w:rsidRPr="007207CA" w:rsidRDefault="00AE2F82" w:rsidP="00AE2F82">
      <w:r w:rsidRPr="007207CA">
        <w:rPr>
          <w:b/>
          <w:bCs/>
        </w:rPr>
        <w:t>isRevision (boolean, optional): Whether this revises previous thinking</w:t>
      </w:r>
    </w:p>
    <w:p w14:paraId="5CCE83B7" w14:textId="77777777" w:rsidR="00AE2F82" w:rsidRPr="007207CA" w:rsidRDefault="00AE2F82" w:rsidP="00AE2F82">
      <w:r w:rsidRPr="007207CA">
        <w:rPr>
          <w:b/>
          <w:bCs/>
        </w:rPr>
        <w:lastRenderedPageBreak/>
        <w:t>revisesThought (integer, optional): Which thought is being reconsidered</w:t>
      </w:r>
    </w:p>
    <w:p w14:paraId="799FE2DC" w14:textId="77777777" w:rsidR="00AE2F82" w:rsidRPr="007207CA" w:rsidRDefault="00AE2F82" w:rsidP="00AE2F82">
      <w:r w:rsidRPr="007207CA">
        <w:rPr>
          <w:b/>
          <w:bCs/>
        </w:rPr>
        <w:t>branchFromThought (integer, optional): Branching point thought number</w:t>
      </w:r>
    </w:p>
    <w:p w14:paraId="05CF1AE5" w14:textId="77777777" w:rsidR="00AE2F82" w:rsidRPr="007207CA" w:rsidRDefault="00AE2F82" w:rsidP="00AE2F82">
      <w:r w:rsidRPr="007207CA">
        <w:rPr>
          <w:b/>
          <w:bCs/>
        </w:rPr>
        <w:t>branchId (string, optional): Branch identifier</w:t>
      </w:r>
    </w:p>
    <w:p w14:paraId="7547782A" w14:textId="77777777" w:rsidR="00AE2F82" w:rsidRPr="007207CA" w:rsidRDefault="00AE2F82" w:rsidP="00AE2F82">
      <w:r w:rsidRPr="007207CA">
        <w:rPr>
          <w:b/>
          <w:bCs/>
        </w:rPr>
        <w:t>needsMoreThoughts (boolean, optional): If more thoughts are needed</w:t>
      </w:r>
    </w:p>
    <w:p w14:paraId="51D9CD35" w14:textId="77777777" w:rsidR="00AE2F82" w:rsidRPr="007207CA" w:rsidRDefault="00AE2F82" w:rsidP="00AE2F82">
      <w:r w:rsidRPr="007207CA">
        <w:rPr>
          <w:b/>
          <w:bCs/>
        </w:rPr>
        <w:t>thought(문자열) : 현재 생각 단계</w:t>
      </w:r>
    </w:p>
    <w:p w14:paraId="2BA23E1A" w14:textId="77777777" w:rsidR="00AE2F82" w:rsidRPr="007207CA" w:rsidRDefault="00AE2F82" w:rsidP="00AE2F82">
      <w:r w:rsidRPr="007207CA">
        <w:rPr>
          <w:b/>
          <w:bCs/>
        </w:rPr>
        <w:t>nextThoughtNeeded (boolean) : 다른 생각 단계가 필요한지 여부</w:t>
      </w:r>
    </w:p>
    <w:p w14:paraId="0A3528BE" w14:textId="77777777" w:rsidR="00AE2F82" w:rsidRPr="007207CA" w:rsidRDefault="00AE2F82" w:rsidP="00AE2F82">
      <w:r w:rsidRPr="007207CA">
        <w:rPr>
          <w:b/>
          <w:bCs/>
        </w:rPr>
        <w:t>thoughtNumber (정수) : 현재 생각 번호</w:t>
      </w:r>
    </w:p>
    <w:p w14:paraId="3468A477" w14:textId="77777777" w:rsidR="00AE2F82" w:rsidRPr="007207CA" w:rsidRDefault="00AE2F82" w:rsidP="00AE2F82">
      <w:r w:rsidRPr="007207CA">
        <w:rPr>
          <w:b/>
          <w:bCs/>
        </w:rPr>
        <w:t>totalThoughts (정수) : 필요한 예상 총 생각 수</w:t>
      </w:r>
    </w:p>
    <w:p w14:paraId="2D7A3FD9" w14:textId="77777777" w:rsidR="00AE2F82" w:rsidRPr="007207CA" w:rsidRDefault="00AE2F82" w:rsidP="00AE2F82">
      <w:r w:rsidRPr="007207CA">
        <w:rPr>
          <w:b/>
          <w:bCs/>
        </w:rPr>
        <w:t>isRevision (부울, 선택 사항) : 이전 생각을 수정할지 여부</w:t>
      </w:r>
    </w:p>
    <w:p w14:paraId="45F040C6" w14:textId="77777777" w:rsidR="00AE2F82" w:rsidRPr="007207CA" w:rsidRDefault="00AE2F82" w:rsidP="00AE2F82">
      <w:r w:rsidRPr="007207CA">
        <w:rPr>
          <w:b/>
          <w:bCs/>
        </w:rPr>
        <w:t>revisesThought (정수, 선택 사항) : 재검토 중인 생각</w:t>
      </w:r>
    </w:p>
    <w:p w14:paraId="2CF1B6B6" w14:textId="77777777" w:rsidR="00AE2F82" w:rsidRPr="007207CA" w:rsidRDefault="00AE2F82" w:rsidP="00AE2F82">
      <w:r w:rsidRPr="007207CA">
        <w:rPr>
          <w:b/>
          <w:bCs/>
        </w:rPr>
        <w:t>branchFromThought (정수, 선택 사항) : 분기점 생각 번호</w:t>
      </w:r>
    </w:p>
    <w:p w14:paraId="4FFB223B" w14:textId="77777777" w:rsidR="00AE2F82" w:rsidRPr="007207CA" w:rsidRDefault="00AE2F82" w:rsidP="00AE2F82">
      <w:r w:rsidRPr="007207CA">
        <w:rPr>
          <w:b/>
          <w:bCs/>
        </w:rPr>
        <w:t>branchId (문자열, 선택 사항) : 브랜치 식별자</w:t>
      </w:r>
    </w:p>
    <w:p w14:paraId="705D2186" w14:textId="77777777" w:rsidR="00AE2F82" w:rsidRPr="007207CA" w:rsidRDefault="00AE2F82" w:rsidP="00AE2F82">
      <w:r w:rsidRPr="007207CA">
        <w:rPr>
          <w:b/>
          <w:bCs/>
        </w:rPr>
        <w:t>needsMoreThoughts (boolean, 선택 사항) : 더 많은 생각이 필요한 경우</w:t>
      </w:r>
    </w:p>
    <w:p w14:paraId="3FDC07B1" w14:textId="77777777" w:rsidR="00AE2F82" w:rsidRDefault="00AE2F82" w:rsidP="00AE2F82"/>
    <w:p w14:paraId="5B4AC701" w14:textId="77777777" w:rsidR="008E6701" w:rsidRDefault="008E6701" w:rsidP="00AE2F82"/>
    <w:p w14:paraId="6645AFDD" w14:textId="77777777" w:rsidR="008E6701" w:rsidRPr="008E6701" w:rsidRDefault="008E6701" w:rsidP="008E6701">
      <w:pPr>
        <w:spacing w:before="60" w:after="60"/>
        <w:rPr>
          <w:sz w:val="32"/>
          <w:szCs w:val="32"/>
        </w:rPr>
      </w:pPr>
      <w:r w:rsidRPr="008E6701">
        <w:rPr>
          <w:rFonts w:ascii="Arial" w:eastAsia="Arial" w:hAnsi="Arial" w:cs="Arial"/>
          <w:b/>
          <w:bCs/>
          <w:color w:val="222222"/>
        </w:rPr>
        <w:t>▶ 프롬프트</w:t>
      </w:r>
    </w:p>
    <w:p w14:paraId="3A2987A6" w14:textId="77777777" w:rsidR="008E6701" w:rsidRDefault="008E6701" w:rsidP="00AE2F82"/>
    <w:p w14:paraId="771FEE6F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rFonts w:hint="eastAsia"/>
          <w:sz w:val="20"/>
          <w:szCs w:val="20"/>
        </w:rPr>
        <w:t>```</w:t>
      </w:r>
    </w:p>
    <w:p w14:paraId="1F0B1010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 xml:space="preserve">'thought': '간단한 TODO 리스트 웹페이지를 구현하기 위한 기술 스택을 추천해야 한다. 사용자가 \"간단한\" 이라고 명시했으므로, 복잡하지 않고 빠르게 구현할 수 있는 기술들을 고려해야 한다. </w:t>
      </w:r>
    </w:p>
    <w:p w14:paraId="0673F37B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>먼저 TODO 리스트의 기본 기능들을 생각해보자:</w:t>
      </w:r>
    </w:p>
    <w:p w14:paraId="29507BF8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>- 할 일 추가</w:t>
      </w:r>
    </w:p>
    <w:p w14:paraId="0FB09B1C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>- 할 일 완료 체크/해제</w:t>
      </w:r>
    </w:p>
    <w:p w14:paraId="053B35A0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>- 할 일 삭제</w:t>
      </w:r>
    </w:p>
    <w:p w14:paraId="4B84F44B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>- 할 일 목록 표시</w:t>
      </w:r>
    </w:p>
    <w:p w14:paraId="469CD1CA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>- 데이터 저장 (로컬 스토리지 또는 서버)</w:t>
      </w:r>
    </w:p>
    <w:p w14:paraId="0929057B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>이제 각 계층별로 기술 스택을 고려해보자.',</w:t>
      </w:r>
    </w:p>
    <w:p w14:paraId="05C40406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 xml:space="preserve">  'thoughtNumber': 1,</w:t>
      </w:r>
    </w:p>
    <w:p w14:paraId="4BDB0078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 xml:space="preserve">  'totalThoughts': 5,</w:t>
      </w:r>
    </w:p>
    <w:p w14:paraId="2BADCE77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sz w:val="20"/>
          <w:szCs w:val="20"/>
        </w:rPr>
        <w:t xml:space="preserve">  'nextThoughtNeeded': true</w:t>
      </w:r>
    </w:p>
    <w:p w14:paraId="45D68106" w14:textId="77777777" w:rsidR="00AE2F82" w:rsidRPr="008E6701" w:rsidRDefault="00AE2F82" w:rsidP="00AE2F82">
      <w:pPr>
        <w:rPr>
          <w:sz w:val="20"/>
          <w:szCs w:val="20"/>
        </w:rPr>
      </w:pPr>
    </w:p>
    <w:p w14:paraId="51209C32" w14:textId="77777777" w:rsidR="00AE2F82" w:rsidRPr="008E6701" w:rsidRDefault="00AE2F82" w:rsidP="00AE2F82">
      <w:pPr>
        <w:rPr>
          <w:sz w:val="20"/>
          <w:szCs w:val="20"/>
        </w:rPr>
      </w:pPr>
      <w:r w:rsidRPr="008E6701">
        <w:rPr>
          <w:rFonts w:hint="eastAsia"/>
          <w:sz w:val="20"/>
          <w:szCs w:val="20"/>
        </w:rPr>
        <w:t>```</w:t>
      </w:r>
    </w:p>
    <w:p w14:paraId="6B14FBE9" w14:textId="77777777" w:rsidR="00AE2F82" w:rsidRDefault="00AE2F82" w:rsidP="00AE2F82">
      <w:r w:rsidRPr="007207CA">
        <w:rPr>
          <w:noProof/>
        </w:rPr>
        <w:lastRenderedPageBreak/>
        <w:drawing>
          <wp:inline distT="0" distB="0" distL="0" distR="0" wp14:anchorId="673C0E70" wp14:editId="0602D022">
            <wp:extent cx="5760720" cy="3136900"/>
            <wp:effectExtent l="0" t="0" r="0" b="0"/>
            <wp:docPr id="7979765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652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FA01" w14:textId="77777777" w:rsidR="00AE2F82" w:rsidRDefault="00AE2F82" w:rsidP="00AE2F82"/>
    <w:p w14:paraId="6953C29D" w14:textId="77777777" w:rsidR="00AE2F82" w:rsidRDefault="00AE2F82" w:rsidP="00AE2F82"/>
    <w:p w14:paraId="4D5E0176" w14:textId="77777777" w:rsidR="00AE2F82" w:rsidRPr="007207CA" w:rsidRDefault="00AE2F82" w:rsidP="00AE2F82">
      <w:r w:rsidRPr="007207CA">
        <w:rPr>
          <w:b/>
          <w:bCs/>
        </w:rPr>
        <w:t xml:space="preserve">총 6번 Sequential Thinking이 진행 </w:t>
      </w:r>
    </w:p>
    <w:p w14:paraId="2A6AF272" w14:textId="77777777" w:rsidR="00AE2F82" w:rsidRDefault="00AE2F82" w:rsidP="00AE2F82">
      <w:r w:rsidRPr="007207CA">
        <w:rPr>
          <w:noProof/>
        </w:rPr>
        <w:drawing>
          <wp:inline distT="0" distB="0" distL="0" distR="0" wp14:anchorId="34F75BFA" wp14:editId="1090656F">
            <wp:extent cx="2521591" cy="4777530"/>
            <wp:effectExtent l="0" t="0" r="0" b="4445"/>
            <wp:docPr id="208862391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C98BE767-6A76-FC90-A11E-A61F5026B0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C98BE767-6A76-FC90-A11E-A61F5026B0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521591" cy="47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F881" w14:textId="77777777" w:rsidR="008E6701" w:rsidRDefault="008E6701" w:rsidP="008E6701">
      <w:pPr>
        <w:spacing w:before="600" w:after="200"/>
        <w:jc w:val="center"/>
      </w:pPr>
      <w:r>
        <w:rPr>
          <w:rFonts w:ascii="Arial" w:eastAsia="Arial" w:hAnsi="Arial" w:cs="Arial"/>
          <w:b/>
          <w:bCs/>
          <w:color w:val="1A3A5C"/>
          <w:sz w:val="64"/>
          <w:szCs w:val="64"/>
        </w:rPr>
        <w:lastRenderedPageBreak/>
        <w:t>Magic Square 4×4</w:t>
      </w:r>
    </w:p>
    <w:p w14:paraId="156539F8" w14:textId="77777777" w:rsidR="008E6701" w:rsidRDefault="008E6701" w:rsidP="008E6701">
      <w:pPr>
        <w:spacing w:before="100" w:after="100"/>
        <w:jc w:val="center"/>
      </w:pPr>
      <w:r>
        <w:rPr>
          <w:rFonts w:ascii="Arial" w:eastAsia="Arial" w:hAnsi="Arial" w:cs="Arial"/>
          <w:b/>
          <w:bCs/>
          <w:color w:val="1A5276"/>
          <w:sz w:val="36"/>
          <w:szCs w:val="36"/>
        </w:rPr>
        <w:t>Dual-Track TDD 프롬프트 라이브러리</w:t>
      </w:r>
    </w:p>
    <w:p w14:paraId="676D8F0C" w14:textId="77777777" w:rsidR="008E6701" w:rsidRDefault="008E6701" w:rsidP="008E6701">
      <w:pPr>
        <w:spacing w:before="200" w:after="600"/>
        <w:jc w:val="center"/>
      </w:pPr>
      <w:r>
        <w:rPr>
          <w:rFonts w:ascii="Arial" w:eastAsia="Arial" w:hAnsi="Arial" w:cs="Arial"/>
          <w:color w:val="666666"/>
          <w:sz w:val="22"/>
          <w:szCs w:val="22"/>
        </w:rPr>
        <w:t>사용자 여정 → PRD → To-Do → RED → GREEN → Refactoring</w:t>
      </w:r>
    </w:p>
    <w:p w14:paraId="7115A2C9" w14:textId="77777777" w:rsidR="008E6701" w:rsidRDefault="008E6701" w:rsidP="008E6701">
      <w:pPr>
        <w:pBdr>
          <w:bottom w:val="single" w:sz="6" w:space="1" w:color="CCCCCC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8E6701" w14:paraId="58726959" w14:textId="77777777" w:rsidTr="005B5918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FAA5" w14:textId="77777777" w:rsidR="008E6701" w:rsidRDefault="008E6701" w:rsidP="005B59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6F13" w14:textId="77777777" w:rsidR="008E6701" w:rsidRDefault="008E6701" w:rsidP="005B59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트랙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EB4B" w14:textId="77777777" w:rsidR="008E6701" w:rsidRDefault="008E6701" w:rsidP="005B59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목적</w:t>
            </w:r>
          </w:p>
        </w:tc>
      </w:tr>
      <w:tr w:rsidR="008E6701" w14:paraId="52D67AF4" w14:textId="77777777" w:rsidTr="005B5918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5D1D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기획·설계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FCF3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C0D6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Epic / PRD / User Journey / To-Do</w:t>
            </w:r>
          </w:p>
        </w:tc>
      </w:tr>
      <w:tr w:rsidR="008E6701" w14:paraId="07FD57DE" w14:textId="77777777" w:rsidTr="005B5918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B8BD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RED 단계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D2D3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Track A + Track B 병렬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A9EA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실패 테스트 먼저 작성</w:t>
            </w:r>
          </w:p>
        </w:tc>
      </w:tr>
      <w:tr w:rsidR="008E6701" w14:paraId="161CD258" w14:textId="77777777" w:rsidTr="005B5918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9BAB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GREEN 단계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B58F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Track A + Track B 병렬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D889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최소 구현으로 테스트 통과</w:t>
            </w:r>
          </w:p>
        </w:tc>
      </w:tr>
      <w:tr w:rsidR="008E6701" w14:paraId="67FE2043" w14:textId="77777777" w:rsidTr="005B5918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33E3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Refactoring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74F7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공통 (GREEN 유지)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F7FB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구조 개선 / 계약 불변</w:t>
            </w:r>
          </w:p>
        </w:tc>
      </w:tr>
      <w:tr w:rsidR="008E6701" w14:paraId="7DD42D24" w14:textId="77777777" w:rsidTr="005B5918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A081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QA·분석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3980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A5A9" w14:textId="77777777" w:rsidR="008E6701" w:rsidRDefault="008E6701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코드 스멜·커버리지·보고서</w:t>
            </w:r>
          </w:p>
        </w:tc>
      </w:tr>
    </w:tbl>
    <w:p w14:paraId="5C5B012B" w14:textId="77777777" w:rsidR="0003396A" w:rsidRPr="008E6701" w:rsidRDefault="0003396A" w:rsidP="0003396A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EB3BC39" w14:textId="77777777" w:rsidR="003038E3" w:rsidRPr="002B7F64" w:rsidRDefault="003038E3" w:rsidP="003038E3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2B7F64">
        <w:rPr>
          <w:rFonts w:ascii="돋움" w:eastAsia="돋움"/>
          <w:b/>
          <w:bCs/>
          <w:spacing w:val="-3"/>
          <w:w w:val="95"/>
          <w:sz w:val="24"/>
          <w:szCs w:val="32"/>
        </w:rPr>
        <w:t>“</w:t>
      </w:r>
      <w:r w:rsidRPr="002B7F64">
        <w:rPr>
          <w:rFonts w:ascii="돋움" w:eastAsia="돋움"/>
          <w:b/>
          <w:bCs/>
          <w:spacing w:val="-3"/>
          <w:w w:val="95"/>
          <w:sz w:val="24"/>
          <w:szCs w:val="32"/>
        </w:rPr>
        <w:t>사용자 여정 작성</w:t>
      </w:r>
      <w:r w:rsidRPr="002B7F64">
        <w:rPr>
          <w:rFonts w:ascii="돋움" w:eastAsia="돋움"/>
          <w:b/>
          <w:bCs/>
          <w:spacing w:val="-3"/>
          <w:w w:val="95"/>
          <w:sz w:val="24"/>
          <w:szCs w:val="32"/>
        </w:rPr>
        <w:t>”</w:t>
      </w:r>
      <w:r w:rsidRPr="002B7F64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 전 체크리스트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5359"/>
        <w:gridCol w:w="3569"/>
      </w:tblGrid>
      <w:tr w:rsidR="003038E3" w:rsidRPr="002B7F64" w14:paraId="326515BA" w14:textId="77777777" w:rsidTr="002B7F64">
        <w:trPr>
          <w:tblHeader/>
        </w:trPr>
        <w:tc>
          <w:tcPr>
            <w:tcW w:w="222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8D0D7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b/>
                <w:bCs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b/>
                <w:bCs/>
                <w:spacing w:val="-3"/>
                <w:w w:val="95"/>
                <w:sz w:val="22"/>
                <w:szCs w:val="28"/>
              </w:rPr>
              <w:t>#</w:t>
            </w:r>
          </w:p>
        </w:tc>
        <w:tc>
          <w:tcPr>
            <w:tcW w:w="286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80A4CA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b/>
                <w:bCs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b/>
                <w:bCs/>
                <w:spacing w:val="-3"/>
                <w:w w:val="95"/>
                <w:sz w:val="22"/>
                <w:szCs w:val="28"/>
              </w:rPr>
              <w:t>점검 항목</w:t>
            </w:r>
          </w:p>
        </w:tc>
        <w:tc>
          <w:tcPr>
            <w:tcW w:w="1910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ECDAD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b/>
                <w:bCs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b/>
                <w:bCs/>
                <w:spacing w:val="-3"/>
                <w:w w:val="95"/>
                <w:sz w:val="22"/>
                <w:szCs w:val="28"/>
              </w:rPr>
              <w:t>판정</w:t>
            </w:r>
          </w:p>
        </w:tc>
      </w:tr>
      <w:tr w:rsidR="003038E3" w:rsidRPr="002B7F64" w14:paraId="4FC8DE9E" w14:textId="77777777" w:rsidTr="002B7F64">
        <w:tc>
          <w:tcPr>
            <w:tcW w:w="22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FF5D08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1</w:t>
            </w:r>
          </w:p>
        </w:tc>
        <w:tc>
          <w:tcPr>
            <w:tcW w:w="286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A0DB4A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.cursorrules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 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8섹션 완성</w:t>
            </w:r>
          </w:p>
        </w:tc>
        <w:tc>
          <w:tcPr>
            <w:tcW w:w="191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098890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Segoe UI Emoji" w:eastAsia="돋움" w:hAnsi="Segoe UI Emoji" w:cs="Segoe UI Emoji"/>
                <w:spacing w:val="-3"/>
                <w:w w:val="95"/>
                <w:sz w:val="22"/>
                <w:szCs w:val="28"/>
              </w:rPr>
              <w:t>✅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 xml:space="preserve"> 통과</w:t>
            </w:r>
          </w:p>
        </w:tc>
      </w:tr>
      <w:tr w:rsidR="003038E3" w:rsidRPr="002B7F64" w14:paraId="7ED3E64E" w14:textId="77777777" w:rsidTr="002B7F64">
        <w:tc>
          <w:tcPr>
            <w:tcW w:w="22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113939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2</w:t>
            </w:r>
          </w:p>
        </w:tc>
        <w:tc>
          <w:tcPr>
            <w:tcW w:w="286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CD3A23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Dual-Track TDD 설계 SSOT (Report/02)</w:t>
            </w:r>
          </w:p>
        </w:tc>
        <w:tc>
          <w:tcPr>
            <w:tcW w:w="191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3C4947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Segoe UI Emoji" w:eastAsia="돋움" w:hAnsi="Segoe UI Emoji" w:cs="Segoe UI Emoji"/>
                <w:spacing w:val="-3"/>
                <w:w w:val="95"/>
                <w:sz w:val="22"/>
                <w:szCs w:val="28"/>
              </w:rPr>
              <w:t>✅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 xml:space="preserve"> 통과</w:t>
            </w:r>
          </w:p>
        </w:tc>
      </w:tr>
      <w:tr w:rsidR="003038E3" w:rsidRPr="002B7F64" w14:paraId="043BA17B" w14:textId="77777777" w:rsidTr="002B7F64">
        <w:tc>
          <w:tcPr>
            <w:tcW w:w="22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74369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3</w:t>
            </w:r>
          </w:p>
        </w:tc>
        <w:tc>
          <w:tcPr>
            <w:tcW w:w="286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21DD66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문제 정의 SSOT (Report/01)</w:t>
            </w:r>
          </w:p>
        </w:tc>
        <w:tc>
          <w:tcPr>
            <w:tcW w:w="191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76C1E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Segoe UI Emoji" w:eastAsia="돋움" w:hAnsi="Segoe UI Emoji" w:cs="Segoe UI Emoji"/>
                <w:spacing w:val="-3"/>
                <w:w w:val="95"/>
                <w:sz w:val="22"/>
                <w:szCs w:val="28"/>
              </w:rPr>
              <w:t>✅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 xml:space="preserve"> 통과</w:t>
            </w:r>
          </w:p>
        </w:tc>
      </w:tr>
      <w:tr w:rsidR="003038E3" w:rsidRPr="002B7F64" w14:paraId="22C2AC9A" w14:textId="77777777" w:rsidTr="002B7F64">
        <w:tc>
          <w:tcPr>
            <w:tcW w:w="22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AE9258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4</w:t>
            </w:r>
          </w:p>
        </w:tc>
        <w:tc>
          <w:tcPr>
            <w:tcW w:w="286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312FAF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Transcript 기반 에이전트 프롬프트 (Prompting/01~03)</w:t>
            </w:r>
          </w:p>
        </w:tc>
        <w:tc>
          <w:tcPr>
            <w:tcW w:w="191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FF0DD7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Segoe UI Emoji" w:eastAsia="돋움" w:hAnsi="Segoe UI Emoji" w:cs="Segoe UI Emoji"/>
                <w:spacing w:val="-3"/>
                <w:w w:val="95"/>
                <w:sz w:val="22"/>
                <w:szCs w:val="28"/>
              </w:rPr>
              <w:t>✅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 xml:space="preserve"> 통과</w:t>
            </w:r>
          </w:p>
        </w:tc>
      </w:tr>
      <w:tr w:rsidR="003038E3" w:rsidRPr="002B7F64" w14:paraId="6BCEA3D3" w14:textId="77777777" w:rsidTr="002B7F64">
        <w:tc>
          <w:tcPr>
            <w:tcW w:w="22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644BF7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5</w:t>
            </w:r>
          </w:p>
        </w:tc>
        <w:tc>
          <w:tcPr>
            <w:tcW w:w="286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C3092A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전용 Agent 설정 파일 (AGENTS.md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 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등)</w:t>
            </w:r>
          </w:p>
        </w:tc>
        <w:tc>
          <w:tcPr>
            <w:tcW w:w="191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436036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Segoe UI Emoji" w:eastAsia="돋움" w:hAnsi="Segoe UI Emoji" w:cs="Segoe UI Emoji"/>
                <w:spacing w:val="-3"/>
                <w:w w:val="95"/>
                <w:sz w:val="22"/>
                <w:szCs w:val="28"/>
              </w:rPr>
              <w:t>⬜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 xml:space="preserve"> 없음 (필수 아님이면 생략 가능)</w:t>
            </w:r>
          </w:p>
        </w:tc>
      </w:tr>
      <w:tr w:rsidR="003038E3" w:rsidRPr="002B7F64" w14:paraId="653C5442" w14:textId="77777777" w:rsidTr="002B7F64">
        <w:tc>
          <w:tcPr>
            <w:tcW w:w="22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6FB5EF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6</w:t>
            </w:r>
          </w:p>
        </w:tc>
        <w:tc>
          <w:tcPr>
            <w:tcW w:w="286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A37B65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사용자 여정 Report (Report/04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 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등)</w:t>
            </w:r>
          </w:p>
        </w:tc>
        <w:tc>
          <w:tcPr>
            <w:tcW w:w="191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C1CF59" w14:textId="77777777" w:rsidR="003038E3" w:rsidRPr="002B7F64" w:rsidRDefault="003038E3" w:rsidP="003038E3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  <w:sz w:val="22"/>
                <w:szCs w:val="28"/>
              </w:rPr>
            </w:pPr>
            <w:r w:rsidRPr="002B7F64">
              <w:rPr>
                <w:rFonts w:ascii="Segoe UI Emoji" w:eastAsia="돋움" w:hAnsi="Segoe UI Emoji" w:cs="Segoe UI Emoji"/>
                <w:spacing w:val="-3"/>
                <w:w w:val="95"/>
                <w:sz w:val="22"/>
                <w:szCs w:val="28"/>
              </w:rPr>
              <w:t>⬜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 </w:t>
            </w:r>
            <w:r w:rsidRPr="002B7F64">
              <w:rPr>
                <w:rFonts w:ascii="돋움" w:eastAsia="돋움"/>
                <w:b/>
                <w:bCs/>
                <w:spacing w:val="-3"/>
                <w:w w:val="95"/>
                <w:sz w:val="22"/>
                <w:szCs w:val="28"/>
              </w:rPr>
              <w:t>미작성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> —</w:t>
            </w:r>
            <w:r w:rsidRPr="002B7F64">
              <w:rPr>
                <w:rFonts w:ascii="돋움" w:eastAsia="돋움"/>
                <w:spacing w:val="-3"/>
                <w:w w:val="95"/>
                <w:sz w:val="22"/>
                <w:szCs w:val="28"/>
              </w:rPr>
              <w:t xml:space="preserve"> 실습 대상</w:t>
            </w:r>
          </w:p>
        </w:tc>
      </w:tr>
    </w:tbl>
    <w:p w14:paraId="56795A64" w14:textId="77777777" w:rsidR="003038E3" w:rsidRPr="003038E3" w:rsidRDefault="00000000" w:rsidP="003038E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3ABF79E3">
          <v:rect id="_x0000_i1047" style="width:0;height:1.5pt" o:hralign="center" o:hrstd="t" o:hr="t" fillcolor="#a0a0a0" stroked="f"/>
        </w:pict>
      </w:r>
    </w:p>
    <w:p w14:paraId="088D962F" w14:textId="0DD8E445" w:rsidR="003038E3" w:rsidRPr="003038E3" w:rsidRDefault="003038E3" w:rsidP="003038E3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36"/>
        </w:rPr>
      </w:pPr>
      <w:r w:rsidRPr="003038E3">
        <w:rPr>
          <w:rFonts w:ascii="돋움" w:eastAsia="돋움"/>
          <w:b/>
          <w:bCs/>
          <w:spacing w:val="-3"/>
          <w:w w:val="95"/>
          <w:sz w:val="28"/>
          <w:szCs w:val="36"/>
        </w:rPr>
        <w:t>권장 순서</w:t>
      </w:r>
    </w:p>
    <w:p w14:paraId="3AC7331C" w14:textId="009E42D7" w:rsidR="002B7F64" w:rsidRDefault="003038E3" w:rsidP="003038E3">
      <w:pPr>
        <w:pStyle w:val="a4"/>
        <w:spacing w:line="312" w:lineRule="auto"/>
        <w:rPr>
          <w:rFonts w:ascii="돋움" w:eastAsia="돋움"/>
          <w:b/>
          <w:bCs/>
          <w:spacing w:val="-3"/>
          <w:w w:val="95"/>
          <w:sz w:val="28"/>
          <w:szCs w:val="36"/>
        </w:rPr>
      </w:pPr>
      <w:r w:rsidRPr="003038E3">
        <w:rPr>
          <w:rFonts w:ascii="돋움" w:eastAsia="돋움"/>
          <w:b/>
          <w:bCs/>
          <w:spacing w:val="-3"/>
          <w:w w:val="95"/>
          <w:sz w:val="28"/>
          <w:szCs w:val="36"/>
        </w:rPr>
        <w:t>커서룰 + 기획</w:t>
      </w:r>
      <w:r w:rsidRPr="003038E3">
        <w:rPr>
          <w:rFonts w:ascii="돋움" w:eastAsia="돋움"/>
          <w:b/>
          <w:bCs/>
          <w:spacing w:val="-3"/>
          <w:w w:val="95"/>
          <w:sz w:val="28"/>
          <w:szCs w:val="36"/>
        </w:rPr>
        <w:t>·</w:t>
      </w:r>
      <w:r w:rsidRPr="003038E3">
        <w:rPr>
          <w:rFonts w:ascii="돋움" w:eastAsia="돋움"/>
          <w:b/>
          <w:bCs/>
          <w:spacing w:val="-3"/>
          <w:w w:val="95"/>
          <w:sz w:val="28"/>
          <w:szCs w:val="36"/>
        </w:rPr>
        <w:t>설계 사용자 여정 실습을 시작하기</w:t>
      </w:r>
      <w:r w:rsidRPr="003038E3">
        <w:rPr>
          <w:rFonts w:ascii="돋움" w:eastAsia="돋움" w:hint="eastAsia"/>
          <w:b/>
          <w:bCs/>
          <w:spacing w:val="-3"/>
          <w:w w:val="95"/>
          <w:sz w:val="28"/>
          <w:szCs w:val="36"/>
        </w:rPr>
        <w:t xml:space="preserve"> 전 에이전트를 작성 후 시작하면 좋습니다.</w:t>
      </w:r>
    </w:p>
    <w:p w14:paraId="5276E488" w14:textId="77777777" w:rsidR="002B7F64" w:rsidRDefault="002B7F64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z w:val="28"/>
          <w:szCs w:val="36"/>
          <w:shd w:val="clear" w:color="000000" w:fill="auto"/>
        </w:rPr>
      </w:pPr>
      <w:r>
        <w:rPr>
          <w:rFonts w:ascii="돋움" w:eastAsia="돋움"/>
          <w:b/>
          <w:bCs/>
          <w:spacing w:val="-3"/>
          <w:w w:val="95"/>
          <w:sz w:val="28"/>
          <w:szCs w:val="36"/>
        </w:rPr>
        <w:br w:type="page"/>
      </w:r>
    </w:p>
    <w:p w14:paraId="3D7D07BA" w14:textId="2D313475" w:rsidR="003038E3" w:rsidRPr="003038E3" w:rsidRDefault="002B7F64" w:rsidP="002B7F64">
      <w:pPr>
        <w:pStyle w:val="a4"/>
        <w:spacing w:line="312" w:lineRule="auto"/>
        <w:ind w:left="0"/>
        <w:rPr>
          <w:rFonts w:ascii="돋움" w:eastAsia="돋움"/>
          <w:spacing w:val="-3"/>
          <w:w w:val="95"/>
          <w:sz w:val="28"/>
          <w:szCs w:val="36"/>
        </w:rPr>
      </w:pPr>
      <w:r w:rsidRPr="002B7F64">
        <w:rPr>
          <w:rFonts w:ascii="돋움" w:eastAsia="돋움"/>
          <w:spacing w:val="-3"/>
          <w:w w:val="95"/>
          <w:sz w:val="28"/>
          <w:szCs w:val="36"/>
        </w:rPr>
        <w:lastRenderedPageBreak/>
        <w:t>MagicSquare 프로젝트용 Agent 프롬프트 세트</w:t>
      </w:r>
    </w:p>
    <w:p w14:paraId="6084E324" w14:textId="77777777" w:rsidR="00794649" w:rsidRPr="003038E3" w:rsidRDefault="00794649" w:rsidP="0088275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15DF7B0" w14:textId="77777777" w:rsidR="002B7F64" w:rsidRPr="008E6701" w:rsidRDefault="002B7F64" w:rsidP="002B7F64">
      <w:pPr>
        <w:spacing w:before="60" w:after="60"/>
        <w:rPr>
          <w:sz w:val="32"/>
          <w:szCs w:val="32"/>
        </w:rPr>
      </w:pPr>
      <w:r w:rsidRPr="008E6701">
        <w:rPr>
          <w:rFonts w:ascii="Cambria Math" w:eastAsia="Arial" w:hAnsi="Cambria Math" w:cs="Cambria Math"/>
          <w:b/>
          <w:bCs/>
          <w:color w:val="222222"/>
        </w:rPr>
        <w:t>▶</w:t>
      </w:r>
      <w:r w:rsidRPr="008E6701">
        <w:rPr>
          <w:rFonts w:ascii="Arial" w:eastAsia="Arial" w:hAnsi="Arial" w:cs="Arial"/>
          <w:b/>
          <w:bCs/>
          <w:color w:val="222222"/>
        </w:rPr>
        <w:t xml:space="preserve"> </w:t>
      </w:r>
      <w:r w:rsidRPr="008E6701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0E799F5D" w14:textId="77777777" w:rsidR="002B7F64" w:rsidRDefault="002B7F64">
      <w:pPr>
        <w:spacing w:after="160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19D0561D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아래 역할별 Cursor Agent 프롬프트를 작성해 주세요.</w:t>
      </w:r>
    </w:p>
    <w:p w14:paraId="688443DD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352C715E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목표:</w:t>
      </w:r>
    </w:p>
    <w:p w14:paraId="0505F533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MagicSquare 4x4 TDD 연습 프로젝트에서 사용할 Agent 프롬프트 세트를 만든다.</w:t>
      </w:r>
    </w:p>
    <w:p w14:paraId="509C5508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1876F3E4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저장 위치 규칙:</w:t>
      </w:r>
    </w:p>
    <w:p w14:paraId="26773F75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모든 Agent 프롬프트는 프로젝트 루트의 .cursor/agents/ 폴더에 저장한다.</w:t>
      </w:r>
    </w:p>
    <w:p w14:paraId="47CA25DF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Agent별로 하나의 Markdown 파일을 사용한다.</w:t>
      </w:r>
    </w:p>
    <w:p w14:paraId="311BC8F5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파일명은 Agent 이름과 동일하게 한다.</w:t>
      </w:r>
    </w:p>
    <w:p w14:paraId="11F93CE4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각 Agent 출력 앞에 저장 경로를 명시한다.</w:t>
      </w:r>
    </w:p>
    <w:p w14:paraId="21A1C129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단, 지금은 파일을 실제로 생성하지 말고, 복사 가능한 텍스트만 출력한다.</w:t>
      </w:r>
    </w:p>
    <w:p w14:paraId="557BFC90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109502C6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저장 경로:</w:t>
      </w:r>
    </w:p>
    <w:p w14:paraId="3F980CF8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1. .cursor/agents/system-optimization-engineer.md</w:t>
      </w:r>
    </w:p>
    <w:p w14:paraId="473651EC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2. .cursor/agents/ux-design-advisor.md</w:t>
      </w:r>
    </w:p>
    <w:p w14:paraId="09F19DAF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3. .cursor/agents/product-planning-manager.md</w:t>
      </w:r>
    </w:p>
    <w:p w14:paraId="153AF8FA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4. .cursor/agents/backend-developer.md</w:t>
      </w:r>
    </w:p>
    <w:p w14:paraId="126E3D5B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5. .cursor/agents/frontend-developer.md</w:t>
      </w:r>
    </w:p>
    <w:p w14:paraId="2A3477D2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6. .cursor/agents/quality-assurance-engineer.md</w:t>
      </w:r>
    </w:p>
    <w:p w14:paraId="39E569C3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7. .cursor/agents/ai-integration-expert.md</w:t>
      </w:r>
    </w:p>
    <w:p w14:paraId="311739B4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8. .cursor/agents/backup-report-github-manager.md</w:t>
      </w:r>
    </w:p>
    <w:p w14:paraId="630D7C64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1769E58B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프로젝트:</w:t>
      </w:r>
    </w:p>
    <w:p w14:paraId="5497B779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프로젝트명: MagicSquare</w:t>
      </w:r>
    </w:p>
    <w:p w14:paraId="5B667CB7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언어: Python 3.10+</w:t>
      </w:r>
    </w:p>
    <w:p w14:paraId="05CB5791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테스트 프레임워크: pytest</w:t>
      </w:r>
    </w:p>
    <w:p w14:paraId="64EB1C68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테스트 패턴: AAA, Arrange-Act-Assert</w:t>
      </w:r>
    </w:p>
    <w:p w14:paraId="2AADAD9B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아키텍처: ECB, Entity-Control-Boundary</w:t>
      </w:r>
    </w:p>
    <w:p w14:paraId="63E9D565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lastRenderedPageBreak/>
        <w:t>- TDD 방식: Dual-Track UI + Logic TDD</w:t>
      </w:r>
    </w:p>
    <w:p w14:paraId="1CAC657A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주요 목적: 계층 분리, 계약 기반 테스트, RED-GREEN-REFACTOR, 안전한 리팩토링 연습</w:t>
      </w:r>
    </w:p>
    <w:p w14:paraId="1CBDAE5F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33D73D11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MagicSquare 도메인 규칙:</w:t>
      </w:r>
    </w:p>
    <w:p w14:paraId="634E84BF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입력은 4x4 int 행렬이다.</w:t>
      </w:r>
    </w:p>
    <w:p w14:paraId="56478FD7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- 0은 빈칸을 의미한다.</w:t>
      </w:r>
    </w:p>
    <w:p w14:paraId="12661FFF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빈칸은 정확히 2개여야 한다.</w:t>
      </w:r>
    </w:p>
    <w:p w14:paraId="72E63AE5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값의 범위는 0 또는 1부터 16까지이다.</w:t>
      </w:r>
    </w:p>
    <w:p w14:paraId="056E6B6A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- 0을 제외한 숫자는 중복될 수 없다.</w:t>
      </w:r>
    </w:p>
    <w:p w14:paraId="781B7DAC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출력은 int[6]이다.</w:t>
      </w:r>
    </w:p>
    <w:p w14:paraId="51B12A37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좌표는 1-index 기준이다.</w:t>
      </w:r>
    </w:p>
    <w:p w14:paraId="14AD6E34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출력 형식은 [r1, c1, n1, r2, c2, n2]이다.</w:t>
      </w:r>
    </w:p>
    <w:p w14:paraId="5C697BC8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- 4x4 마방진 상수는 34이다.</w:t>
      </w:r>
    </w:p>
    <w:p w14:paraId="55BE9F04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먼저 작은 누락 숫자를 첫 번째 빈칸에, 큰 누락 숫자를 두 번째 빈칸에 넣어 시도한다.</w:t>
      </w:r>
    </w:p>
    <w:p w14:paraId="0CE743DC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해당 조합이 마방진을 만들지 못하면 반대 조합을 시도한다.</w:t>
      </w:r>
    </w:p>
    <w:p w14:paraId="1F22F583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1B316AF9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생성할 Agent:</w:t>
      </w:r>
    </w:p>
    <w:p w14:paraId="51E197C4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1. system-optimization-engineer</w:t>
      </w:r>
    </w:p>
    <w:p w14:paraId="568814B7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2. ux-design-advisor</w:t>
      </w:r>
    </w:p>
    <w:p w14:paraId="3D8F9A81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3. product-planning-manager</w:t>
      </w:r>
    </w:p>
    <w:p w14:paraId="49272187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4. backend-developer</w:t>
      </w:r>
    </w:p>
    <w:p w14:paraId="7D3E09A3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5. frontend-developer</w:t>
      </w:r>
    </w:p>
    <w:p w14:paraId="5004AB00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6. quality-assurance-engineer</w:t>
      </w:r>
    </w:p>
    <w:p w14:paraId="5E20F158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7. ai-integration-expert</w:t>
      </w:r>
    </w:p>
    <w:p w14:paraId="30D7AEB6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8. backup-report-github-manager</w:t>
      </w:r>
    </w:p>
    <w:p w14:paraId="5D564B9D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529FBB86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각 Agent는 아래 형식으로 작성한다.</w:t>
      </w:r>
    </w:p>
    <w:p w14:paraId="54E9D653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29D01568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# 저장 경로</w:t>
      </w:r>
    </w:p>
    <w:p w14:paraId="2ED1F5CC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# Agent Name</w:t>
      </w:r>
    </w:p>
    <w:p w14:paraId="47CF63BB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# Role</w:t>
      </w:r>
    </w:p>
    <w:p w14:paraId="7A31E7DA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# Responsibilities</w:t>
      </w:r>
    </w:p>
    <w:p w14:paraId="67989E1D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lastRenderedPageBreak/>
        <w:t># Workflow</w:t>
      </w:r>
    </w:p>
    <w:p w14:paraId="64F6AB8E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# Must Not</w:t>
      </w:r>
    </w:p>
    <w:p w14:paraId="66204B70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# Output Format</w:t>
      </w:r>
    </w:p>
    <w:p w14:paraId="7FFAF441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59796962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공통 안전 규칙:</w:t>
      </w:r>
    </w:p>
    <w:p w14:paraId="21CCB38A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사용자 승인 없이 파일 삭제, 대량 파일 이동, Git push, 배포, DB 또는 저장소 변경을 하지 않는다.</w:t>
      </w:r>
    </w:p>
    <w:p w14:paraId="45106DEE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API Key, token, password, secret을 출력하거나 커밋하지 않는다.</w:t>
      </w:r>
    </w:p>
    <w:p w14:paraId="2256112A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코드를 수정하기 전에 관련 파일을 먼저 확인한다.</w:t>
      </w:r>
    </w:p>
    <w:p w14:paraId="5ADD3998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프로덕션 코드를 작성하기 전에 관련 테스트를 먼저 확인한다.</w:t>
      </w:r>
    </w:p>
    <w:p w14:paraId="73F7650A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수정 후에는 변경된 파일 목록과 테스트 결과를 보고한다.</w:t>
      </w:r>
    </w:p>
    <w:p w14:paraId="74EC3541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 xml:space="preserve">- 확인할 수 없는 부분은 </w:t>
      </w:r>
      <w:r w:rsidRPr="002B7F64">
        <w:rPr>
          <w:rFonts w:ascii="돋움" w:eastAsia="돋움"/>
          <w:spacing w:val="-3"/>
          <w:w w:val="95"/>
          <w:sz w:val="20"/>
          <w:szCs w:val="20"/>
        </w:rPr>
        <w:t>“</w:t>
      </w:r>
      <w:r w:rsidRPr="002B7F64">
        <w:rPr>
          <w:rFonts w:ascii="돋움" w:eastAsia="돋움"/>
          <w:spacing w:val="-3"/>
          <w:w w:val="95"/>
          <w:sz w:val="20"/>
          <w:szCs w:val="20"/>
        </w:rPr>
        <w:t>확인 필요</w:t>
      </w:r>
      <w:r w:rsidRPr="002B7F64">
        <w:rPr>
          <w:rFonts w:ascii="돋움" w:eastAsia="돋움"/>
          <w:spacing w:val="-3"/>
          <w:w w:val="95"/>
          <w:sz w:val="20"/>
          <w:szCs w:val="20"/>
        </w:rPr>
        <w:t>”</w:t>
      </w:r>
      <w:r w:rsidRPr="002B7F64">
        <w:rPr>
          <w:rFonts w:ascii="돋움" w:eastAsia="돋움"/>
          <w:spacing w:val="-3"/>
          <w:w w:val="95"/>
          <w:sz w:val="20"/>
          <w:szCs w:val="20"/>
        </w:rPr>
        <w:t>라고 표시한다.</w:t>
      </w:r>
    </w:p>
    <w:p w14:paraId="24C3EBF0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근거 없이 추측으로 코드를 수정하지 않는다.</w:t>
      </w:r>
    </w:p>
    <w:p w14:paraId="0B3F0A44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테스트를 통과시키기 위해 테스트를 약화, 삭제, 우회하지 않는다.</w:t>
      </w:r>
    </w:p>
    <w:p w14:paraId="0C798F66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ECB 계층 경계를 위반하지 않는다.</w:t>
      </w:r>
    </w:p>
    <w:p w14:paraId="2E7EF47A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타입 힌트 없는 함수를 생성하지 않는다.</w:t>
      </w:r>
    </w:p>
    <w:p w14:paraId="5775BD8B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print() 디버깅을 사용하지 않는다.</w:t>
      </w:r>
    </w:p>
    <w:p w14:paraId="5AF55370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PEP8을 준수한다.</w:t>
      </w:r>
    </w:p>
    <w:p w14:paraId="108ED6A4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공개 메서드에는 Google 스타일 docstring을 작성한다.</w:t>
      </w:r>
    </w:p>
    <w:p w14:paraId="52CD1B15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RED-GREEN-REFACTOR 순서를 엄격히 따른다.</w:t>
      </w:r>
    </w:p>
    <w:p w14:paraId="2194D5BD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GREEN 단계에서는 대상 실패 테스트를 통과시키기 위한 최소 코드만 작성한다.</w:t>
      </w:r>
    </w:p>
    <w:p w14:paraId="65D876B8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REFACTOR 단계에서는 외부 동작이나 계약을 변경하지 않는다.</w:t>
      </w:r>
    </w:p>
    <w:p w14:paraId="3C4F607D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4C35679D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중요:</w:t>
      </w:r>
    </w:p>
    <w:p w14:paraId="37D4C176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지금 실제 MagicSquare 애플리케이션 코드를 수정하지 않는다.</w:t>
      </w:r>
    </w:p>
    <w:p w14:paraId="780E9405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지금 파일을 생성하지 않는다.</w:t>
      </w:r>
    </w:p>
    <w:p w14:paraId="625180F2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지금 구현 코드를 작성하지 않는다.</w:t>
      </w:r>
    </w:p>
    <w:p w14:paraId="6BCCAAF0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지금 실행 가능한 테스트 코드를 작성하지 않는다.</w:t>
      </w:r>
    </w:p>
    <w:p w14:paraId="25C6B007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오직 Agent 프롬프트만 작성한다.</w:t>
      </w:r>
    </w:p>
    <w:p w14:paraId="525BB351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복사해서 붙여넣을 수 있는 텍스트만 출력한다.</w:t>
      </w:r>
    </w:p>
    <w:p w14:paraId="760D7174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7CC657AA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추가 TDD 제약:</w:t>
      </w:r>
    </w:p>
    <w:p w14:paraId="601DFD95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UI/Boundary RED 테스트와 Logic/Domain RED 테스트를 분리한다.</w:t>
      </w:r>
    </w:p>
    <w:p w14:paraId="79961B76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lastRenderedPageBreak/>
        <w:t>- Boundary 계층 테스트는 입력, 출력, 오류 계약을 보호한다.</w:t>
      </w:r>
    </w:p>
    <w:p w14:paraId="0EA87202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Domain 계층 테스트는 순수 마방진 불변식을 보호한다.</w:t>
      </w:r>
    </w:p>
    <w:p w14:paraId="6F2A7F2E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Boundary는 Control을 호출할 수 있다.</w:t>
      </w:r>
    </w:p>
    <w:p w14:paraId="4C5DFA5A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Control은 Entity를 호출할 수 있다.</w:t>
      </w:r>
    </w:p>
    <w:p w14:paraId="4C5A253D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Entity는 Control이나 Boundary에 의존하면 안 된다.</w:t>
      </w:r>
    </w:p>
    <w:p w14:paraId="39536722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Domain 로직은 Boundary에 구현하면 안 된다.</w:t>
      </w:r>
    </w:p>
    <w:p w14:paraId="4FA85240" w14:textId="77777777" w:rsidR="002B7F64" w:rsidRPr="002B7F64" w:rsidRDefault="002B7F64" w:rsidP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/>
          <w:spacing w:val="-3"/>
          <w:w w:val="95"/>
          <w:sz w:val="20"/>
          <w:szCs w:val="20"/>
        </w:rPr>
        <w:t>- 입력 검증 계약과 마방진 해 결정 로직을 섞지 않는다.</w:t>
      </w:r>
    </w:p>
    <w:p w14:paraId="07C59D3F" w14:textId="77777777" w:rsidR="005835E8" w:rsidRDefault="002B7F64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2B7F64">
        <w:rPr>
          <w:rFonts w:ascii="돋움" w:eastAsia="돋움" w:hint="eastAsia"/>
          <w:spacing w:val="-3"/>
          <w:w w:val="95"/>
          <w:sz w:val="20"/>
          <w:szCs w:val="20"/>
        </w:rPr>
        <w:t>```</w:t>
      </w:r>
    </w:p>
    <w:p w14:paraId="5C728742" w14:textId="12E573CE" w:rsidR="005835E8" w:rsidRDefault="005835E8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5835E8">
        <w:rPr>
          <w:rFonts w:ascii="돋움" w:eastAsia="돋움"/>
          <w:noProof/>
          <w:spacing w:val="-3"/>
          <w:w w:val="95"/>
          <w:sz w:val="20"/>
          <w:szCs w:val="20"/>
        </w:rPr>
        <w:drawing>
          <wp:inline distT="0" distB="0" distL="0" distR="0" wp14:anchorId="079861C8" wp14:editId="339632EB">
            <wp:extent cx="5760720" cy="1903095"/>
            <wp:effectExtent l="0" t="0" r="0" b="0"/>
            <wp:docPr id="6672191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916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75B5" w14:textId="77777777" w:rsidR="00AC47FA" w:rsidRPr="008E6701" w:rsidRDefault="00AC47FA" w:rsidP="00AC47FA">
      <w:pPr>
        <w:spacing w:before="60" w:after="60"/>
        <w:rPr>
          <w:sz w:val="32"/>
          <w:szCs w:val="32"/>
        </w:rPr>
      </w:pPr>
      <w:r w:rsidRPr="008E6701">
        <w:rPr>
          <w:rFonts w:ascii="Cambria Math" w:eastAsia="Arial" w:hAnsi="Cambria Math" w:cs="Cambria Math"/>
          <w:b/>
          <w:bCs/>
          <w:color w:val="222222"/>
        </w:rPr>
        <w:t>▶</w:t>
      </w:r>
      <w:r w:rsidRPr="008E6701">
        <w:rPr>
          <w:rFonts w:ascii="Arial" w:eastAsia="Arial" w:hAnsi="Arial" w:cs="Arial"/>
          <w:b/>
          <w:bCs/>
          <w:color w:val="222222"/>
        </w:rPr>
        <w:t xml:space="preserve"> </w:t>
      </w:r>
      <w:r w:rsidRPr="008E6701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4ED464B4" w14:textId="77777777" w:rsidR="005835E8" w:rsidRDefault="005835E8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32308031" w14:textId="1B0C4571" w:rsidR="005835E8" w:rsidRDefault="005835E8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5835E8">
        <w:rPr>
          <w:rFonts w:ascii="돋움" w:eastAsia="돋움"/>
          <w:noProof/>
          <w:spacing w:val="-3"/>
          <w:w w:val="95"/>
          <w:sz w:val="20"/>
          <w:szCs w:val="20"/>
        </w:rPr>
        <w:drawing>
          <wp:inline distT="0" distB="0" distL="0" distR="0" wp14:anchorId="40D0C1C3" wp14:editId="2B10F536">
            <wp:extent cx="5760720" cy="971550"/>
            <wp:effectExtent l="0" t="0" r="0" b="0"/>
            <wp:docPr id="20400427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4273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51EC" w14:textId="0E128C46" w:rsidR="00794649" w:rsidRDefault="00794649">
      <w:pPr>
        <w:spacing w:after="160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br w:type="page"/>
      </w:r>
      <w:r w:rsidR="00AC47FA" w:rsidRPr="00AC47FA">
        <w:rPr>
          <w:rFonts w:ascii="돋움" w:eastAsia="돋움"/>
          <w:noProof/>
          <w:spacing w:val="-3"/>
          <w:w w:val="95"/>
        </w:rPr>
        <w:lastRenderedPageBreak/>
        <w:drawing>
          <wp:inline distT="0" distB="0" distL="0" distR="0" wp14:anchorId="789C05A2" wp14:editId="35D8D34A">
            <wp:extent cx="5760720" cy="2547620"/>
            <wp:effectExtent l="0" t="0" r="0" b="0"/>
            <wp:docPr id="2558345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3457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8F93" w14:textId="77777777" w:rsidR="00AC47FA" w:rsidRPr="008E6701" w:rsidRDefault="00AC47FA" w:rsidP="00AC47FA">
      <w:pPr>
        <w:spacing w:before="60" w:after="60"/>
        <w:rPr>
          <w:sz w:val="32"/>
          <w:szCs w:val="32"/>
        </w:rPr>
      </w:pPr>
      <w:r w:rsidRPr="008E6701">
        <w:rPr>
          <w:rFonts w:ascii="Cambria Math" w:eastAsia="Arial" w:hAnsi="Cambria Math" w:cs="Cambria Math"/>
          <w:b/>
          <w:bCs/>
          <w:color w:val="222222"/>
        </w:rPr>
        <w:t>▶</w:t>
      </w:r>
      <w:r w:rsidRPr="008E6701">
        <w:rPr>
          <w:rFonts w:ascii="Arial" w:eastAsia="Arial" w:hAnsi="Arial" w:cs="Arial"/>
          <w:b/>
          <w:bCs/>
          <w:color w:val="222222"/>
        </w:rPr>
        <w:t xml:space="preserve"> </w:t>
      </w:r>
      <w:r w:rsidRPr="008E6701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BB70468" w14:textId="77777777" w:rsidR="00AC47FA" w:rsidRDefault="00AC47FA">
      <w:pPr>
        <w:spacing w:after="160"/>
        <w:rPr>
          <w:rFonts w:ascii="돋움" w:eastAsia="돋움"/>
          <w:spacing w:val="-3"/>
          <w:w w:val="95"/>
        </w:rPr>
      </w:pPr>
    </w:p>
    <w:p w14:paraId="45891439" w14:textId="4BB902E4" w:rsidR="00AC47FA" w:rsidRDefault="00EF2295" w:rsidP="00AC47FA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577CF085" w14:textId="77777777" w:rsidR="00AC47FA" w:rsidRDefault="00AC47FA" w:rsidP="00AC47FA">
      <w:pPr>
        <w:spacing w:after="160"/>
        <w:rPr>
          <w:sz w:val="20"/>
          <w:szCs w:val="20"/>
        </w:rPr>
      </w:pPr>
    </w:p>
    <w:p w14:paraId="479C5018" w14:textId="2A1272CA" w:rsidR="00AC47FA" w:rsidRDefault="00EF2295" w:rsidP="00AC47FA">
      <w:pPr>
        <w:spacing w:after="160"/>
      </w:pPr>
      <w:r w:rsidRPr="00EF2295">
        <w:rPr>
          <w:noProof/>
        </w:rPr>
        <w:drawing>
          <wp:inline distT="0" distB="0" distL="0" distR="0" wp14:anchorId="20CA6A5B" wp14:editId="2ECD2D52">
            <wp:extent cx="5760720" cy="536575"/>
            <wp:effectExtent l="0" t="0" r="0" b="0"/>
            <wp:docPr id="6226375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5182" w14:textId="77777777" w:rsidR="00AC47FA" w:rsidRDefault="00AC47FA">
      <w: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794649" w14:paraId="08802C0E" w14:textId="77777777" w:rsidTr="004F4660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50AFBFD8" w14:textId="55BC9C9F" w:rsidR="00794649" w:rsidRDefault="00794649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1305C184" w14:textId="3C66095C" w:rsidR="00794649" w:rsidRDefault="00794649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r w:rsidR="007253B1"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 w:rsidR="00436554"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233F81B4" w14:textId="77777777" w:rsidR="008E6701" w:rsidRDefault="008E6701" w:rsidP="008E6701">
            <w:pPr>
              <w:pStyle w:val="10"/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36"/>
                <w:szCs w:val="36"/>
              </w:rPr>
              <w:t>PART 1  기획·설계 단계 프롬프트</w:t>
            </w:r>
          </w:p>
          <w:p w14:paraId="31A50863" w14:textId="77777777" w:rsidR="008E6701" w:rsidRPr="008E6701" w:rsidRDefault="008E6701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</w:p>
          <w:p w14:paraId="5CD23D22" w14:textId="17A92DEC" w:rsidR="00794649" w:rsidRDefault="00794649" w:rsidP="004F4660">
            <w:pPr>
              <w:pStyle w:val="a3"/>
              <w:wordWrap/>
              <w:snapToGrid w:val="0"/>
              <w:spacing w:line="480" w:lineRule="auto"/>
              <w:jc w:val="center"/>
            </w:pPr>
            <w:r w:rsidRPr="00794649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r w:rsidRPr="00794649">
              <w:rPr>
                <w:rFonts w:ascii="돋움" w:eastAsia="돋움"/>
                <w:b/>
                <w:bCs/>
                <w:sz w:val="36"/>
              </w:rPr>
              <w:t xml:space="preserve">- </w:t>
            </w:r>
            <w:r w:rsidRPr="00794649">
              <w:rPr>
                <w:rFonts w:ascii="돋움" w:eastAsia="돋움" w:hint="eastAsia"/>
                <w:b/>
                <w:bCs/>
                <w:sz w:val="36"/>
              </w:rPr>
              <w:t>사용자 여정 작성</w:t>
            </w:r>
          </w:p>
        </w:tc>
      </w:tr>
    </w:tbl>
    <w:p w14:paraId="3826BB60" w14:textId="77777777" w:rsidR="00794649" w:rsidRDefault="00794649" w:rsidP="00794649">
      <w:pPr>
        <w:pStyle w:val="a3"/>
        <w:wordWrap/>
        <w:jc w:val="center"/>
      </w:pPr>
    </w:p>
    <w:p w14:paraId="40EF24BF" w14:textId="082FD249" w:rsidR="00794649" w:rsidRDefault="00794649" w:rsidP="00794649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794649">
        <w:rPr>
          <w:rFonts w:ascii="돋움" w:eastAsia="돋움"/>
          <w:b/>
          <w:bCs/>
          <w:sz w:val="28"/>
          <w:szCs w:val="20"/>
          <w:u w:val="single"/>
        </w:rPr>
        <w:t>Magic Square</w:t>
      </w:r>
      <w:r w:rsidRPr="00794649">
        <w:rPr>
          <w:rFonts w:ascii="돋움" w:eastAsia="돋움"/>
          <w:b/>
          <w:bCs/>
          <w:sz w:val="28"/>
          <w:szCs w:val="20"/>
          <w:u w:val="single"/>
        </w:rPr>
        <w:t>”</w:t>
      </w:r>
      <w:r w:rsidRPr="00794649">
        <w:rPr>
          <w:rFonts w:ascii="돋움" w:eastAsia="돋움"/>
          <w:b/>
          <w:bCs/>
          <w:sz w:val="28"/>
          <w:szCs w:val="20"/>
          <w:u w:val="single"/>
        </w:rPr>
        <w:t xml:space="preserve"> </w:t>
      </w:r>
      <w:r w:rsidRPr="00794649">
        <w:rPr>
          <w:rFonts w:ascii="돋움" w:eastAsia="돋움" w:hint="eastAsia"/>
          <w:b/>
          <w:bCs/>
          <w:sz w:val="28"/>
          <w:szCs w:val="20"/>
          <w:u w:val="single"/>
        </w:rPr>
        <w:t>사용자 여정 작성</w:t>
      </w:r>
    </w:p>
    <w:p w14:paraId="5ED9279D" w14:textId="77777777" w:rsidR="005E666A" w:rsidRDefault="005E666A" w:rsidP="005E666A">
      <w:pPr>
        <w:pStyle w:val="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>P-01  사용자 여정 작성 (Epic → User Story)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E666A" w14:paraId="49758331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99F6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목적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49BC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Level 1~5 전체 여정 구조 생성 — Epic / Journey / Story / Gherkin / 검증 체크리스트</w:t>
            </w:r>
          </w:p>
        </w:tc>
      </w:tr>
      <w:tr w:rsidR="005E666A" w14:paraId="0E6C15CB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DD19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산출물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C9F2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구조화된 Markdown 문서 (5레벨)</w:t>
            </w:r>
          </w:p>
        </w:tc>
      </w:tr>
      <w:tr w:rsidR="005E666A" w14:paraId="0FF17E4B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CE28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적용 방법론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C453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Dual-Track TDD / Concept-to-Code Traceability</w:t>
            </w:r>
          </w:p>
        </w:tc>
      </w:tr>
    </w:tbl>
    <w:p w14:paraId="3E86CA6E" w14:textId="77777777" w:rsidR="005E666A" w:rsidRDefault="005E666A" w:rsidP="005E666A"/>
    <w:p w14:paraId="5410A6DE" w14:textId="77777777" w:rsidR="005E666A" w:rsidRDefault="005E666A" w:rsidP="005E666A">
      <w:pPr>
        <w:spacing w:before="60" w:after="60"/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▶ 제약 조건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E666A" w14:paraId="3AB12CC8" w14:textId="77777777" w:rsidTr="005B5918"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6260" w14:textId="77777777" w:rsidR="005E666A" w:rsidRDefault="005E666A" w:rsidP="005B591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구현 코드 작성 금지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BA8A" w14:textId="77777777" w:rsidR="005E666A" w:rsidRDefault="005E666A" w:rsidP="005B591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불변조건(Invariant) 추적 필수</w:t>
            </w:r>
          </w:p>
        </w:tc>
      </w:tr>
      <w:tr w:rsidR="005E666A" w14:paraId="0487BC25" w14:textId="77777777" w:rsidTr="005B5918"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B6D2" w14:textId="77777777" w:rsidR="005E666A" w:rsidRDefault="005E666A" w:rsidP="005B591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Gherkin 시나리오 포함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58AE" w14:textId="77777777" w:rsidR="005E666A" w:rsidRDefault="005E666A" w:rsidP="005B591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모든 AC는 측정 가능해야 함</w:t>
            </w:r>
          </w:p>
        </w:tc>
      </w:tr>
    </w:tbl>
    <w:p w14:paraId="66497C01" w14:textId="77777777" w:rsidR="005E666A" w:rsidRDefault="005E666A" w:rsidP="005E666A"/>
    <w:p w14:paraId="1A58E1BF" w14:textId="027D10B6" w:rsidR="005E666A" w:rsidRPr="005E666A" w:rsidRDefault="000B52C2" w:rsidP="00794649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0B52C2">
        <w:rPr>
          <w:rFonts w:ascii="돋움" w:eastAsia="돋움"/>
          <w:b/>
          <w:bCs/>
          <w:sz w:val="28"/>
          <w:szCs w:val="20"/>
          <w:u w:val="single"/>
        </w:rPr>
        <w:t>AC = Acceptance Criteria (인수 기준)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794649" w:rsidRPr="00882758" w14:paraId="61DD4A83" w14:textId="77777777" w:rsidTr="004F4660">
        <w:tc>
          <w:tcPr>
            <w:tcW w:w="9270" w:type="dxa"/>
          </w:tcPr>
          <w:p w14:paraId="381F1A48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 w:hint="eastAsia"/>
                <w:b/>
                <w:bCs/>
                <w:sz w:val="24"/>
              </w:rPr>
              <w:t>다음</w:t>
            </w:r>
            <w:r w:rsidRPr="00F67C3D">
              <w:rPr>
                <w:rFonts w:ascii="돋움" w:eastAsia="돋움" w:hAnsi="돋움"/>
                <w:b/>
                <w:bCs/>
                <w:sz w:val="24"/>
              </w:rPr>
              <w:t xml:space="preserve"> 순서를 고려해 Magic Square” 사용자 여정 작성 작성하시오.</w:t>
            </w:r>
          </w:p>
          <w:p w14:paraId="1C3FFBC6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5DAA9692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/>
                <w:b/>
                <w:bCs/>
                <w:sz w:val="24"/>
              </w:rPr>
              <w:t>Level 1: Epic (비즈니스 목표): EPIC — Business Goal</w:t>
            </w:r>
          </w:p>
          <w:p w14:paraId="745F4F5B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/>
                <w:b/>
                <w:bCs/>
                <w:sz w:val="24"/>
              </w:rPr>
              <w:t xml:space="preserve">Level 2: User Journey (사용자 여정) </w:t>
            </w:r>
          </w:p>
          <w:p w14:paraId="07743A9E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/>
                <w:b/>
                <w:bCs/>
                <w:sz w:val="24"/>
              </w:rPr>
              <w:t>Level 3: User Stories</w:t>
            </w:r>
          </w:p>
          <w:p w14:paraId="10F969E3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/>
                <w:b/>
                <w:bCs/>
                <w:sz w:val="24"/>
              </w:rPr>
              <w:t>Level 4:구현 시나리오 - Technical</w:t>
            </w:r>
          </w:p>
          <w:p w14:paraId="4B5FDC91" w14:textId="77777777" w:rsidR="00F67C3D" w:rsidRPr="00F67C3D" w:rsidRDefault="00F67C3D" w:rsidP="00F67C3D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F67C3D">
              <w:rPr>
                <w:rFonts w:ascii="돋움" w:eastAsia="돋움" w:hAnsi="돋움"/>
                <w:b/>
                <w:bCs/>
                <w:sz w:val="24"/>
              </w:rPr>
              <w:lastRenderedPageBreak/>
              <w:t>Level 5: 시나리오 검증 및 정리</w:t>
            </w:r>
          </w:p>
          <w:p w14:paraId="2A3C2ED4" w14:textId="3FEE682B" w:rsidR="00794649" w:rsidRPr="00F67C3D" w:rsidRDefault="00794649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01807915" w14:textId="77777777" w:rsidR="00794649" w:rsidRDefault="00794649" w:rsidP="0079464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FDF38DF" w14:textId="581FAF8A" w:rsidR="000B52C2" w:rsidRPr="00C55880" w:rsidRDefault="000B52C2" w:rsidP="0079464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 w:hint="eastAsia"/>
          <w:spacing w:val="-3"/>
          <w:w w:val="95"/>
          <w:sz w:val="24"/>
          <w:szCs w:val="32"/>
        </w:rPr>
        <w:t>아래 제시된 프롬프트는</w:t>
      </w:r>
      <w:r w:rsidR="00C55880">
        <w:rPr>
          <w:rFonts w:ascii="돋움" w:eastAsia="돋움" w:hint="eastAsia"/>
          <w:spacing w:val="-3"/>
          <w:w w:val="95"/>
          <w:sz w:val="24"/>
          <w:szCs w:val="32"/>
        </w:rPr>
        <w:t xml:space="preserve"> 다음 콘셉을 견지함.</w:t>
      </w:r>
    </w:p>
    <w:p w14:paraId="552D8086" w14:textId="77777777" w:rsidR="000B52C2" w:rsidRPr="00C55880" w:rsidRDefault="000B52C2" w:rsidP="0079464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5A273957" w14:textId="67D7EAEF" w:rsidR="000B52C2" w:rsidRPr="00C55880" w:rsidRDefault="000B52C2" w:rsidP="000B52C2">
      <w:pPr>
        <w:pStyle w:val="a4"/>
        <w:spacing w:line="312" w:lineRule="auto"/>
        <w:ind w:left="440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Story 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>→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 AC 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>→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 Scenario</w:t>
      </w:r>
      <w:r w:rsidRPr="00C55880">
        <w:rPr>
          <w:rFonts w:ascii="돋움" w:eastAsia="돋움" w:hint="eastAsia"/>
          <w:b/>
          <w:bCs/>
          <w:spacing w:val="-3"/>
          <w:w w:val="95"/>
          <w:sz w:val="24"/>
          <w:szCs w:val="32"/>
        </w:rPr>
        <w:t xml:space="preserve"> 구조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>.</w:t>
      </w:r>
    </w:p>
    <w:p w14:paraId="4E318AC9" w14:textId="5789CC63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 w:hint="eastAsia"/>
          <w:spacing w:val="-3"/>
          <w:w w:val="95"/>
          <w:sz w:val="24"/>
          <w:szCs w:val="32"/>
        </w:rPr>
        <w:t>즉, 사용자</w:t>
      </w:r>
      <w:r w:rsidRPr="00C55880">
        <w:rPr>
          <w:rFonts w:ascii="돋움" w:eastAsia="돋움"/>
          <w:spacing w:val="-3"/>
          <w:w w:val="95"/>
          <w:sz w:val="24"/>
          <w:szCs w:val="32"/>
        </w:rPr>
        <w:t xml:space="preserve"> 행위 기반</w:t>
      </w:r>
    </w:p>
    <w:p w14:paraId="13E7F16A" w14:textId="3A97144B" w:rsidR="000B52C2" w:rsidRPr="00C55880" w:rsidRDefault="000B52C2">
      <w:pPr>
        <w:pStyle w:val="a4"/>
        <w:numPr>
          <w:ilvl w:val="0"/>
          <w:numId w:val="47"/>
        </w:numPr>
        <w:spacing w:line="312" w:lineRule="auto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 w:hint="eastAsia"/>
          <w:spacing w:val="-3"/>
          <w:w w:val="95"/>
          <w:sz w:val="24"/>
          <w:szCs w:val="32"/>
        </w:rPr>
        <w:t>예</w:t>
      </w:r>
      <w:r w:rsidRPr="00C55880">
        <w:rPr>
          <w:rFonts w:ascii="돋움" w:eastAsia="돋움"/>
          <w:spacing w:val="-3"/>
          <w:w w:val="95"/>
          <w:sz w:val="24"/>
          <w:szCs w:val="32"/>
        </w:rPr>
        <w:t>:</w:t>
      </w:r>
    </w:p>
    <w:p w14:paraId="44251F8A" w14:textId="77777777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As a 학습자</w:t>
      </w:r>
    </w:p>
    <w:p w14:paraId="5F37CC2B" w14:textId="77777777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I want to ...</w:t>
      </w:r>
    </w:p>
    <w:p w14:paraId="50BEC055" w14:textId="7AA0820E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So that ...</w:t>
      </w:r>
    </w:p>
    <w:p w14:paraId="719DEF46" w14:textId="77777777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318B1CA1" w14:textId="2078F8A6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C55880">
        <w:rPr>
          <w:rFonts w:ascii="돋움" w:eastAsia="돋움" w:hint="eastAsia"/>
          <w:b/>
          <w:bCs/>
          <w:spacing w:val="-3"/>
          <w:w w:val="95"/>
          <w:sz w:val="24"/>
          <w:szCs w:val="32"/>
        </w:rPr>
        <w:t>첨부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 문서의 핵심은</w:t>
      </w:r>
      <w:r w:rsidRPr="00C55880">
        <w:rPr>
          <w:rFonts w:ascii="돋움" w:eastAsia="돋움" w:hint="eastAsia"/>
          <w:b/>
          <w:bCs/>
          <w:spacing w:val="-3"/>
          <w:w w:val="95"/>
          <w:sz w:val="24"/>
          <w:szCs w:val="32"/>
        </w:rPr>
        <w:t xml:space="preserve"> 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AC 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>→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 Given-When-Then</w:t>
      </w:r>
      <w:r w:rsidRPr="00C55880">
        <w:rPr>
          <w:rFonts w:ascii="돋움" w:eastAsia="돋움" w:hint="eastAsia"/>
          <w:b/>
          <w:bCs/>
          <w:spacing w:val="-3"/>
          <w:w w:val="95"/>
          <w:sz w:val="24"/>
          <w:szCs w:val="32"/>
        </w:rPr>
        <w:t xml:space="preserve"> 자동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 변환 가능성.</w:t>
      </w:r>
    </w:p>
    <w:p w14:paraId="71BBB6D2" w14:textId="18EF1748" w:rsidR="000B52C2" w:rsidRPr="00C55880" w:rsidRDefault="000B52C2">
      <w:pPr>
        <w:pStyle w:val="a4"/>
        <w:numPr>
          <w:ilvl w:val="0"/>
          <w:numId w:val="47"/>
        </w:numPr>
        <w:spacing w:line="312" w:lineRule="auto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 w:hint="eastAsia"/>
          <w:spacing w:val="-3"/>
          <w:w w:val="95"/>
          <w:sz w:val="24"/>
          <w:szCs w:val="32"/>
        </w:rPr>
        <w:t>예</w:t>
      </w:r>
      <w:r w:rsidRPr="00C55880">
        <w:rPr>
          <w:rFonts w:ascii="돋움" w:eastAsia="돋움"/>
          <w:spacing w:val="-3"/>
          <w:w w:val="95"/>
          <w:sz w:val="24"/>
          <w:szCs w:val="32"/>
        </w:rPr>
        <w:t>:</w:t>
      </w:r>
    </w:p>
    <w:p w14:paraId="4961815D" w14:textId="77777777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Scenario:</w:t>
      </w:r>
    </w:p>
    <w:p w14:paraId="3CAC95FE" w14:textId="77777777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Given ...</w:t>
      </w:r>
    </w:p>
    <w:p w14:paraId="4402F682" w14:textId="77777777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When ...</w:t>
      </w:r>
    </w:p>
    <w:p w14:paraId="0CAC9FAD" w14:textId="40B7ACC6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Then ...</w:t>
      </w:r>
    </w:p>
    <w:p w14:paraId="0455E15F" w14:textId="77777777" w:rsidR="000B52C2" w:rsidRPr="00C55880" w:rsidRDefault="000B52C2" w:rsidP="0079464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593086A2" w14:textId="77777777" w:rsidR="000B52C2" w:rsidRPr="00C55880" w:rsidRDefault="000B52C2" w:rsidP="0079464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560E41D6" w14:textId="77777777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C55880">
        <w:rPr>
          <w:rFonts w:ascii="돋움" w:eastAsia="돋움" w:hint="eastAsia"/>
          <w:b/>
          <w:bCs/>
          <w:spacing w:val="-3"/>
          <w:w w:val="95"/>
          <w:sz w:val="24"/>
          <w:szCs w:val="32"/>
        </w:rPr>
        <w:t>학습자</w:t>
      </w:r>
      <w:r w:rsidRPr="00C55880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 경험</w:t>
      </w:r>
    </w:p>
    <w:p w14:paraId="7C009132" w14:textId="77777777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Pain</w:t>
      </w:r>
    </w:p>
    <w:p w14:paraId="3CCF1EEE" w14:textId="77777777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Emotion</w:t>
      </w:r>
    </w:p>
    <w:p w14:paraId="36FE35B3" w14:textId="6E75C7D8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Opportunity</w:t>
      </w:r>
    </w:p>
    <w:p w14:paraId="515EECAB" w14:textId="68FC004E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 w:hint="eastAsia"/>
          <w:spacing w:val="-3"/>
          <w:w w:val="95"/>
          <w:sz w:val="24"/>
          <w:szCs w:val="32"/>
        </w:rPr>
        <w:t>까지</w:t>
      </w:r>
      <w:r w:rsidRPr="00C55880">
        <w:rPr>
          <w:rFonts w:ascii="돋움" w:eastAsia="돋움"/>
          <w:spacing w:val="-3"/>
          <w:w w:val="95"/>
          <w:sz w:val="24"/>
          <w:szCs w:val="32"/>
        </w:rPr>
        <w:t xml:space="preserve"> 포함.</w:t>
      </w:r>
    </w:p>
    <w:p w14:paraId="4E684E1A" w14:textId="5CB84E3E" w:rsidR="000B52C2" w:rsidRPr="00C55880" w:rsidRDefault="000B52C2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 w:hint="eastAsia"/>
          <w:spacing w:val="-3"/>
          <w:w w:val="95"/>
          <w:sz w:val="24"/>
          <w:szCs w:val="32"/>
        </w:rPr>
        <w:t>즉, 왜</w:t>
      </w:r>
      <w:r w:rsidRPr="00C55880">
        <w:rPr>
          <w:rFonts w:ascii="돋움" w:eastAsia="돋움"/>
          <w:spacing w:val="-3"/>
          <w:w w:val="95"/>
          <w:sz w:val="24"/>
          <w:szCs w:val="32"/>
        </w:rPr>
        <w:t xml:space="preserve"> 이 테스트가 존재하는가</w:t>
      </w:r>
      <w:r w:rsidRPr="00C55880">
        <w:rPr>
          <w:rFonts w:ascii="돋움" w:eastAsia="돋움" w:hint="eastAsia"/>
          <w:spacing w:val="-3"/>
          <w:w w:val="95"/>
          <w:sz w:val="24"/>
          <w:szCs w:val="32"/>
        </w:rPr>
        <w:t>를</w:t>
      </w:r>
      <w:r w:rsidRPr="00C55880">
        <w:rPr>
          <w:rFonts w:ascii="돋움" w:eastAsia="돋움"/>
          <w:spacing w:val="-3"/>
          <w:w w:val="95"/>
          <w:sz w:val="24"/>
          <w:szCs w:val="32"/>
        </w:rPr>
        <w:t xml:space="preserve"> 설명</w:t>
      </w:r>
    </w:p>
    <w:p w14:paraId="5F4ED0A2" w14:textId="77777777" w:rsidR="00C55880" w:rsidRPr="00C55880" w:rsidRDefault="00C55880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326495FB" w14:textId="77777777" w:rsidR="00C55880" w:rsidRPr="00C55880" w:rsidRDefault="00C55880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76520382" w14:textId="6A112E5D" w:rsidR="00C55880" w:rsidRPr="00C55880" w:rsidRDefault="00C55880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Epic</w:t>
      </w:r>
      <w:r w:rsidRPr="00C55880">
        <w:rPr>
          <w:rFonts w:ascii="돋움" w:eastAsia="돋움"/>
          <w:spacing w:val="-3"/>
          <w:w w:val="95"/>
          <w:sz w:val="24"/>
          <w:szCs w:val="32"/>
        </w:rPr>
        <w:br/>
      </w:r>
      <w:r w:rsidRPr="00C55880">
        <w:rPr>
          <w:rFonts w:ascii="돋움" w:eastAsia="돋움"/>
          <w:spacing w:val="-3"/>
          <w:w w:val="95"/>
          <w:sz w:val="24"/>
          <w:szCs w:val="32"/>
        </w:rPr>
        <w:t>→</w:t>
      </w:r>
      <w:r w:rsidRPr="00C55880">
        <w:rPr>
          <w:rFonts w:ascii="돋움" w:eastAsia="돋움"/>
          <w:spacing w:val="-3"/>
          <w:w w:val="95"/>
          <w:sz w:val="24"/>
          <w:szCs w:val="32"/>
        </w:rPr>
        <w:t xml:space="preserve"> Journey</w:t>
      </w:r>
      <w:r w:rsidRPr="00C55880">
        <w:rPr>
          <w:rFonts w:ascii="돋움" w:eastAsia="돋움"/>
          <w:spacing w:val="-3"/>
          <w:w w:val="95"/>
          <w:sz w:val="24"/>
          <w:szCs w:val="32"/>
        </w:rPr>
        <w:br/>
      </w:r>
      <w:r w:rsidRPr="00C55880">
        <w:rPr>
          <w:rFonts w:ascii="돋움" w:eastAsia="돋움"/>
          <w:spacing w:val="-3"/>
          <w:w w:val="95"/>
          <w:sz w:val="24"/>
          <w:szCs w:val="32"/>
        </w:rPr>
        <w:t>→</w:t>
      </w:r>
      <w:r w:rsidRPr="00C55880">
        <w:rPr>
          <w:rFonts w:ascii="돋움" w:eastAsia="돋움"/>
          <w:spacing w:val="-3"/>
          <w:w w:val="95"/>
          <w:sz w:val="24"/>
          <w:szCs w:val="32"/>
        </w:rPr>
        <w:t xml:space="preserve"> Story</w:t>
      </w:r>
      <w:r w:rsidRPr="00C55880">
        <w:rPr>
          <w:rFonts w:ascii="돋움" w:eastAsia="돋움"/>
          <w:spacing w:val="-3"/>
          <w:w w:val="95"/>
          <w:sz w:val="24"/>
          <w:szCs w:val="32"/>
        </w:rPr>
        <w:br/>
      </w:r>
      <w:r w:rsidRPr="00C55880">
        <w:rPr>
          <w:rFonts w:ascii="돋움" w:eastAsia="돋움"/>
          <w:spacing w:val="-3"/>
          <w:w w:val="95"/>
          <w:sz w:val="24"/>
          <w:szCs w:val="32"/>
        </w:rPr>
        <w:lastRenderedPageBreak/>
        <w:t>→</w:t>
      </w:r>
      <w:r w:rsidRPr="00C55880">
        <w:rPr>
          <w:rFonts w:ascii="돋움" w:eastAsia="돋움"/>
          <w:spacing w:val="-3"/>
          <w:w w:val="95"/>
          <w:sz w:val="24"/>
          <w:szCs w:val="32"/>
        </w:rPr>
        <w:t xml:space="preserve"> AC</w:t>
      </w:r>
      <w:r w:rsidRPr="00C55880">
        <w:rPr>
          <w:rFonts w:ascii="돋움" w:eastAsia="돋움"/>
          <w:spacing w:val="-3"/>
          <w:w w:val="95"/>
          <w:sz w:val="24"/>
          <w:szCs w:val="32"/>
        </w:rPr>
        <w:br/>
      </w:r>
      <w:r w:rsidRPr="00C55880">
        <w:rPr>
          <w:rFonts w:ascii="돋움" w:eastAsia="돋움"/>
          <w:spacing w:val="-3"/>
          <w:w w:val="95"/>
          <w:sz w:val="24"/>
          <w:szCs w:val="32"/>
        </w:rPr>
        <w:t>→</w:t>
      </w:r>
      <w:r w:rsidRPr="00C55880">
        <w:rPr>
          <w:rFonts w:ascii="돋움" w:eastAsia="돋움"/>
          <w:spacing w:val="-3"/>
          <w:w w:val="95"/>
          <w:sz w:val="24"/>
          <w:szCs w:val="32"/>
        </w:rPr>
        <w:t xml:space="preserve"> Scenario</w:t>
      </w:r>
    </w:p>
    <w:p w14:paraId="541B64CF" w14:textId="77777777" w:rsidR="00C55880" w:rsidRPr="00C55880" w:rsidRDefault="00C55880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5A1207F4" w14:textId="6BEC527E" w:rsidR="00C55880" w:rsidRPr="00C55880" w:rsidRDefault="00C55880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  <w:r w:rsidRPr="00C55880">
        <w:rPr>
          <w:rFonts w:ascii="돋움" w:eastAsia="돋움"/>
          <w:spacing w:val="-3"/>
          <w:w w:val="95"/>
          <w:sz w:val="24"/>
          <w:szCs w:val="32"/>
        </w:rPr>
        <w:t>BDD + TDD + Requirement Traceability</w:t>
      </w:r>
    </w:p>
    <w:p w14:paraId="120D2244" w14:textId="77777777" w:rsidR="00C55880" w:rsidRDefault="00C55880" w:rsidP="000B52C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F9BC79F" w14:textId="77777777" w:rsidR="000B52C2" w:rsidRDefault="000B52C2" w:rsidP="0079464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77536A0" w14:textId="63F924E6" w:rsidR="000F7DA1" w:rsidRDefault="00A10D08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3D5176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>□</w:t>
      </w:r>
      <w:r w:rsidR="003D5176" w:rsidRPr="003D5176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 </w:t>
      </w:r>
      <w:r w:rsidR="000F7DA1" w:rsidRPr="003D5176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Level 1: Epic (비즈니스 목표): EPIC — Business Goal</w:t>
      </w:r>
    </w:p>
    <w:p w14:paraId="73CBD7B3" w14:textId="77777777" w:rsidR="00060958" w:rsidRDefault="00060958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6EDEF63E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060958">
        <w:rPr>
          <w:rFonts w:ascii="돋움" w:eastAsia="돋움" w:hAnsi="돋움"/>
          <w:b/>
          <w:bCs/>
          <w:spacing w:val="-3"/>
          <w:w w:val="95"/>
          <w:sz w:val="24"/>
        </w:rPr>
        <w:t>Epic은 단순히 “마방진을 푸는 기능”이 아닙니다.</w:t>
      </w:r>
    </w:p>
    <w:p w14:paraId="7A999817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060958">
        <w:rPr>
          <w:rFonts w:ascii="돋움" w:eastAsia="돋움" w:hAnsi="돋움"/>
          <w:b/>
          <w:bCs/>
          <w:spacing w:val="-3"/>
          <w:w w:val="95"/>
          <w:sz w:val="24"/>
        </w:rPr>
        <w:t>진짜 목적은 이것입니다.</w:t>
      </w:r>
    </w:p>
    <w:p w14:paraId="716C9606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060958">
        <w:rPr>
          <w:rFonts w:ascii="돋움" w:eastAsia="돋움" w:hAnsi="돋움"/>
          <w:b/>
          <w:bCs/>
          <w:spacing w:val="-3"/>
          <w:w w:val="95"/>
          <w:sz w:val="24"/>
        </w:rPr>
        <w:t>4x4 Magic Square 문제를 이용해서</w:t>
      </w:r>
      <w:r w:rsidRPr="00060958">
        <w:rPr>
          <w:rFonts w:ascii="돋움" w:eastAsia="돋움" w:hAnsi="돋움"/>
          <w:b/>
          <w:bCs/>
          <w:spacing w:val="-3"/>
          <w:w w:val="95"/>
          <w:sz w:val="24"/>
        </w:rPr>
        <w:br/>
        <w:t>불변식 기반 사고,</w:t>
      </w:r>
      <w:r w:rsidRPr="00060958">
        <w:rPr>
          <w:rFonts w:ascii="돋움" w:eastAsia="돋움" w:hAnsi="돋움"/>
          <w:b/>
          <w:bCs/>
          <w:spacing w:val="-3"/>
          <w:w w:val="95"/>
          <w:sz w:val="24"/>
        </w:rPr>
        <w:br/>
        <w:t>계약 기반 설계,</w:t>
      </w:r>
      <w:r w:rsidRPr="00060958">
        <w:rPr>
          <w:rFonts w:ascii="돋움" w:eastAsia="돋움" w:hAnsi="돋움"/>
          <w:b/>
          <w:bCs/>
          <w:spacing w:val="-3"/>
          <w:w w:val="95"/>
          <w:sz w:val="24"/>
        </w:rPr>
        <w:br/>
        <w:t>Dual-Track TDD,</w:t>
      </w:r>
      <w:r w:rsidRPr="00060958">
        <w:rPr>
          <w:rFonts w:ascii="돋움" w:eastAsia="돋움" w:hAnsi="돋움"/>
          <w:b/>
          <w:bCs/>
          <w:spacing w:val="-3"/>
          <w:w w:val="95"/>
          <w:sz w:val="24"/>
        </w:rPr>
        <w:br/>
        <w:t>설계 → 테스트 → 구현 → 리팩토링 흐름을 훈련하는 시스템을 만든다.</w:t>
      </w:r>
    </w:p>
    <w:p w14:paraId="6DC46521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060958">
        <w:rPr>
          <w:rFonts w:ascii="돋움" w:eastAsia="돋움" w:hAnsi="돋움"/>
          <w:b/>
          <w:bCs/>
          <w:spacing w:val="-3"/>
          <w:w w:val="95"/>
          <w:sz w:val="24"/>
        </w:rPr>
        <w:t>즉, 이 Epic은 알고리즘 프로젝트 목표가 아니라 학습 시스템 목표입니다.</w:t>
      </w:r>
    </w:p>
    <w:p w14:paraId="3210D17E" w14:textId="77777777" w:rsidR="00060958" w:rsidRPr="00060958" w:rsidRDefault="00060958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510E81D0" w14:textId="77777777" w:rsidR="00060958" w:rsidRPr="003D5176" w:rsidRDefault="00060958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270682BE" w14:textId="77777777" w:rsidR="008E6701" w:rsidRPr="008E6701" w:rsidRDefault="008E6701" w:rsidP="008E6701">
      <w:pPr>
        <w:spacing w:before="60" w:after="60"/>
      </w:pPr>
      <w:r w:rsidRPr="008E6701">
        <w:rPr>
          <w:rFonts w:ascii="Arial" w:eastAsia="Arial" w:hAnsi="Arial" w:cs="Arial"/>
          <w:b/>
          <w:bCs/>
          <w:color w:val="222222"/>
        </w:rPr>
        <w:t>▶ 프롬프트</w:t>
      </w:r>
    </w:p>
    <w:p w14:paraId="6B5E9852" w14:textId="77777777" w:rsidR="008E6701" w:rsidRDefault="008E670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6BD580B" w14:textId="672757C2" w:rsidR="000F7DA1" w:rsidRPr="008E670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E6701">
        <w:rPr>
          <w:rFonts w:ascii="돋움" w:eastAsia="돋움" w:hAnsi="돋움"/>
          <w:spacing w:val="-3"/>
          <w:w w:val="95"/>
          <w:szCs w:val="20"/>
        </w:rPr>
        <w:t>```</w:t>
      </w:r>
    </w:p>
    <w:p w14:paraId="003A58E1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Magic Square 프로젝트의 User Journey를 다음 구조로 만들고 싶습니다.</w:t>
      </w:r>
    </w:p>
    <w:p w14:paraId="597071C0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9C8AD90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Epic → User Story → Task</w:t>
      </w:r>
    </w:p>
    <w:p w14:paraId="32B75B3C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F33D22E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지금은 Level 1: Epic, 즉 Business Goal만 작성합니다.</w:t>
      </w:r>
    </w:p>
    <w:p w14:paraId="42131031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0610DB3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중요:</w:t>
      </w:r>
    </w:p>
    <w:p w14:paraId="56578D6D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구현 코드를 작성하지 마십시오.</w:t>
      </w:r>
    </w:p>
    <w:p w14:paraId="77D9831C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테스트 코드를 작성하지 마십시오.</w:t>
      </w:r>
    </w:p>
    <w:p w14:paraId="6E87B451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파일을 생성하지 마십시오.</w:t>
      </w:r>
    </w:p>
    <w:p w14:paraId="671D7E09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아직 User Story나 Task로 세분화하지 마십시오.</w:t>
      </w:r>
    </w:p>
    <w:p w14:paraId="71790DC9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오직 Epic 수준의 비즈니스 목표와 학습 목표만 정의하십시오.</w:t>
      </w:r>
    </w:p>
    <w:p w14:paraId="4C12D526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987F9D6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프로젝트:</w:t>
      </w:r>
    </w:p>
    <w:p w14:paraId="408830DA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lastRenderedPageBreak/>
        <w:t>Magic Square 4x4 TDD Practice</w:t>
      </w:r>
    </w:p>
    <w:p w14:paraId="43C6F82E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32BE683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Epic:</w:t>
      </w:r>
    </w:p>
    <w:p w14:paraId="0636F55A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“불변식 기반 사고 훈련 시스템 구축”</w:t>
      </w:r>
    </w:p>
    <w:p w14:paraId="056F354C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65C4F8C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목적:</w:t>
      </w:r>
    </w:p>
    <w:p w14:paraId="6E646468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4x4 Magic Square 문제를 사용하여 다음을 훈련합니다.</w:t>
      </w:r>
    </w:p>
    <w:p w14:paraId="1C6CCC9D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4F26CFE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불변식 중심 설계 사고</w:t>
      </w:r>
    </w:p>
    <w:p w14:paraId="334C0A77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Dual-Track UI + Logic TDD 적용</w:t>
      </w:r>
    </w:p>
    <w:p w14:paraId="073A47EF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입력/출력 계약 명확화</w:t>
      </w:r>
    </w:p>
    <w:p w14:paraId="61E640FD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설계 → 테스트 → 구현 → 리팩토링 흐름</w:t>
      </w:r>
    </w:p>
    <w:p w14:paraId="59580758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Concept → Invariant → Contract → Test 추적성</w:t>
      </w:r>
    </w:p>
    <w:p w14:paraId="211EA837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0281960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성공 기준:</w:t>
      </w:r>
    </w:p>
    <w:p w14:paraId="0D625816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Domain Logic 테스트 커버리지 95% 이상</w:t>
      </w:r>
    </w:p>
    <w:p w14:paraId="10DA002A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Boundary 입력 검증 계약 테스트 100% 통과</w:t>
      </w:r>
    </w:p>
    <w:p w14:paraId="1644F944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설명 없는 매직 넘버 금지</w:t>
      </w:r>
    </w:p>
    <w:p w14:paraId="6F1B6D68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GRID_SIZE, MAX_VALUE, MAGIC_CONSTANT 같은 명명된 상수 사용</w:t>
      </w:r>
    </w:p>
    <w:p w14:paraId="0A412878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정답 하드코딩 금지</w:t>
      </w:r>
    </w:p>
    <w:p w14:paraId="00BA3679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주요 Invariant는 최소 하나 이상의 테스트와 추적 가능해야 함</w:t>
      </w:r>
    </w:p>
    <w:p w14:paraId="02C88040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리팩토링 후에도 외부 입력/출력 계약은 변경되지 않아야 함</w:t>
      </w:r>
    </w:p>
    <w:p w14:paraId="60ECC4E1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649E8D3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출력 형식:</w:t>
      </w:r>
    </w:p>
    <w:p w14:paraId="0C75ECA1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3038746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 Level 1: Epic — Business Goal</w:t>
      </w:r>
    </w:p>
    <w:p w14:paraId="59695767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94AF57E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1. Epic Title</w:t>
      </w:r>
    </w:p>
    <w:p w14:paraId="0BB8ABE8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2. Business Goal</w:t>
      </w:r>
    </w:p>
    <w:p w14:paraId="46A7A18C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3. Learning Goal</w:t>
      </w:r>
    </w:p>
    <w:p w14:paraId="27ED4F87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4. Problem Statement</w:t>
      </w:r>
    </w:p>
    <w:p w14:paraId="5610B573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5. Target Learners / Users</w:t>
      </w:r>
    </w:p>
    <w:p w14:paraId="5A0DDA96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6. Scope</w:t>
      </w:r>
    </w:p>
    <w:p w14:paraId="60879637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7. Non-Scope</w:t>
      </w:r>
    </w:p>
    <w:p w14:paraId="4C9AA122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8. Success Criteria</w:t>
      </w:r>
    </w:p>
    <w:p w14:paraId="6324776E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9. Key Invariants</w:t>
      </w:r>
    </w:p>
    <w:p w14:paraId="0906AE40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10. Traceability Rule</w:t>
      </w:r>
    </w:p>
    <w:p w14:paraId="60578751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## 11. Candidate User Stories for Level 2</w:t>
      </w:r>
    </w:p>
    <w:p w14:paraId="18EF25DD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98C574B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주의:</w:t>
      </w:r>
    </w:p>
    <w:p w14:paraId="07FDA115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lastRenderedPageBreak/>
        <w:t>- Epic 수준에서만 작성하십시오.</w:t>
      </w:r>
    </w:p>
    <w:p w14:paraId="28194506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아직 세부 Task로 나누지 마십시오.</w:t>
      </w:r>
    </w:p>
    <w:p w14:paraId="6C79B8F7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코드나 테스트 코드는 작성하지 마십시오.</w:t>
      </w:r>
    </w:p>
    <w:p w14:paraId="14B9C801" w14:textId="77777777" w:rsidR="00060958" w:rsidRPr="00060958" w:rsidRDefault="00060958" w:rsidP="0006095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60958">
        <w:rPr>
          <w:rFonts w:ascii="돋움" w:eastAsia="돋움" w:hAnsi="돋움"/>
          <w:spacing w:val="-3"/>
          <w:w w:val="95"/>
          <w:szCs w:val="20"/>
        </w:rPr>
        <w:t>- 다음 단계인 Level 2 User Story를 도출할 수 있도록 정리하십시오.</w:t>
      </w:r>
    </w:p>
    <w:p w14:paraId="35E93B82" w14:textId="77777777" w:rsidR="000F7DA1" w:rsidRPr="008E670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E6701">
        <w:rPr>
          <w:rFonts w:ascii="돋움" w:eastAsia="돋움" w:hAnsi="돋움"/>
          <w:spacing w:val="-3"/>
          <w:w w:val="95"/>
          <w:szCs w:val="20"/>
        </w:rPr>
        <w:t>```</w:t>
      </w:r>
    </w:p>
    <w:p w14:paraId="0C20041E" w14:textId="24F26D4F" w:rsidR="00C37B66" w:rsidRPr="000F7DA1" w:rsidRDefault="00C37B66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C37B66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03584499" wp14:editId="6C4C4D56">
            <wp:extent cx="3596064" cy="2633206"/>
            <wp:effectExtent l="0" t="0" r="4445" b="0"/>
            <wp:docPr id="1663265537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3F747292-606F-9ACD-28A6-F9B664368D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3F747292-606F-9ACD-28A6-F9B664368D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596064" cy="263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B7B4" w14:textId="77777777" w:rsidR="000F7DA1" w:rsidRPr="000F7DA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A404730" w14:textId="4E2F9BE2" w:rsidR="000F7DA1" w:rsidRDefault="003D5176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3D5176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="000F7DA1" w:rsidRPr="003D5176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 xml:space="preserve">Level 2: User Journey (사용자 여정) </w:t>
      </w:r>
    </w:p>
    <w:p w14:paraId="2B2B32F5" w14:textId="77777777" w:rsidR="00F8074E" w:rsidRDefault="00F8074E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37199947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MagicSquare User Journey는 일반 서비스 UX 여정이 아니라 “개발 학습자 여정”으로 작성해야 합니다.</w:t>
      </w:r>
    </w:p>
    <w:p w14:paraId="6C1A06B7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따라서 최종 프롬프트에는 반드시 아래 요소가 들어가는 것이 좋습니다.</w:t>
      </w:r>
    </w:p>
    <w:p w14:paraId="3D809716" w14:textId="77777777" w:rsidR="00F8074E" w:rsidRPr="00F8074E" w:rsidRDefault="00F8074E" w:rsidP="00F8074E">
      <w:pPr>
        <w:pStyle w:val="a4"/>
        <w:spacing w:line="312" w:lineRule="auto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1. Persona</w:t>
      </w: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br/>
        <w:t>2. Journey Goal</w:t>
      </w: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br/>
        <w:t>3. Contract Definition</w:t>
      </w: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br/>
        <w:t>4. Domain Separation</w:t>
      </w: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br/>
        <w:t>5. Dual-Track TDD Progress</w:t>
      </w: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br/>
        <w:t>6. Regression Protection</w:t>
      </w: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br/>
        <w:t>7. Invariant / Contract / Test Traceability</w:t>
      </w:r>
    </w:p>
    <w:p w14:paraId="09310388" w14:textId="77777777" w:rsid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이렇게 하면 Level 2 User Journey가 이후 Level 3 User Story와 Task로 자연스럽게 분해됩니다.</w:t>
      </w:r>
    </w:p>
    <w:p w14:paraId="6729C157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Epic</w:t>
      </w:r>
    </w:p>
    <w:p w14:paraId="47EB148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 xml:space="preserve">  ↓</w:t>
      </w:r>
    </w:p>
    <w:p w14:paraId="207F446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User Journey</w:t>
      </w:r>
    </w:p>
    <w:p w14:paraId="4D70EB1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lastRenderedPageBreak/>
        <w:t xml:space="preserve">  ↓</w:t>
      </w:r>
    </w:p>
    <w:p w14:paraId="7FF7442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User Story</w:t>
      </w:r>
    </w:p>
    <w:p w14:paraId="4BFF00A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 xml:space="preserve">  ↓</w:t>
      </w:r>
    </w:p>
    <w:p w14:paraId="10C9218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Acceptance Criteria</w:t>
      </w:r>
    </w:p>
    <w:p w14:paraId="0F18BCA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 xml:space="preserve">  ↓</w:t>
      </w:r>
    </w:p>
    <w:p w14:paraId="4309D60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RED Test Plan</w:t>
      </w:r>
    </w:p>
    <w:p w14:paraId="6B651E2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 xml:space="preserve">  ↓</w:t>
      </w:r>
    </w:p>
    <w:p w14:paraId="2142231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RED Test Skeleton</w:t>
      </w:r>
    </w:p>
    <w:p w14:paraId="014A203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 xml:space="preserve">  ↓</w:t>
      </w:r>
    </w:p>
    <w:p w14:paraId="13C2FAE2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GREEN Implementation</w:t>
      </w:r>
    </w:p>
    <w:p w14:paraId="3A1F7137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 xml:space="preserve">  ↓</w:t>
      </w:r>
    </w:p>
    <w:p w14:paraId="32CAFD09" w14:textId="63472A66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F8074E">
        <w:rPr>
          <w:rFonts w:ascii="돋움" w:eastAsia="돋움" w:hAnsi="돋움"/>
          <w:b/>
          <w:bCs/>
          <w:spacing w:val="-3"/>
          <w:w w:val="95"/>
          <w:sz w:val="24"/>
        </w:rPr>
        <w:t>REFACTOR</w:t>
      </w:r>
    </w:p>
    <w:p w14:paraId="6D8B2BD6" w14:textId="77777777" w:rsidR="00F8074E" w:rsidRPr="003D5176" w:rsidRDefault="00F8074E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7CB91B8E" w14:textId="77777777" w:rsidR="008E6701" w:rsidRPr="008E6701" w:rsidRDefault="008E6701" w:rsidP="008E6701">
      <w:pPr>
        <w:spacing w:before="60" w:after="60"/>
      </w:pPr>
      <w:r w:rsidRPr="008E6701">
        <w:rPr>
          <w:rFonts w:ascii="Arial" w:eastAsia="Arial" w:hAnsi="Arial" w:cs="Arial"/>
          <w:b/>
          <w:bCs/>
          <w:color w:val="222222"/>
        </w:rPr>
        <w:t>▶ 프롬프트</w:t>
      </w:r>
    </w:p>
    <w:p w14:paraId="1EF7CB44" w14:textId="77777777" w:rsidR="000F7DA1" w:rsidRPr="000F7DA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233DA67A" w14:textId="77777777" w:rsidR="000F7DA1" w:rsidRPr="008E670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E6701">
        <w:rPr>
          <w:rFonts w:ascii="돋움" w:eastAsia="돋움" w:hAnsi="돋움"/>
          <w:spacing w:val="-3"/>
          <w:w w:val="95"/>
          <w:szCs w:val="20"/>
        </w:rPr>
        <w:t>```</w:t>
      </w:r>
    </w:p>
    <w:p w14:paraId="076AF35D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Magic Square 프로젝트의 User Journey를 다음 구조로 작성해 주세요.</w:t>
      </w:r>
    </w:p>
    <w:p w14:paraId="2D06EA0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D4D3E6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현재 단계:</w:t>
      </w:r>
    </w:p>
    <w:p w14:paraId="175FB4C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Level 2: User Journey</w:t>
      </w:r>
    </w:p>
    <w:p w14:paraId="4DA8367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93DBE0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상위 Epic:</w:t>
      </w:r>
    </w:p>
    <w:p w14:paraId="60B0141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“불변식 기반 사고 훈련 시스템 구축”</w:t>
      </w:r>
    </w:p>
    <w:p w14:paraId="5DFFB8B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65EB9D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중요:</w:t>
      </w:r>
    </w:p>
    <w:p w14:paraId="6B0D74F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구현 코드를 작성하지 마십시오.</w:t>
      </w:r>
    </w:p>
    <w:p w14:paraId="7E4D9A4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테스트 코드를 작성하지 마십시오.</w:t>
      </w:r>
    </w:p>
    <w:p w14:paraId="0224483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파일을 생성하지 마십시오.</w:t>
      </w:r>
    </w:p>
    <w:p w14:paraId="44F36FA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아직 Task 수준으로 세분화하지 마십시오.</w:t>
      </w:r>
    </w:p>
    <w:p w14:paraId="4A0E1A7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오직 User Journey 수준에서 작성하십시오.</w:t>
      </w:r>
    </w:p>
    <w:p w14:paraId="1A19B00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이 User Journey는 다음 단계인 User Story와 Task로 분해될 수 있어야 합니다.</w:t>
      </w:r>
    </w:p>
    <w:p w14:paraId="6681E45D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022A10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프로젝트:</w:t>
      </w:r>
    </w:p>
    <w:p w14:paraId="6B872EF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Magic Square 4x4 TDD Practice</w:t>
      </w:r>
    </w:p>
    <w:p w14:paraId="3C220C9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149690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Persona:</w:t>
      </w:r>
    </w:p>
    <w:p w14:paraId="784DF9A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TDD를 학습 중인 소프트웨어 개발 학습자</w:t>
      </w:r>
    </w:p>
    <w:p w14:paraId="626FF8B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lastRenderedPageBreak/>
        <w:t>- Clean Architecture의 계층 분리를 이해하려는 학습자</w:t>
      </w:r>
    </w:p>
    <w:p w14:paraId="7CA4DFD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알고리즘 정답보다 설계, 계약, 테스트, 리팩토링 흐름을 훈련하려는 학습자</w:t>
      </w:r>
    </w:p>
    <w:p w14:paraId="5C2C1BC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331EDF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Journey Goal:</w:t>
      </w:r>
    </w:p>
    <w:p w14:paraId="4D830CA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- 4x4 Magic Square 문제를 통해 불변식 중심 사고를 훈련한다.</w:t>
      </w:r>
    </w:p>
    <w:p w14:paraId="378A0A9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입력/출력 계약을 먼저 정의한다.</w:t>
      </w:r>
    </w:p>
    <w:p w14:paraId="45C3F54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Domain Logic과 UI/Boundary 책임을 분리한다.</w:t>
      </w:r>
    </w:p>
    <w:p w14:paraId="09A4884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Dual-Track UI + Logic TDD 흐름을 경험한다.</w:t>
      </w:r>
    </w:p>
    <w:p w14:paraId="080C87C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설계 → 테스트 → 구현 → 리팩토링 → 회귀 보호 흐름을 학습한다.</w:t>
      </w:r>
    </w:p>
    <w:p w14:paraId="63C08B9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CB72A1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MagicSquare 기본 규칙:</w:t>
      </w:r>
    </w:p>
    <w:p w14:paraId="49D5B9B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입력은 4x4 int 행렬이다.</w:t>
      </w:r>
    </w:p>
    <w:p w14:paraId="2741D4A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- 0은 빈칸을 의미한다.</w:t>
      </w:r>
    </w:p>
    <w:p w14:paraId="2388EA1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빈칸은 정확히 2개여야 한다.</w:t>
      </w:r>
    </w:p>
    <w:p w14:paraId="5688FD6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값의 범위는 0 또는 1~16이다.</w:t>
      </w:r>
    </w:p>
    <w:p w14:paraId="606EF13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- 0을 제외한 숫자는 중복될 수 없다.</w:t>
      </w:r>
    </w:p>
    <w:p w14:paraId="1B29F60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출력은 int[6]이다.</w:t>
      </w:r>
    </w:p>
    <w:p w14:paraId="33CF17F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좌표는 1-index 기준이다.</w:t>
      </w:r>
    </w:p>
    <w:p w14:paraId="2AD85BB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출력 형식은 [r1, c1, n1, r2, c2, n2]이다.</w:t>
      </w:r>
    </w:p>
    <w:p w14:paraId="4944542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- 4x4 마방진 상수는 34이다.</w:t>
      </w:r>
    </w:p>
    <w:p w14:paraId="5D5D249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먼저 작은 누락 숫자를 첫 번째 빈칸에, 큰 누락 숫자를 두 번째 빈칸에 넣어 시도한다.</w:t>
      </w:r>
    </w:p>
    <w:p w14:paraId="5952DA67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실패하면 반대 조합을 시도한다.</w:t>
      </w:r>
    </w:p>
    <w:p w14:paraId="5A9177C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9AE2A9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User Journey는 다음 5단계로 작성하십시오.</w:t>
      </w:r>
    </w:p>
    <w:p w14:paraId="49A506B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AFFCA9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Stage 1: Problem Recognition</w:t>
      </w:r>
    </w:p>
    <w:p w14:paraId="220ACA9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목적:</w:t>
      </w:r>
    </w:p>
    <w:p w14:paraId="130B836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학습자가 이 과제를 단순한 “마방진 구현 문제”가 아니라 “불변식 기반 설계 훈련 문제”로 인식한다.</w:t>
      </w:r>
    </w:p>
    <w:p w14:paraId="3BBD2A9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317955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포함할 내용:</w:t>
      </w:r>
    </w:p>
    <w:p w14:paraId="1AC9AE3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Action</w:t>
      </w:r>
    </w:p>
    <w:p w14:paraId="462DF60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Thinking</w:t>
      </w:r>
    </w:p>
    <w:p w14:paraId="6C44809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Emotion</w:t>
      </w:r>
    </w:p>
    <w:p w14:paraId="1B074D4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Pain Point</w:t>
      </w:r>
    </w:p>
    <w:p w14:paraId="022D281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Opportunity</w:t>
      </w:r>
    </w:p>
    <w:p w14:paraId="1966C44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Related Invariant</w:t>
      </w:r>
    </w:p>
    <w:p w14:paraId="1684C92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Expected Learning Outcome</w:t>
      </w:r>
    </w:p>
    <w:p w14:paraId="7F2613E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2D6F90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Stage 2: Contract Definition</w:t>
      </w:r>
    </w:p>
    <w:p w14:paraId="3C1CA00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목적:</w:t>
      </w:r>
    </w:p>
    <w:p w14:paraId="313399E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lastRenderedPageBreak/>
        <w:t>입력 스키마, 출력 스키마, 오류 정책을 먼저 정의한다.</w:t>
      </w:r>
    </w:p>
    <w:p w14:paraId="23A36A8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F3AF82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포함할 내용:</w:t>
      </w:r>
    </w:p>
    <w:p w14:paraId="244E45E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Action</w:t>
      </w:r>
    </w:p>
    <w:p w14:paraId="69DCC46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Thinking</w:t>
      </w:r>
    </w:p>
    <w:p w14:paraId="5567653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Emotion</w:t>
      </w:r>
    </w:p>
    <w:p w14:paraId="7AA2682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Pain Point</w:t>
      </w:r>
    </w:p>
    <w:p w14:paraId="4382D8C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Opportunity</w:t>
      </w:r>
    </w:p>
    <w:p w14:paraId="0DC3ACC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Input Contract</w:t>
      </w:r>
    </w:p>
    <w:p w14:paraId="26C9122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Output Contract</w:t>
      </w:r>
    </w:p>
    <w:p w14:paraId="0AC97E2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Error Contract</w:t>
      </w:r>
    </w:p>
    <w:p w14:paraId="6EF8F21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Expected Learning Outcome</w:t>
      </w:r>
    </w:p>
    <w:p w14:paraId="5F6CFD8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34615E7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Stage 3: Domain Separation</w:t>
      </w:r>
    </w:p>
    <w:p w14:paraId="62C3292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목적:</w:t>
      </w:r>
    </w:p>
    <w:p w14:paraId="740F1FF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마방진 문제를 작은 책임 단위로 분리한다.</w:t>
      </w:r>
    </w:p>
    <w:p w14:paraId="034A8CF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E0FB7B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포함할 도메인 후보:</w:t>
      </w:r>
    </w:p>
    <w:p w14:paraId="1C08310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BlankFinder</w:t>
      </w:r>
    </w:p>
    <w:p w14:paraId="014E2EA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MissingNumberFinder</w:t>
      </w:r>
    </w:p>
    <w:p w14:paraId="2F60138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MagicSquareValidator</w:t>
      </w:r>
    </w:p>
    <w:p w14:paraId="13DA2CF7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Solver</w:t>
      </w:r>
    </w:p>
    <w:p w14:paraId="33FBB59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A7155D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포함할 내용:</w:t>
      </w:r>
    </w:p>
    <w:p w14:paraId="48F76A0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Action</w:t>
      </w:r>
    </w:p>
    <w:p w14:paraId="56AC020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Thinking</w:t>
      </w:r>
    </w:p>
    <w:p w14:paraId="1FD7E007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Emotion</w:t>
      </w:r>
    </w:p>
    <w:p w14:paraId="37BA3992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Pain Point</w:t>
      </w:r>
    </w:p>
    <w:p w14:paraId="7E3F6562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Opportunity</w:t>
      </w:r>
    </w:p>
    <w:p w14:paraId="61216E8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Responsibility Separation</w:t>
      </w:r>
    </w:p>
    <w:p w14:paraId="5A9998FD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Related Invariant</w:t>
      </w:r>
    </w:p>
    <w:p w14:paraId="518F165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Expected Learning Outcome</w:t>
      </w:r>
    </w:p>
    <w:p w14:paraId="79593882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ED9CDC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Stage 4: Dual-Track TDD Progress</w:t>
      </w:r>
    </w:p>
    <w:p w14:paraId="34B95E5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목적:</w:t>
      </w:r>
    </w:p>
    <w:p w14:paraId="4664BE8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UI/Boundary RED와 Logic/Domain RED를 분리하여 진행한다.</w:t>
      </w:r>
    </w:p>
    <w:p w14:paraId="21EDAD6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6227EB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포함할 내용:</w:t>
      </w:r>
    </w:p>
    <w:p w14:paraId="6464300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Action</w:t>
      </w:r>
    </w:p>
    <w:p w14:paraId="729499C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Thinking</w:t>
      </w:r>
    </w:p>
    <w:p w14:paraId="49DC111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lastRenderedPageBreak/>
        <w:t>- Emotion</w:t>
      </w:r>
    </w:p>
    <w:p w14:paraId="1A88FA1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Pain Point</w:t>
      </w:r>
    </w:p>
    <w:p w14:paraId="13EE666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Opportunity</w:t>
      </w:r>
    </w:p>
    <w:p w14:paraId="3BDB131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UI RED Focus</w:t>
      </w:r>
    </w:p>
    <w:p w14:paraId="5E77865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Logic RED Focus</w:t>
      </w:r>
    </w:p>
    <w:p w14:paraId="2A69613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GREEN Minimal Implementation Principle</w:t>
      </w:r>
    </w:p>
    <w:p w14:paraId="27C2676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REFACTOR Principle</w:t>
      </w:r>
    </w:p>
    <w:p w14:paraId="680487C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Expected Learning Outcome</w:t>
      </w:r>
    </w:p>
    <w:p w14:paraId="10DA604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4AB212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Stage 5: Regression Protection</w:t>
      </w:r>
    </w:p>
    <w:p w14:paraId="542303C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목적:</w:t>
      </w:r>
    </w:p>
    <w:p w14:paraId="5E5578E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정상 케이스뿐 아니라 오류 케이스와 조합 실패 케이스를 추가하여 회귀를 방지한다.</w:t>
      </w:r>
    </w:p>
    <w:p w14:paraId="100C474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217575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포함할 회귀 보호 대상:</w:t>
      </w:r>
    </w:p>
    <w:p w14:paraId="147DA72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Edge case</w:t>
      </w:r>
    </w:p>
    <w:p w14:paraId="338340A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Input error case</w:t>
      </w:r>
    </w:p>
    <w:p w14:paraId="4D539E82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Combination failure case</w:t>
      </w:r>
    </w:p>
    <w:p w14:paraId="1BF4AD4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Output format case</w:t>
      </w:r>
    </w:p>
    <w:p w14:paraId="14A864A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B29DE5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포함할 내용:</w:t>
      </w:r>
    </w:p>
    <w:p w14:paraId="304385A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Action</w:t>
      </w:r>
    </w:p>
    <w:p w14:paraId="296A12A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Thinking</w:t>
      </w:r>
    </w:p>
    <w:p w14:paraId="655B88F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Emotion</w:t>
      </w:r>
    </w:p>
    <w:p w14:paraId="03A2007D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Pain Point</w:t>
      </w:r>
    </w:p>
    <w:p w14:paraId="78F97AF2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Opportunity</w:t>
      </w:r>
    </w:p>
    <w:p w14:paraId="15EE975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Regression Test Target</w:t>
      </w:r>
    </w:p>
    <w:p w14:paraId="7D2FCC9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Protected Contract or Invariant</w:t>
      </w:r>
    </w:p>
    <w:p w14:paraId="2DC80E8D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Expected Learning Outcome</w:t>
      </w:r>
    </w:p>
    <w:p w14:paraId="6EE3077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6A2750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출력 형식:</w:t>
      </w:r>
    </w:p>
    <w:p w14:paraId="7170D09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FFEB6B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 Level 2: User Journey — Magic Square 4x4</w:t>
      </w:r>
    </w:p>
    <w:p w14:paraId="39B3D17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2776CF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1. Persona</w:t>
      </w:r>
    </w:p>
    <w:p w14:paraId="7A9B218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C6333C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2. Journey Goal</w:t>
      </w:r>
    </w:p>
    <w:p w14:paraId="74C6486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5D4CC4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3. Journey Overview</w:t>
      </w:r>
    </w:p>
    <w:p w14:paraId="7FAE45A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BB384A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| Stage | User Action | Thinking | Pain Point | Opportunity | Learning Outcome |</w:t>
      </w:r>
    </w:p>
    <w:p w14:paraId="10F55BF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lastRenderedPageBreak/>
        <w:t>|---|---|---|---|---|---|</w:t>
      </w:r>
    </w:p>
    <w:p w14:paraId="2FD6671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F3D3B4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4. Detailed Journey</w:t>
      </w:r>
    </w:p>
    <w:p w14:paraId="7B1760BD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AE725F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### Stage 1: Problem Recognition</w:t>
      </w:r>
    </w:p>
    <w:p w14:paraId="20A8B047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Action:</w:t>
      </w:r>
    </w:p>
    <w:p w14:paraId="027F601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Thinking:</w:t>
      </w:r>
    </w:p>
    <w:p w14:paraId="6B9568E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Emotion:</w:t>
      </w:r>
    </w:p>
    <w:p w14:paraId="5DE75CD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Pain Point:</w:t>
      </w:r>
    </w:p>
    <w:p w14:paraId="0FE2522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Opportunity:</w:t>
      </w:r>
    </w:p>
    <w:p w14:paraId="7876105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Related Invariant:</w:t>
      </w:r>
    </w:p>
    <w:p w14:paraId="645D843D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Expected Learning Outcome:</w:t>
      </w:r>
    </w:p>
    <w:p w14:paraId="72A6FFA2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BA9E423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### Stage 2: Contract Definition</w:t>
      </w:r>
    </w:p>
    <w:p w14:paraId="0FA1D6F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Action:</w:t>
      </w:r>
    </w:p>
    <w:p w14:paraId="4EC0FA8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Thinking:</w:t>
      </w:r>
    </w:p>
    <w:p w14:paraId="5C56FDD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Emotion:</w:t>
      </w:r>
    </w:p>
    <w:p w14:paraId="10558FF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Pain Point:</w:t>
      </w:r>
    </w:p>
    <w:p w14:paraId="3D81465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Opportunity:</w:t>
      </w:r>
    </w:p>
    <w:p w14:paraId="2374F76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Input Contract:</w:t>
      </w:r>
    </w:p>
    <w:p w14:paraId="594455A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Output Contract:</w:t>
      </w:r>
    </w:p>
    <w:p w14:paraId="2D95DD3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Error Contract:</w:t>
      </w:r>
    </w:p>
    <w:p w14:paraId="6953D3F4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Expected Learning Outcome:</w:t>
      </w:r>
    </w:p>
    <w:p w14:paraId="4FF71D1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623F94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### Stage 3: Domain Separation</w:t>
      </w:r>
    </w:p>
    <w:p w14:paraId="3D20328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Action:</w:t>
      </w:r>
    </w:p>
    <w:p w14:paraId="173E3A6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Thinking:</w:t>
      </w:r>
    </w:p>
    <w:p w14:paraId="4954774F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Emotion:</w:t>
      </w:r>
    </w:p>
    <w:p w14:paraId="4871FA6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Pain Point:</w:t>
      </w:r>
    </w:p>
    <w:p w14:paraId="579F0532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Opportunity:</w:t>
      </w:r>
    </w:p>
    <w:p w14:paraId="0A97449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Responsibility Separation:</w:t>
      </w:r>
    </w:p>
    <w:p w14:paraId="682EAD7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Related Invariant:</w:t>
      </w:r>
    </w:p>
    <w:p w14:paraId="61C0B36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Expected Learning Outcome:</w:t>
      </w:r>
    </w:p>
    <w:p w14:paraId="38B01B3D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711C74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### Stage 4: Dual-Track TDD Progress</w:t>
      </w:r>
    </w:p>
    <w:p w14:paraId="6017D48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Action:</w:t>
      </w:r>
    </w:p>
    <w:p w14:paraId="0D40123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Thinking:</w:t>
      </w:r>
    </w:p>
    <w:p w14:paraId="6E066D3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Emotion:</w:t>
      </w:r>
    </w:p>
    <w:p w14:paraId="0797BBA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Pain Point:</w:t>
      </w:r>
    </w:p>
    <w:p w14:paraId="6306E130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Opportunity:</w:t>
      </w:r>
    </w:p>
    <w:p w14:paraId="19F9E16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lastRenderedPageBreak/>
        <w:t>- UI RED Focus:</w:t>
      </w:r>
    </w:p>
    <w:p w14:paraId="2248122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Logic RED Focus:</w:t>
      </w:r>
    </w:p>
    <w:p w14:paraId="41ECC8F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GREEN Minimal Implementation Principle:</w:t>
      </w:r>
    </w:p>
    <w:p w14:paraId="33E790E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REFACTOR Principle:</w:t>
      </w:r>
    </w:p>
    <w:p w14:paraId="55AF364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Expected Learning Outcome:</w:t>
      </w:r>
    </w:p>
    <w:p w14:paraId="3DC2106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8FBBAEC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### Stage 5: Regression Protection</w:t>
      </w:r>
    </w:p>
    <w:p w14:paraId="4C3ECD7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Action:</w:t>
      </w:r>
    </w:p>
    <w:p w14:paraId="205D575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Thinking:</w:t>
      </w:r>
    </w:p>
    <w:p w14:paraId="37ECDA9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Emotion:</w:t>
      </w:r>
    </w:p>
    <w:p w14:paraId="148B4E05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Pain Point:</w:t>
      </w:r>
    </w:p>
    <w:p w14:paraId="3F3CC3E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Opportunity:</w:t>
      </w:r>
    </w:p>
    <w:p w14:paraId="19341D3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Regression Test Target:</w:t>
      </w:r>
    </w:p>
    <w:p w14:paraId="7F522FA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Protected Contract or Invariant:</w:t>
      </w:r>
    </w:p>
    <w:p w14:paraId="0EFA337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Expected Learning Outcome:</w:t>
      </w:r>
    </w:p>
    <w:p w14:paraId="2F953F5D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BAC922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5. Journey to User Story Mapping</w:t>
      </w:r>
    </w:p>
    <w:p w14:paraId="76709572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8223318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| Journey Stage | Candidate User Story | Acceptance Criteria Direction |</w:t>
      </w:r>
    </w:p>
    <w:p w14:paraId="330F0326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|---|---|---|</w:t>
      </w:r>
    </w:p>
    <w:p w14:paraId="61F8A411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ABB0329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## 6. Traceability Link</w:t>
      </w:r>
    </w:p>
    <w:p w14:paraId="1374ED5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7C244A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| Epic Goal | Journey Stage | Invariant / Contract | Future Test Target |</w:t>
      </w:r>
    </w:p>
    <w:p w14:paraId="42D1766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|---|---|---|---|</w:t>
      </w:r>
    </w:p>
    <w:p w14:paraId="78B8AAF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F843D4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주의:</w:t>
      </w:r>
    </w:p>
    <w:p w14:paraId="6F30457A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Epic 수준의 목표를 반복하지 말고, Level 2 User Journey에 집중하십시오.</w:t>
      </w:r>
    </w:p>
    <w:p w14:paraId="29E6545B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User Story와 Task는 후보 수준으로만 제시하십시오.</w:t>
      </w:r>
    </w:p>
    <w:p w14:paraId="043EE46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실제 테스트 코드나 구현 코드는 작성하지 마십시오.</w:t>
      </w:r>
    </w:p>
    <w:p w14:paraId="7BCDFA5E" w14:textId="77777777" w:rsidR="00F8074E" w:rsidRPr="00F8074E" w:rsidRDefault="00F8074E" w:rsidP="00F8074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8074E">
        <w:rPr>
          <w:rFonts w:ascii="돋움" w:eastAsia="돋움" w:hAnsi="돋움"/>
          <w:spacing w:val="-3"/>
          <w:w w:val="95"/>
          <w:szCs w:val="20"/>
        </w:rPr>
        <w:t>- 모호한 표현을 피하고, 테스트 가능한 계약과 불변식 중심으로 작성하십시오.</w:t>
      </w:r>
    </w:p>
    <w:p w14:paraId="50C3A9E1" w14:textId="26761785" w:rsidR="008E670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E6701">
        <w:rPr>
          <w:rFonts w:ascii="돋움" w:eastAsia="돋움" w:hAnsi="돋움"/>
          <w:spacing w:val="-3"/>
          <w:w w:val="95"/>
          <w:szCs w:val="20"/>
        </w:rPr>
        <w:t>```</w:t>
      </w:r>
    </w:p>
    <w:p w14:paraId="288B8E16" w14:textId="77777777" w:rsidR="005E666A" w:rsidRDefault="005E666A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86D5C2D" w14:textId="77777777" w:rsidR="000F7DA1" w:rsidRPr="008E670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D58FF44" w14:textId="25EAA9E0" w:rsidR="000F7DA1" w:rsidRDefault="003D5176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3D5176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="000F7DA1" w:rsidRPr="003D5176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Level 3: User Stories</w:t>
      </w:r>
    </w:p>
    <w:p w14:paraId="17C0871B" w14:textId="6819F439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“기능 목록”을 만드는 것이 아니라, User Story를 테스트 가능한 계약과 불변식으로 바꾸기 위한 프롬프트</w:t>
      </w:r>
      <w:r w:rsidRPr="0065600E">
        <w:rPr>
          <w:rFonts w:ascii="돋움" w:eastAsia="돋움" w:hAnsi="돋움" w:hint="eastAsia"/>
          <w:b/>
          <w:bCs/>
          <w:spacing w:val="-3"/>
          <w:w w:val="95"/>
          <w:sz w:val="24"/>
        </w:rPr>
        <w:t>여야 합니다.</w:t>
      </w:r>
    </w:p>
    <w:p w14:paraId="25255F71" w14:textId="77777777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Epic → Journey → Story 흐름이 끊기지 않습니다</w:t>
      </w:r>
    </w:p>
    <w:p w14:paraId="25CB34D0" w14:textId="77777777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이 프롬프트는 상위 Epic과 User Journey를 명시합니다.</w:t>
      </w:r>
    </w:p>
    <w:p w14:paraId="7FB5E354" w14:textId="77777777" w:rsidR="0065600E" w:rsidRPr="0065600E" w:rsidRDefault="0065600E" w:rsidP="0065600E">
      <w:pPr>
        <w:pStyle w:val="a4"/>
        <w:numPr>
          <w:ilvl w:val="0"/>
          <w:numId w:val="1"/>
        </w:numPr>
        <w:spacing w:line="312" w:lineRule="auto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lastRenderedPageBreak/>
        <w:t>Epic → User Journey → User Story → Task</w:t>
      </w:r>
    </w:p>
    <w:p w14:paraId="7FDF1090" w14:textId="77777777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그래서 Story가 갑자기 기능 목록처럼 흩어지지 않습니다.</w:t>
      </w: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br/>
        <w:t>각 Story가 왜 필요한지 상위 목표와 연결됩니다.</w:t>
      </w:r>
    </w:p>
    <w:p w14:paraId="2B8B58AD" w14:textId="77777777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예를 들어: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5695"/>
      </w:tblGrid>
      <w:tr w:rsidR="0065600E" w:rsidRPr="0065600E" w14:paraId="04663C09" w14:textId="77777777" w:rsidTr="0065600E">
        <w:trPr>
          <w:tblHeader/>
          <w:tblCellSpacing w:w="15" w:type="dxa"/>
        </w:trPr>
        <w:tc>
          <w:tcPr>
            <w:tcW w:w="1866" w:type="pct"/>
            <w:vAlign w:val="center"/>
            <w:hideMark/>
          </w:tcPr>
          <w:p w14:paraId="1BD5C223" w14:textId="77777777" w:rsidR="0065600E" w:rsidRPr="0065600E" w:rsidRDefault="0065600E" w:rsidP="0065600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</w:pPr>
            <w:r w:rsidRPr="0065600E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Epic 목표</w:t>
            </w:r>
          </w:p>
        </w:tc>
        <w:tc>
          <w:tcPr>
            <w:tcW w:w="3063" w:type="pct"/>
            <w:vAlign w:val="center"/>
            <w:hideMark/>
          </w:tcPr>
          <w:p w14:paraId="728571A8" w14:textId="77777777" w:rsidR="0065600E" w:rsidRPr="0065600E" w:rsidRDefault="0065600E" w:rsidP="0065600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</w:pPr>
            <w:r w:rsidRPr="0065600E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User Story</w:t>
            </w:r>
          </w:p>
        </w:tc>
      </w:tr>
      <w:tr w:rsidR="0065600E" w:rsidRPr="0065600E" w14:paraId="568D2D87" w14:textId="77777777" w:rsidTr="0065600E">
        <w:trPr>
          <w:tblCellSpacing w:w="15" w:type="dxa"/>
        </w:trPr>
        <w:tc>
          <w:tcPr>
            <w:tcW w:w="1866" w:type="pct"/>
            <w:vAlign w:val="center"/>
            <w:hideMark/>
          </w:tcPr>
          <w:p w14:paraId="6119DE70" w14:textId="77777777" w:rsidR="0065600E" w:rsidRPr="0065600E" w:rsidRDefault="0065600E" w:rsidP="0065600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</w:pPr>
            <w:r w:rsidRPr="0065600E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불변식 기반 사고 훈련</w:t>
            </w:r>
          </w:p>
        </w:tc>
        <w:tc>
          <w:tcPr>
            <w:tcW w:w="3063" w:type="pct"/>
            <w:vAlign w:val="center"/>
            <w:hideMark/>
          </w:tcPr>
          <w:p w14:paraId="38775F3B" w14:textId="77777777" w:rsidR="0065600E" w:rsidRPr="0065600E" w:rsidRDefault="0065600E" w:rsidP="0065600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</w:pPr>
            <w:r w:rsidRPr="0065600E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Story 4 — 마방진 검증</w:t>
            </w:r>
          </w:p>
        </w:tc>
      </w:tr>
      <w:tr w:rsidR="0065600E" w:rsidRPr="0065600E" w14:paraId="0CA3BEB9" w14:textId="77777777" w:rsidTr="0065600E">
        <w:trPr>
          <w:tblCellSpacing w:w="15" w:type="dxa"/>
        </w:trPr>
        <w:tc>
          <w:tcPr>
            <w:tcW w:w="1866" w:type="pct"/>
            <w:vAlign w:val="center"/>
            <w:hideMark/>
          </w:tcPr>
          <w:p w14:paraId="01187EBF" w14:textId="77777777" w:rsidR="0065600E" w:rsidRPr="0065600E" w:rsidRDefault="0065600E" w:rsidP="0065600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</w:pPr>
            <w:r w:rsidRPr="0065600E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입력/출력 계약 명확화</w:t>
            </w:r>
          </w:p>
        </w:tc>
        <w:tc>
          <w:tcPr>
            <w:tcW w:w="3063" w:type="pct"/>
            <w:vAlign w:val="center"/>
            <w:hideMark/>
          </w:tcPr>
          <w:p w14:paraId="23C30BAD" w14:textId="77777777" w:rsidR="0065600E" w:rsidRPr="0065600E" w:rsidRDefault="0065600E" w:rsidP="0065600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</w:pPr>
            <w:r w:rsidRPr="0065600E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Story 1 — 입력 검증</w:t>
            </w:r>
          </w:p>
        </w:tc>
      </w:tr>
      <w:tr w:rsidR="0065600E" w:rsidRPr="0065600E" w14:paraId="2460F366" w14:textId="77777777" w:rsidTr="0065600E">
        <w:trPr>
          <w:tblCellSpacing w:w="15" w:type="dxa"/>
        </w:trPr>
        <w:tc>
          <w:tcPr>
            <w:tcW w:w="1866" w:type="pct"/>
            <w:vAlign w:val="center"/>
            <w:hideMark/>
          </w:tcPr>
          <w:p w14:paraId="00D87A24" w14:textId="77777777" w:rsidR="0065600E" w:rsidRPr="0065600E" w:rsidRDefault="0065600E" w:rsidP="0065600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</w:pPr>
            <w:r w:rsidRPr="0065600E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Dual-Track TDD 훈련</w:t>
            </w:r>
          </w:p>
        </w:tc>
        <w:tc>
          <w:tcPr>
            <w:tcW w:w="3063" w:type="pct"/>
            <w:vAlign w:val="center"/>
            <w:hideMark/>
          </w:tcPr>
          <w:p w14:paraId="0BD27862" w14:textId="77777777" w:rsidR="0065600E" w:rsidRPr="0065600E" w:rsidRDefault="0065600E" w:rsidP="0065600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</w:pPr>
            <w:r w:rsidRPr="0065600E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Story 1과 Story 2~5 분리</w:t>
            </w:r>
          </w:p>
        </w:tc>
      </w:tr>
      <w:tr w:rsidR="0065600E" w:rsidRPr="0065600E" w14:paraId="3EE0246D" w14:textId="77777777" w:rsidTr="0065600E">
        <w:trPr>
          <w:tblCellSpacing w:w="15" w:type="dxa"/>
        </w:trPr>
        <w:tc>
          <w:tcPr>
            <w:tcW w:w="1866" w:type="pct"/>
            <w:vAlign w:val="center"/>
            <w:hideMark/>
          </w:tcPr>
          <w:p w14:paraId="366668B2" w14:textId="77777777" w:rsidR="0065600E" w:rsidRPr="0065600E" w:rsidRDefault="0065600E" w:rsidP="0065600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</w:pPr>
            <w:r w:rsidRPr="0065600E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회귀 보호</w:t>
            </w:r>
          </w:p>
        </w:tc>
        <w:tc>
          <w:tcPr>
            <w:tcW w:w="3063" w:type="pct"/>
            <w:vAlign w:val="center"/>
            <w:hideMark/>
          </w:tcPr>
          <w:p w14:paraId="11CB49F0" w14:textId="77777777" w:rsidR="0065600E" w:rsidRPr="0065600E" w:rsidRDefault="0065600E" w:rsidP="0065600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</w:pPr>
            <w:r w:rsidRPr="0065600E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각 Story의 Future RED Test Direction</w:t>
            </w:r>
          </w:p>
        </w:tc>
      </w:tr>
    </w:tbl>
    <w:p w14:paraId="15B2F5F1" w14:textId="415180AE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 w:hint="eastAsia"/>
          <w:b/>
          <w:bCs/>
          <w:spacing w:val="-3"/>
          <w:w w:val="95"/>
          <w:sz w:val="24"/>
        </w:rPr>
        <w:t>따라서,다음의 내용을 포함해야 합니다.</w:t>
      </w:r>
    </w:p>
    <w:p w14:paraId="0F2916FC" w14:textId="739AE142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1. User Story가 Epic과 User Journey에 연결된다.</w:t>
      </w:r>
    </w:p>
    <w:p w14:paraId="36638A27" w14:textId="77777777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2. Boundary와 Domain 책임이 분리된다.</w:t>
      </w:r>
    </w:p>
    <w:p w14:paraId="23B7D462" w14:textId="77777777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3. Acceptance Criteria가 테스트 가능한 문장으로 정리된다.</w:t>
      </w:r>
    </w:p>
    <w:p w14:paraId="5E5B81C0" w14:textId="77777777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4. Magic Square의 핵심 불변식 34가 빠지지 않는다.</w:t>
      </w:r>
    </w:p>
    <w:p w14:paraId="778D8DE5" w14:textId="77777777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5. int[6], 1-index 출력 계약이 명확해진다.</w:t>
      </w:r>
    </w:p>
    <w:p w14:paraId="0C8980A8" w14:textId="77777777" w:rsidR="0065600E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6. 실패 정책을 미리 드러낸다.</w:t>
      </w:r>
    </w:p>
    <w:p w14:paraId="029C62A5" w14:textId="12196741" w:rsidR="005313CB" w:rsidRPr="0065600E" w:rsidRDefault="0065600E" w:rsidP="0065600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65600E">
        <w:rPr>
          <w:rFonts w:ascii="돋움" w:eastAsia="돋움" w:hAnsi="돋움"/>
          <w:b/>
          <w:bCs/>
          <w:spacing w:val="-3"/>
          <w:w w:val="95"/>
          <w:sz w:val="24"/>
        </w:rPr>
        <w:t>7. 다음 단계인 RED 테스트 계획으로 바로 이어진다.</w:t>
      </w:r>
    </w:p>
    <w:p w14:paraId="25C41D03" w14:textId="77777777" w:rsidR="005313CB" w:rsidRPr="003D5176" w:rsidRDefault="005313CB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5C5BFE5A" w14:textId="77777777" w:rsidR="008E6701" w:rsidRPr="008E6701" w:rsidRDefault="008E6701" w:rsidP="008E6701">
      <w:pPr>
        <w:spacing w:before="60" w:after="60"/>
      </w:pPr>
      <w:r w:rsidRPr="008E6701">
        <w:rPr>
          <w:rFonts w:ascii="Arial" w:eastAsia="Arial" w:hAnsi="Arial" w:cs="Arial"/>
          <w:b/>
          <w:bCs/>
          <w:color w:val="222222"/>
        </w:rPr>
        <w:t>▶ 프롬프트</w:t>
      </w:r>
    </w:p>
    <w:p w14:paraId="5A45CE6F" w14:textId="77777777" w:rsidR="000F7DA1" w:rsidRPr="000F7DA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30D668B" w14:textId="77777777" w:rsidR="000F7DA1" w:rsidRPr="008E670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E6701">
        <w:rPr>
          <w:rFonts w:ascii="돋움" w:eastAsia="돋움" w:hAnsi="돋움"/>
          <w:spacing w:val="-3"/>
          <w:w w:val="95"/>
          <w:szCs w:val="20"/>
        </w:rPr>
        <w:t>```</w:t>
      </w:r>
    </w:p>
    <w:p w14:paraId="5182300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Level 3: Magic Square 프로젝트의 User Stories를 작성해 주세요.</w:t>
      </w:r>
    </w:p>
    <w:p w14:paraId="0A7A655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48DEBA2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맥락</w:t>
      </w:r>
      <w:r w:rsidRPr="00A00E6F">
        <w:rPr>
          <w:rFonts w:ascii="돋움" w:eastAsia="돋움" w:hAnsi="돋움"/>
          <w:spacing w:val="-3"/>
          <w:w w:val="95"/>
          <w:szCs w:val="20"/>
        </w:rPr>
        <w:t>:</w:t>
      </w:r>
    </w:p>
    <w:p w14:paraId="23956E76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이</w:t>
      </w:r>
      <w:r w:rsidRPr="00A00E6F">
        <w:rPr>
          <w:rFonts w:ascii="돋움" w:eastAsia="돋움" w:hAnsi="돋움"/>
          <w:spacing w:val="-3"/>
          <w:w w:val="95"/>
          <w:szCs w:val="20"/>
        </w:rPr>
        <w:t xml:space="preserve"> 작업은 다음 흐름의 일부입니다.</w:t>
      </w:r>
    </w:p>
    <w:p w14:paraId="36BB58B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C4758F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Epic → User Journey → User Story → Task</w:t>
      </w:r>
    </w:p>
    <w:p w14:paraId="682DF36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5E04655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상위</w:t>
      </w:r>
      <w:r w:rsidRPr="00A00E6F">
        <w:rPr>
          <w:rFonts w:ascii="돋움" w:eastAsia="돋움" w:hAnsi="돋움"/>
          <w:spacing w:val="-3"/>
          <w:w w:val="95"/>
          <w:szCs w:val="20"/>
        </w:rPr>
        <w:t xml:space="preserve"> Epic:</w:t>
      </w:r>
    </w:p>
    <w:p w14:paraId="47F70B63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“불변식</w:t>
      </w:r>
      <w:r w:rsidRPr="00A00E6F">
        <w:rPr>
          <w:rFonts w:ascii="돋움" w:eastAsia="돋움" w:hAnsi="돋움"/>
          <w:spacing w:val="-3"/>
          <w:w w:val="95"/>
          <w:szCs w:val="20"/>
        </w:rPr>
        <w:t xml:space="preserve"> 기반 사고 훈련 시스템 구축”</w:t>
      </w:r>
    </w:p>
    <w:p w14:paraId="6B7CAD01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905E99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상위</w:t>
      </w:r>
      <w:r w:rsidRPr="00A00E6F">
        <w:rPr>
          <w:rFonts w:ascii="돋움" w:eastAsia="돋움" w:hAnsi="돋움"/>
          <w:spacing w:val="-3"/>
          <w:w w:val="95"/>
          <w:szCs w:val="20"/>
        </w:rPr>
        <w:t xml:space="preserve"> User Journey:</w:t>
      </w:r>
    </w:p>
    <w:p w14:paraId="62DFF563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학습자는</w:t>
      </w:r>
      <w:r w:rsidRPr="00A00E6F">
        <w:rPr>
          <w:rFonts w:ascii="돋움" w:eastAsia="돋움" w:hAnsi="돋움"/>
          <w:spacing w:val="-3"/>
          <w:w w:val="95"/>
          <w:szCs w:val="20"/>
        </w:rPr>
        <w:t xml:space="preserve"> 문제를 인식하고, 입력/출력 계약을 정의하고, 도메인 책임을 분리하고,</w:t>
      </w:r>
    </w:p>
    <w:p w14:paraId="44D5D080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Dual-Track UI + Logic TDD를 적용하며, 회귀 테스트로 품질을 보호합니다.</w:t>
      </w:r>
    </w:p>
    <w:p w14:paraId="59AC89C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B2F6C5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중요</w:t>
      </w:r>
      <w:r w:rsidRPr="00A00E6F">
        <w:rPr>
          <w:rFonts w:ascii="돋움" w:eastAsia="돋움" w:hAnsi="돋움"/>
          <w:spacing w:val="-3"/>
          <w:w w:val="95"/>
          <w:szCs w:val="20"/>
        </w:rPr>
        <w:t>:</w:t>
      </w:r>
    </w:p>
    <w:p w14:paraId="755D256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구현 코드를 작성하지 마십시오.</w:t>
      </w:r>
    </w:p>
    <w:p w14:paraId="117065F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테스트 코드를 작성하지 마십시오.</w:t>
      </w:r>
    </w:p>
    <w:p w14:paraId="2004794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파일을 생성하지 마십시오.</w:t>
      </w:r>
    </w:p>
    <w:p w14:paraId="66ADED70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아직 Task 수준으로 세분화하지 마십시오.</w:t>
      </w:r>
    </w:p>
    <w:p w14:paraId="397ACE8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오직 User Story와 Acceptance Criteria만 작성하십시오.</w:t>
      </w:r>
    </w:p>
    <w:p w14:paraId="37531AD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모든 Acceptance Criteria는 테스트 가능한 문장으로 작성하십시오.</w:t>
      </w:r>
    </w:p>
    <w:p w14:paraId="0A3A851A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Boundary Story와 Domain Story를 분리하십시오.</w:t>
      </w:r>
    </w:p>
    <w:p w14:paraId="0210F0B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각 Story마다 보호하는 Contract 또는 Invariant를 명시하십시오.</w:t>
      </w:r>
    </w:p>
    <w:p w14:paraId="5EF068A3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7EB1739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프로젝트</w:t>
      </w:r>
      <w:r w:rsidRPr="00A00E6F">
        <w:rPr>
          <w:rFonts w:ascii="돋움" w:eastAsia="돋움" w:hAnsi="돋움"/>
          <w:spacing w:val="-3"/>
          <w:w w:val="95"/>
          <w:szCs w:val="20"/>
        </w:rPr>
        <w:t>:</w:t>
      </w:r>
    </w:p>
    <w:p w14:paraId="20E6C6A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Magic Square 4x4 TDD Practice</w:t>
      </w:r>
    </w:p>
    <w:p w14:paraId="5060433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8009969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도메인</w:t>
      </w:r>
      <w:r w:rsidRPr="00A00E6F">
        <w:rPr>
          <w:rFonts w:ascii="돋움" w:eastAsia="돋움" w:hAnsi="돋움"/>
          <w:spacing w:val="-3"/>
          <w:w w:val="95"/>
          <w:szCs w:val="20"/>
        </w:rPr>
        <w:t xml:space="preserve"> 규칙:</w:t>
      </w:r>
    </w:p>
    <w:p w14:paraId="6A0A1C9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입력은 4x4 int 행렬입니다.</w:t>
      </w:r>
    </w:p>
    <w:p w14:paraId="20F7F00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- 0은 빈칸을 의미합니다.</w:t>
      </w:r>
    </w:p>
    <w:p w14:paraId="62C0EDB9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빈칸은 정확히 2개여야 합니다.</w:t>
      </w:r>
    </w:p>
    <w:p w14:paraId="1E6CCB9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유효한 값은 0 또는 1부터 16까지입니다.</w:t>
      </w:r>
    </w:p>
    <w:p w14:paraId="4ECB4396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- 0을 제외한 숫자는 중복될 수 없습니다.</w:t>
      </w:r>
    </w:p>
    <w:p w14:paraId="66ECA243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- 4x4 마방진 상수는 34입니다.</w:t>
      </w:r>
    </w:p>
    <w:p w14:paraId="1F19DD3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출력은 int[6]입니다.</w:t>
      </w:r>
    </w:p>
    <w:p w14:paraId="3E47C6D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최종 출력 좌표는 1-index 기준입니다.</w:t>
      </w:r>
    </w:p>
    <w:p w14:paraId="62A413B9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출력 형식은 [r1, c1, n1, r2, c2, n2]입니다.</w:t>
      </w:r>
    </w:p>
    <w:p w14:paraId="4B959672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4B95F0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다음</w:t>
      </w:r>
      <w:r w:rsidRPr="00A00E6F">
        <w:rPr>
          <w:rFonts w:ascii="돋움" w:eastAsia="돋움" w:hAnsi="돋움"/>
          <w:spacing w:val="-3"/>
          <w:w w:val="95"/>
          <w:szCs w:val="20"/>
        </w:rPr>
        <w:t xml:space="preserve"> User Stories를 작성하십시오.</w:t>
      </w:r>
    </w:p>
    <w:p w14:paraId="167F00DC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150BAA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Story 1 — 입력 검증</w:t>
      </w:r>
    </w:p>
    <w:p w14:paraId="31169F5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BEBCFA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As a learner,</w:t>
      </w:r>
    </w:p>
    <w:p w14:paraId="308A2DF5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I want the Boundary layer to validate the input matrix before calling Domain logic,</w:t>
      </w:r>
    </w:p>
    <w:p w14:paraId="4011E63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So that invalid data is never transmitted to the Domain layer.</w:t>
      </w:r>
    </w:p>
    <w:p w14:paraId="09BADB5A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07DC4B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Acceptance Criteria:</w:t>
      </w:r>
    </w:p>
    <w:p w14:paraId="53F08316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입력이 4x4가 아니면 정의된 검증 실패를 반환하거나 발생시킨다.</w:t>
      </w:r>
    </w:p>
    <w:p w14:paraId="4CE1BE5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빈칸 개수가 정확히 2개가 아니면 정의된 검증 실패를 반환하거나 발생시킨다.</w:t>
      </w:r>
    </w:p>
    <w:p w14:paraId="0B4F867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값이 0 또는 1부터 16 범위를 벗어나면 정의된 검증 실패를 반환하거나 발생시킨다.</w:t>
      </w:r>
    </w:p>
    <w:p w14:paraId="04E656E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- 0을 제외한 중복 숫자가 있으면 정의된 검증 실패를 반환하거나 발생시킨다.</w:t>
      </w:r>
    </w:p>
    <w:p w14:paraId="13A197D2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검증에 실패하면 Domain resolver는 호출되지 않아야 한다.</w:t>
      </w:r>
    </w:p>
    <w:p w14:paraId="3949FEF9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6C76C53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lastRenderedPageBreak/>
        <w:t>Story 2 — 빈칸 좌표 탐색</w:t>
      </w:r>
    </w:p>
    <w:p w14:paraId="0B938C2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673E85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As a learner,</w:t>
      </w:r>
    </w:p>
    <w:p w14:paraId="17A5325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I want to find the exact coordinates of the two blank cells,</w:t>
      </w:r>
    </w:p>
    <w:p w14:paraId="3788FA30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So that candidate number combinations can be applied correctly.</w:t>
      </w:r>
    </w:p>
    <w:p w14:paraId="1CF2E153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CBAF77C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Acceptance Criteria:</w:t>
      </w:r>
    </w:p>
    <w:p w14:paraId="1BB50AB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값이 0인 셀을 빈칸으로 탐지한다.</w:t>
      </w:r>
    </w:p>
    <w:p w14:paraId="0B68F0F1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정확히 두 개의 빈칸 좌표를 반환한다.</w:t>
      </w:r>
    </w:p>
    <w:p w14:paraId="53EFF496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좌표는 row-major 순서로 반환한다.</w:t>
      </w:r>
    </w:p>
    <w:p w14:paraId="378710A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내부 좌표 기준이 0-index인지 1-index인지 명시한다.</w:t>
      </w:r>
    </w:p>
    <w:p w14:paraId="5397DC85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3F3B715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Story 3 — 누락 숫자 탐색</w:t>
      </w:r>
    </w:p>
    <w:p w14:paraId="37C34F29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AC0AA0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As a learner,</w:t>
      </w:r>
    </w:p>
    <w:p w14:paraId="2C47384A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I want to find the two numbers missing from 1 through 16,</w:t>
      </w:r>
    </w:p>
    <w:p w14:paraId="43474AB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So that they can be used as candidates for the blank cells.</w:t>
      </w:r>
    </w:p>
    <w:p w14:paraId="210B4F6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9F1662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Acceptance Criteria:</w:t>
      </w:r>
    </w:p>
    <w:p w14:paraId="4CE9A4B0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- 0은 빈칸을 의미하므로 누락 숫자 계산에서 제외한다.</w:t>
      </w:r>
    </w:p>
    <w:p w14:paraId="3A5FD3B2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- 1부터 16 사이에서 정확히 두 개의 누락 숫자를 찾는다.</w:t>
      </w:r>
    </w:p>
    <w:p w14:paraId="094932C0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누락 숫자는 오름차순으로 반환한다.</w:t>
      </w:r>
    </w:p>
    <w:p w14:paraId="582CB67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6617881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Story 4 — 마방진 검증</w:t>
      </w:r>
    </w:p>
    <w:p w14:paraId="2458D551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EFC3FD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As a learner,</w:t>
      </w:r>
    </w:p>
    <w:p w14:paraId="2E2A1CE2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I want to verify whether a completed 4x4 grid satisfies the magic square invariant,</w:t>
      </w:r>
    </w:p>
    <w:p w14:paraId="20A2D4A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So that only valid magic square results are accepted.</w:t>
      </w:r>
    </w:p>
    <w:p w14:paraId="21C5009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DB5106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Acceptance Criteria:</w:t>
      </w:r>
    </w:p>
    <w:p w14:paraId="46430DF1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모든 행의 합은 34와 같아야 한다.</w:t>
      </w:r>
    </w:p>
    <w:p w14:paraId="157ABE2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모든 열의 합은 34와 같아야 한다.</w:t>
      </w:r>
    </w:p>
    <w:p w14:paraId="20DEA635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두 대각선의 합은 각각 34와 같아야 한다.</w:t>
      </w:r>
    </w:p>
    <w:p w14:paraId="189AFB46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모든 행, 열, 대각선 조건을 만족할 때만 true를 반환한다.</w:t>
      </w:r>
    </w:p>
    <w:p w14:paraId="0CA672D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하나의 조건이라도 실패하면 false를 반환한다.</w:t>
      </w:r>
    </w:p>
    <w:p w14:paraId="6891583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AF2C85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Story 5 — 두 가지 조합 시도</w:t>
      </w:r>
    </w:p>
    <w:p w14:paraId="3EFD9E6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2B3CB76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As a learner,</w:t>
      </w:r>
    </w:p>
    <w:p w14:paraId="66913E1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I want the solver to try both possible missing-number combinations,</w:t>
      </w:r>
    </w:p>
    <w:p w14:paraId="6D08CCFA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lastRenderedPageBreak/>
        <w:t>So that it can find the valid magic square result without hardcoding the answer.</w:t>
      </w:r>
    </w:p>
    <w:p w14:paraId="05AC88FC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70FF042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Acceptance Criteria:</w:t>
      </w:r>
    </w:p>
    <w:p w14:paraId="4980DD1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먼저 작은 누락 숫자를 첫 번째 빈칸에, 큰 누락 숫자를 두 번째 빈칸에 넣어 시도한다.</w:t>
      </w:r>
    </w:p>
    <w:p w14:paraId="6FAF396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첫 번째 조합이 실패하면 반대 조합을 시도한다.</w:t>
      </w:r>
    </w:p>
    <w:p w14:paraId="303B555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성공한 결과를 int[6]으로 반환한다.</w:t>
      </w:r>
    </w:p>
    <w:p w14:paraId="6F464B9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최종 출력 좌표는 1-index 기준이어야 한다.</w:t>
      </w:r>
    </w:p>
    <w:p w14:paraId="76CFB1C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최종 출력 형식은 [r1, c1, n1, r2, c2, n2]이어야 한다.</w:t>
      </w:r>
    </w:p>
    <w:p w14:paraId="18E4274A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반환 배열의 길이는 6이어야 한다.</w:t>
      </w:r>
    </w:p>
    <w:p w14:paraId="03C40F70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두 조합 모두 마방진을 만들지 못하면 정의된 실패를 반환하거나 발생시킨다.</w:t>
      </w:r>
    </w:p>
    <w:p w14:paraId="1390EF1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A31100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출력</w:t>
      </w:r>
      <w:r w:rsidRPr="00A00E6F">
        <w:rPr>
          <w:rFonts w:ascii="돋움" w:eastAsia="돋움" w:hAnsi="돋움"/>
          <w:spacing w:val="-3"/>
          <w:w w:val="95"/>
          <w:szCs w:val="20"/>
        </w:rPr>
        <w:t xml:space="preserve"> 형식:</w:t>
      </w:r>
    </w:p>
    <w:p w14:paraId="0741ECF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72C6739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# Level 3: User Stories — Magic Square 4x4</w:t>
      </w:r>
    </w:p>
    <w:p w14:paraId="4D809E9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A51F3F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## Story Overview</w:t>
      </w:r>
    </w:p>
    <w:p w14:paraId="1509C332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29214E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| Story ID | Story Name | Layer | Protected Contract / Invariant |</w:t>
      </w:r>
    </w:p>
    <w:p w14:paraId="2939B80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|---|---|---|---|</w:t>
      </w:r>
    </w:p>
    <w:p w14:paraId="26563FB6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5D6E80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## Story 1 — 입력 검증</w:t>
      </w:r>
    </w:p>
    <w:p w14:paraId="3091511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Layer:</w:t>
      </w:r>
    </w:p>
    <w:p w14:paraId="51E1417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User Story:</w:t>
      </w:r>
    </w:p>
    <w:p w14:paraId="499A399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Acceptance Criteria:</w:t>
      </w:r>
    </w:p>
    <w:p w14:paraId="3CA04640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Protected Contract:</w:t>
      </w:r>
    </w:p>
    <w:p w14:paraId="6BB3CA6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Future RED Test Direction:</w:t>
      </w:r>
    </w:p>
    <w:p w14:paraId="6B68EAB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3018743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## Story 2 — 빈칸 좌표 탐색</w:t>
      </w:r>
    </w:p>
    <w:p w14:paraId="5CAED6E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Layer:</w:t>
      </w:r>
    </w:p>
    <w:p w14:paraId="3A773349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User Story:</w:t>
      </w:r>
    </w:p>
    <w:p w14:paraId="09F7496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Acceptance Criteria:</w:t>
      </w:r>
    </w:p>
    <w:p w14:paraId="6EC855C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Protected Invariant:</w:t>
      </w:r>
    </w:p>
    <w:p w14:paraId="169081B3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Future RED Test Direction:</w:t>
      </w:r>
    </w:p>
    <w:p w14:paraId="40CC7CFB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FE37190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## Story 3 — 누락 숫자 탐색</w:t>
      </w:r>
    </w:p>
    <w:p w14:paraId="53888CFC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Layer:</w:t>
      </w:r>
    </w:p>
    <w:p w14:paraId="38957A23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User Story:</w:t>
      </w:r>
    </w:p>
    <w:p w14:paraId="597B5B5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Acceptance Criteria:</w:t>
      </w:r>
    </w:p>
    <w:p w14:paraId="6C6C1582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Protected Invariant:</w:t>
      </w:r>
    </w:p>
    <w:p w14:paraId="09821491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Future RED Test Direction:</w:t>
      </w:r>
    </w:p>
    <w:p w14:paraId="5E5BA75C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D306676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## Story 4 — 마방진 검증</w:t>
      </w:r>
    </w:p>
    <w:p w14:paraId="44D7A83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Layer:</w:t>
      </w:r>
    </w:p>
    <w:p w14:paraId="205E113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User Story:</w:t>
      </w:r>
    </w:p>
    <w:p w14:paraId="53C82C46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Acceptance Criteria:</w:t>
      </w:r>
    </w:p>
    <w:p w14:paraId="41574E79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Protected Invariant:</w:t>
      </w:r>
    </w:p>
    <w:p w14:paraId="4D6A580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Future RED Test Direction:</w:t>
      </w:r>
    </w:p>
    <w:p w14:paraId="03BF660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0BAB6F8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## Story 5 — 두 가지 조합 시도</w:t>
      </w:r>
    </w:p>
    <w:p w14:paraId="760A3569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Layer:</w:t>
      </w:r>
    </w:p>
    <w:p w14:paraId="00AFFDE0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User Story:</w:t>
      </w:r>
    </w:p>
    <w:p w14:paraId="7AAB303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Acceptance Criteria:</w:t>
      </w:r>
    </w:p>
    <w:p w14:paraId="1466D1BC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Protected Contract / Invariant:</w:t>
      </w:r>
    </w:p>
    <w:p w14:paraId="4788C71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Future RED Test Direction:</w:t>
      </w:r>
    </w:p>
    <w:p w14:paraId="654A236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83E12A4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## Traceability Matrix</w:t>
      </w:r>
    </w:p>
    <w:p w14:paraId="305E1C0F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567364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| Epic Goal | Journey Stage | User Story | Acceptance Criteria | Future Test Target |</w:t>
      </w:r>
    </w:p>
    <w:p w14:paraId="039B136D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|---|---|---|---|---|</w:t>
      </w:r>
    </w:p>
    <w:p w14:paraId="6F44DBD7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FB2BD7E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 w:hint="eastAsia"/>
          <w:spacing w:val="-3"/>
          <w:w w:val="95"/>
          <w:szCs w:val="20"/>
        </w:rPr>
        <w:t>주의</w:t>
      </w:r>
      <w:r w:rsidRPr="00A00E6F">
        <w:rPr>
          <w:rFonts w:ascii="돋움" w:eastAsia="돋움" w:hAnsi="돋움"/>
          <w:spacing w:val="-3"/>
          <w:w w:val="95"/>
          <w:szCs w:val="20"/>
        </w:rPr>
        <w:t>:</w:t>
      </w:r>
    </w:p>
    <w:p w14:paraId="471C6450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아직 Task로 분해하지 마십시오.</w:t>
      </w:r>
    </w:p>
    <w:p w14:paraId="27412D3A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실제 테스트 함수나 구현 코드는 작성하지 마십시오.</w:t>
      </w:r>
    </w:p>
    <w:p w14:paraId="0A70CD96" w14:textId="77777777" w:rsidR="00A00E6F" w:rsidRPr="00A00E6F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Acceptance Criteria는 반드시 테스트 가능한 문장으로 작성하십시오.</w:t>
      </w:r>
    </w:p>
    <w:p w14:paraId="46998174" w14:textId="248B99DC" w:rsidR="000F7DA1" w:rsidRPr="008E6701" w:rsidRDefault="00A00E6F" w:rsidP="00A00E6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00E6F">
        <w:rPr>
          <w:rFonts w:ascii="돋움" w:eastAsia="돋움" w:hAnsi="돋움"/>
          <w:spacing w:val="-3"/>
          <w:w w:val="95"/>
          <w:szCs w:val="20"/>
        </w:rPr>
        <w:t>- 모호한 표현을 피하십시오.</w:t>
      </w:r>
    </w:p>
    <w:p w14:paraId="0A082CC4" w14:textId="77777777" w:rsidR="000F7DA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0F7DA1">
        <w:rPr>
          <w:rFonts w:ascii="돋움" w:eastAsia="돋움" w:hAnsi="돋움"/>
          <w:spacing w:val="-3"/>
          <w:w w:val="95"/>
          <w:sz w:val="24"/>
        </w:rPr>
        <w:t>```</w:t>
      </w:r>
    </w:p>
    <w:p w14:paraId="378A2FBE" w14:textId="3D53F6AB" w:rsidR="00C37B66" w:rsidRDefault="00C37B66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C37B66">
        <w:rPr>
          <w:rFonts w:ascii="돋움" w:eastAsia="돋움" w:hAnsi="돋움"/>
          <w:noProof/>
          <w:spacing w:val="-3"/>
          <w:w w:val="95"/>
          <w:sz w:val="24"/>
        </w:rPr>
        <w:lastRenderedPageBreak/>
        <w:drawing>
          <wp:inline distT="0" distB="0" distL="0" distR="0" wp14:anchorId="592ACD05" wp14:editId="5A081CEB">
            <wp:extent cx="4836182" cy="3052946"/>
            <wp:effectExtent l="0" t="0" r="2540" b="0"/>
            <wp:docPr id="31485655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3CF75714-FBC4-A2AE-C39E-E6AB980397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3CF75714-FBC4-A2AE-C39E-E6AB980397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36182" cy="30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17EB" w14:textId="77777777" w:rsidR="00975778" w:rsidRDefault="00975778" w:rsidP="000F7DA1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76AA04B6" w14:textId="3E21919D" w:rsidR="000F7DA1" w:rsidRDefault="003D5176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3D5176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="000F7DA1" w:rsidRPr="003D5176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 xml:space="preserve">Level 4:구현 시나리오 </w:t>
      </w:r>
      <w:r w:rsidR="008E6701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–</w:t>
      </w:r>
      <w:r w:rsidR="000F7DA1" w:rsidRPr="003D5176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 xml:space="preserve"> Technical</w:t>
      </w:r>
    </w:p>
    <w:p w14:paraId="7B0889BE" w14:textId="24F6E85B" w:rsidR="00975778" w:rsidRPr="002D6F15" w:rsidRDefault="002D6F15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Scenario: small → first blank 시도는 실패하고, reverse 시도로 마방진이 완성된다</w:t>
      </w:r>
      <w:r w:rsidRPr="002D6F15">
        <w:rPr>
          <w:rFonts w:ascii="돋움" w:eastAsia="돋움" w:hAnsi="돋움" w:hint="eastAsia"/>
          <w:b/>
          <w:bCs/>
          <w:spacing w:val="-3"/>
          <w:w w:val="95"/>
          <w:sz w:val="24"/>
        </w:rPr>
        <w:t>.</w:t>
      </w:r>
      <w:r w:rsidRPr="002D6F15">
        <w:rPr>
          <w:rFonts w:ascii="굴림" w:eastAsia="굴림" w:hAnsi="굴림" w:cs="굴림"/>
          <w:color w:val="auto"/>
          <w:kern w:val="0"/>
          <w:sz w:val="22"/>
          <w:szCs w:val="22"/>
          <w:shd w:val="clear" w:color="auto" w:fill="auto"/>
        </w:rPr>
        <w:t xml:space="preserve"> 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“small-first 실패 후 reverse 성공” 시나리오</w:t>
      </w:r>
      <w:r>
        <w:rPr>
          <w:rFonts w:ascii="돋움" w:eastAsia="돋움" w:hAnsi="돋움" w:hint="eastAsia"/>
          <w:b/>
          <w:bCs/>
          <w:spacing w:val="-3"/>
          <w:w w:val="95"/>
          <w:sz w:val="24"/>
        </w:rPr>
        <w:t xml:space="preserve">로서, 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“작은 수 우선 배치 성공” 시나리오가 아니라, “작은 수 우선 배치 실패 후 반대 조합 성공” 시나리오</w:t>
      </w:r>
      <w:r>
        <w:rPr>
          <w:rFonts w:ascii="돋움" w:eastAsia="돋움" w:hAnsi="돋움" w:hint="eastAsia"/>
          <w:b/>
          <w:bCs/>
          <w:spacing w:val="-3"/>
          <w:w w:val="95"/>
          <w:sz w:val="24"/>
        </w:rPr>
        <w:t>입니다.</w:t>
      </w:r>
    </w:p>
    <w:p w14:paraId="22A4BBD0" w14:textId="2E8DE726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행렬은:</w:t>
      </w:r>
    </w:p>
    <w:p w14:paraId="4EC3833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| 16 |  2 |  3 | 13 |</w:t>
      </w:r>
    </w:p>
    <w:p w14:paraId="2D2E2180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|  5 | 11 | 10 |  8 |</w:t>
      </w:r>
    </w:p>
    <w:p w14:paraId="70B7B36C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|  9 |  7 |  0 | 12 |</w:t>
      </w:r>
    </w:p>
    <w:p w14:paraId="24C5E259" w14:textId="5ACFCB50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|  4 | 14 | 15 |  0 |</w:t>
      </w:r>
    </w:p>
    <w:p w14:paraId="5689244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작은 수 먼저 배치 성공 시나리오가 아니라,</w:t>
      </w:r>
    </w:p>
    <w:p w14:paraId="6640CD18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1차: 작은 수 1 → 첫 번째 빈칸, 큰 수 6 → 두 번째 빈칸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br/>
        <w:t>결과: 실패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br/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br/>
        <w:t>2차: 큰 수 6 → 첫 번째 빈칸, 작은 수 1 → 두 번째 빈칸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br/>
        <w:t>결과: 성공</w:t>
      </w:r>
    </w:p>
    <w:p w14:paraId="5F08F8BE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인 reverse 성공 시나리오입니다.</w:t>
      </w:r>
    </w:p>
    <w:p w14:paraId="763B87DB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따라서 Level 4 시나리오 제목은 이렇게 잡으면 됩니다.</w:t>
      </w:r>
    </w:p>
    <w:p w14:paraId="64D7DFE8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Scenario: 작은 수 우선 배치가 실패하고 반대 조합으로 마방진이 완성된다</w:t>
      </w:r>
    </w:p>
    <w:p w14:paraId="48B5B128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기대 반환값은:</w:t>
      </w:r>
    </w:p>
    <w:p w14:paraId="7D5A184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[3, 3, 6, 4, 4, 1]</w:t>
      </w:r>
    </w:p>
    <w:p w14:paraId="54FFDDD7" w14:textId="77777777" w:rsidR="00975778" w:rsidRPr="002D6F15" w:rsidRDefault="00975778" w:rsidP="0097577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</w:p>
    <w:p w14:paraId="34A77F1C" w14:textId="448F5B21" w:rsidR="00975778" w:rsidRPr="002D6F15" w:rsidRDefault="00975778" w:rsidP="0097577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t>small → first blank 시도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br/>
        <w:t>↓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br/>
        <w:t>실패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br/>
        <w:t>↓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br/>
        <w:t>reverse 시도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br/>
        <w:t>↓</w:t>
      </w:r>
      <w:r w:rsidRPr="002D6F15">
        <w:rPr>
          <w:rFonts w:ascii="돋움" w:eastAsia="돋움" w:hAnsi="돋움"/>
          <w:b/>
          <w:bCs/>
          <w:spacing w:val="-3"/>
          <w:w w:val="95"/>
          <w:sz w:val="24"/>
        </w:rPr>
        <w:br/>
        <w:t>성공</w:t>
      </w:r>
    </w:p>
    <w:p w14:paraId="35A901AA" w14:textId="77777777" w:rsidR="00975778" w:rsidRDefault="00975778" w:rsidP="0097577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74CB5940" w14:textId="5EA50422" w:rsidR="008E6701" w:rsidRPr="008E6701" w:rsidRDefault="008E6701" w:rsidP="008E6701">
      <w:pPr>
        <w:spacing w:before="60" w:after="60"/>
      </w:pPr>
      <w:r w:rsidRPr="008E6701">
        <w:rPr>
          <w:rFonts w:ascii="Arial" w:eastAsia="Arial" w:hAnsi="Arial" w:cs="Arial"/>
          <w:b/>
          <w:bCs/>
          <w:color w:val="222222"/>
        </w:rPr>
        <w:t xml:space="preserve">▶ </w:t>
      </w:r>
      <w:r w:rsidR="002D6F15" w:rsidRPr="002D6F15">
        <w:rPr>
          <w:rFonts w:ascii="Arial" w:eastAsia="Arial" w:hAnsi="Arial" w:cs="Arial"/>
          <w:b/>
          <w:bCs/>
          <w:color w:val="222222"/>
        </w:rPr>
        <w:t>RED Test ID</w:t>
      </w:r>
      <w:r w:rsidR="002D6F15" w:rsidRPr="002D6F15">
        <w:rPr>
          <w:rFonts w:ascii="맑은 고딕" w:eastAsia="맑은 고딕" w:hAnsi="맑은 고딕" w:cs="맑은 고딕" w:hint="eastAsia"/>
          <w:b/>
          <w:bCs/>
          <w:color w:val="222222"/>
        </w:rPr>
        <w:t>와</w:t>
      </w:r>
      <w:r w:rsidR="002D6F15" w:rsidRPr="002D6F15">
        <w:rPr>
          <w:rFonts w:ascii="Arial" w:eastAsia="Arial" w:hAnsi="Arial" w:cs="Arial"/>
          <w:b/>
          <w:bCs/>
          <w:color w:val="222222"/>
        </w:rPr>
        <w:t xml:space="preserve"> Implementation Task</w:t>
      </w:r>
      <w:r w:rsidR="002D6F15" w:rsidRPr="002D6F15">
        <w:rPr>
          <w:rFonts w:ascii="맑은 고딕" w:eastAsia="맑은 고딕" w:hAnsi="맑은 고딕" w:cs="맑은 고딕" w:hint="eastAsia"/>
          <w:b/>
          <w:bCs/>
          <w:color w:val="222222"/>
        </w:rPr>
        <w:t>까지</w:t>
      </w:r>
      <w:r w:rsidR="002D6F15">
        <w:rPr>
          <w:rFonts w:ascii="Arial" w:eastAsiaTheme="minorEastAsia" w:hAnsi="Arial" w:cs="Arial" w:hint="eastAsia"/>
          <w:b/>
          <w:bCs/>
          <w:color w:val="222222"/>
        </w:rPr>
        <w:t xml:space="preserve"> </w:t>
      </w:r>
      <w:r w:rsidR="002D6F15">
        <w:rPr>
          <w:rFonts w:ascii="Arial" w:eastAsiaTheme="minorEastAsia" w:hAnsi="Arial" w:cs="Arial" w:hint="eastAsia"/>
          <w:b/>
          <w:bCs/>
          <w:color w:val="222222"/>
        </w:rPr>
        <w:t>가능한</w:t>
      </w:r>
      <w:r w:rsidR="002D6F15">
        <w:rPr>
          <w:rFonts w:ascii="Arial" w:eastAsiaTheme="minorEastAsia" w:hAnsi="Arial" w:cs="Arial" w:hint="eastAsia"/>
          <w:b/>
          <w:bCs/>
          <w:color w:val="222222"/>
        </w:rPr>
        <w:t xml:space="preserve"> </w:t>
      </w:r>
      <w:r w:rsidRPr="008E6701">
        <w:rPr>
          <w:rFonts w:ascii="Arial" w:eastAsia="Arial" w:hAnsi="Arial" w:cs="Arial"/>
          <w:b/>
          <w:bCs/>
          <w:color w:val="222222"/>
        </w:rPr>
        <w:t>프롬프트</w:t>
      </w:r>
    </w:p>
    <w:p w14:paraId="31785187" w14:textId="77777777" w:rsidR="008E6701" w:rsidRPr="003D5176" w:rsidRDefault="008E6701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7383AC15" w14:textId="77777777" w:rsidR="000F7DA1" w:rsidRPr="008E670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E6701">
        <w:rPr>
          <w:rFonts w:ascii="돋움" w:eastAsia="돋움" w:hAnsi="돋움"/>
          <w:spacing w:val="-3"/>
          <w:w w:val="95"/>
          <w:szCs w:val="20"/>
        </w:rPr>
        <w:t>```</w:t>
      </w:r>
    </w:p>
    <w:p w14:paraId="7D2AC533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Level 4: Implementation Scenario — Technical</w:t>
      </w:r>
    </w:p>
    <w:p w14:paraId="6CDC3EFB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86918BF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Feature: 4x4 마방진 완성</w:t>
      </w:r>
    </w:p>
    <w:p w14:paraId="52E73113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A52900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불변식에 기반하여 로직을 검증하기 위해</w:t>
      </w:r>
    </w:p>
    <w:p w14:paraId="1C6B31A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TDD를 연습하는 개발자로서</w:t>
      </w:r>
    </w:p>
    <w:p w14:paraId="575BE154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일부가 비어 있는 4x4 마방진을 완성하고 싶다.</w:t>
      </w:r>
    </w:p>
    <w:p w14:paraId="7AE0264F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42A99E4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Background:</w:t>
      </w:r>
    </w:p>
    <w:p w14:paraId="715E7699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Given 4x4 행렬이 주어진다</w:t>
      </w:r>
    </w:p>
    <w:p w14:paraId="4FF8C35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0은 빈칸을 의미한다</w:t>
      </w:r>
    </w:p>
    <w:p w14:paraId="1569DE75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정확히 2개의 셀이 0을 포함한다</w:t>
      </w:r>
    </w:p>
    <w:p w14:paraId="1987F4CA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숫자는 1부터 16 사이여야 한다</w:t>
      </w:r>
    </w:p>
    <w:p w14:paraId="0FC6AB66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0을 제외한 중복 숫자는 허용되지 않는다</w:t>
      </w:r>
    </w:p>
    <w:p w14:paraId="53AA1C8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4x4 마방진 상수는 34이다</w:t>
      </w:r>
    </w:p>
    <w:p w14:paraId="40146066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출력 형식은 [r1, c1, n1, r2, c2, n2]이다</w:t>
      </w:r>
    </w:p>
    <w:p w14:paraId="68C2F33B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반환 좌표는 1-index 기준이어야 한다</w:t>
      </w:r>
    </w:p>
    <w:p w14:paraId="19FA17E5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A73708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Scenario ID: SC-DOM-SOL-001</w:t>
      </w:r>
    </w:p>
    <w:p w14:paraId="29B0B7B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Scenario: 작은 수 우선 배치가 실패하고 반대 조합으로 마방진이 완성된다</w:t>
      </w:r>
    </w:p>
    <w:p w14:paraId="7B83FA88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Related User Story: Story 5 — 두 가지 조합 시도</w:t>
      </w:r>
    </w:p>
    <w:p w14:paraId="112F2F9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Layer: Domain / Solver</w:t>
      </w:r>
    </w:p>
    <w:p w14:paraId="5A40806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78AC82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Given 다음 행렬이 주어진다:</w:t>
      </w:r>
    </w:p>
    <w:p w14:paraId="222C9C9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16 | 2 | 3 | 13 |</w:t>
      </w:r>
    </w:p>
    <w:p w14:paraId="24801769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lastRenderedPageBreak/>
        <w:t>| 5 | 11 | 10 | 8 |</w:t>
      </w:r>
    </w:p>
    <w:p w14:paraId="610EE6B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9 | 7 | 0 | 12 |</w:t>
      </w:r>
    </w:p>
    <w:p w14:paraId="13B5F6F0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4 | 14 | 15 | 0 |</w:t>
      </w:r>
    </w:p>
    <w:p w14:paraId="46CF23B6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누락 숫자는 1과 6이다</w:t>
      </w:r>
    </w:p>
    <w:p w14:paraId="1399E4BF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row-major 순서의 빈칸 좌표는 다음과 같다:</w:t>
      </w:r>
    </w:p>
    <w:p w14:paraId="11E92EE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row | column |</w:t>
      </w:r>
    </w:p>
    <w:p w14:paraId="39B8501F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3 | 3 |</w:t>
      </w:r>
    </w:p>
    <w:p w14:paraId="6EE67BB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4 | 4 |</w:t>
      </w:r>
    </w:p>
    <w:p w14:paraId="1B242B9D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5A9F8AE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When 시스템이 작은 누락 숫자 1을 첫 번째 빈칸에 넣는다</w:t>
      </w:r>
    </w:p>
    <w:p w14:paraId="74B61276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시스템이 큰 누락 숫자 6을 두 번째 빈칸에 넣는다</w:t>
      </w:r>
    </w:p>
    <w:p w14:paraId="07EF1E40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Then 첫 번째 시도는 실패해야 한다</w:t>
      </w:r>
    </w:p>
    <w:p w14:paraId="7B682795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해당 행렬은 마방진 상수 34를 만족하지 않아야 한다</w:t>
      </w:r>
    </w:p>
    <w:p w14:paraId="65C37105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5D3AA4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When 시스템이 반대 조합을 시도한다</w:t>
      </w:r>
    </w:p>
    <w:p w14:paraId="7437467E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시스템이 큰 누락 숫자 6을 첫 번째 빈칸에 넣는다</w:t>
      </w:r>
    </w:p>
    <w:p w14:paraId="07984989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시스템이 작은 누락 숫자 1을 두 번째 빈칸에 넣는다</w:t>
      </w:r>
    </w:p>
    <w:p w14:paraId="7849C6B0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Then 완성된 행렬은 마방진 상수 34를 만족해야 한다</w:t>
      </w:r>
    </w:p>
    <w:p w14:paraId="41583770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모든 행의 합은 34여야 한다</w:t>
      </w:r>
    </w:p>
    <w:p w14:paraId="705393EF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모든 열의 합은 34여야 한다</w:t>
      </w:r>
    </w:p>
    <w:p w14:paraId="515F2645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두 대각선의 합은 각각 34여야 한다</w:t>
      </w:r>
    </w:p>
    <w:p w14:paraId="4A4BF504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결과는 길이 6의 배열로 반환되어야 한다</w:t>
      </w:r>
    </w:p>
    <w:p w14:paraId="5F036D06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반환 좌표는 1-index 기준이어야 한다</w:t>
      </w:r>
    </w:p>
    <w:p w14:paraId="217A5F7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기대 반환값은 [3, 3, 6, 4, 4, 1]이어야 한다</w:t>
      </w:r>
    </w:p>
    <w:p w14:paraId="6EAD1B5D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1FFB56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보호하는 Invariant:</w:t>
      </w:r>
    </w:p>
    <w:p w14:paraId="49DED236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유효한 4x4 마방진은 모든 행, 열, 대각선의 합이 34여야 한다.</w:t>
      </w:r>
    </w:p>
    <w:p w14:paraId="04333864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첫 번째 small-first 시도가 실패하면 Solver는 반대 조합을 시도해야 한다.</w:t>
      </w:r>
    </w:p>
    <w:p w14:paraId="3C07057B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46A1F84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Future RED Test ID Candidate:</w:t>
      </w:r>
    </w:p>
    <w:p w14:paraId="2647F10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RED-DOM-SOL-001</w:t>
      </w:r>
    </w:p>
    <w:p w14:paraId="30F59C7D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9813B2E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Future Implementation Task Candidate:</w:t>
      </w:r>
    </w:p>
    <w:p w14:paraId="4DC83066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TASK-DOM-SOL-001: small-first 실패 후 reverse 조합을 시도하는 Solver 로직 작성</w:t>
      </w:r>
    </w:p>
    <w:p w14:paraId="13F586FC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D48216D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Scenario ID: SC-BND-VAL-001</w:t>
      </w:r>
    </w:p>
    <w:p w14:paraId="63372F0F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Scenario: 빈칸 개수가 잘못된 경우</w:t>
      </w:r>
    </w:p>
    <w:p w14:paraId="571531D5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Related User Story: Story 1 — 입력 검증</w:t>
      </w:r>
    </w:p>
    <w:p w14:paraId="63259AFC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Layer: Boundary</w:t>
      </w:r>
    </w:p>
    <w:p w14:paraId="34B790E3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13E180E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lastRenderedPageBreak/>
        <w:t>Given 빈칸이 1개뿐인 행렬이 주어진다</w:t>
      </w:r>
    </w:p>
    <w:p w14:paraId="462D7E6B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When 입력 검증을 수행한다</w:t>
      </w:r>
    </w:p>
    <w:p w14:paraId="5A57A49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Then 검증은 실패해야 한다</w:t>
      </w:r>
    </w:p>
    <w:p w14:paraId="6F52125D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빈칸 개수 오류가 발생해야 한다</w:t>
      </w:r>
    </w:p>
    <w:p w14:paraId="3A976E00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Domain 해 결정 로직은 실행되지 않아야 한다</w:t>
      </w:r>
    </w:p>
    <w:p w14:paraId="5E63C559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496CEE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보호하는 Contract:</w:t>
      </w:r>
    </w:p>
    <w:p w14:paraId="188B8EFE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Boundary는 0이 정확히 2개가 아닌 입력을 거부해야 한다.</w:t>
      </w:r>
    </w:p>
    <w:p w14:paraId="3CF9666A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잘못된 입력은 Domain Solver로 전달되면 안 된다.</w:t>
      </w:r>
    </w:p>
    <w:p w14:paraId="46DAB69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F9AAC25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Future RED Test ID Candidate:</w:t>
      </w:r>
    </w:p>
    <w:p w14:paraId="7BCAEE9D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RED-BND-VAL-001</w:t>
      </w:r>
    </w:p>
    <w:p w14:paraId="333101CF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A1F36F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Future Implementation Task Candidate:</w:t>
      </w:r>
    </w:p>
    <w:p w14:paraId="1A8BA61A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TASK-BND-VAL-001: 빈칸 개수 검증 로직 작성</w:t>
      </w:r>
    </w:p>
    <w:p w14:paraId="7A6FF24F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3AFA9C0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Scenario ID: SC-BND-VAL-002</w:t>
      </w:r>
    </w:p>
    <w:p w14:paraId="750FF7B3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Scenario: 중복 숫자가 존재하는 경우</w:t>
      </w:r>
    </w:p>
    <w:p w14:paraId="009E7CC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Related User Story: Story 1 — 입력 검증</w:t>
      </w:r>
    </w:p>
    <w:p w14:paraId="5B257D63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Layer: Boundary</w:t>
      </w:r>
    </w:p>
    <w:p w14:paraId="4848276A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31CFAC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Given 0을 제외한 중복 숫자가 포함된 행렬이 주어진다</w:t>
      </w:r>
    </w:p>
    <w:p w14:paraId="59CC918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When 입력 검증을 수행한다</w:t>
      </w:r>
    </w:p>
    <w:p w14:paraId="17F70870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Then 검증은 실패해야 한다</w:t>
      </w:r>
    </w:p>
    <w:p w14:paraId="7B0B6CDA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중복 숫자 오류가 발생해야 한다</w:t>
      </w:r>
    </w:p>
    <w:p w14:paraId="005BE1EF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Domain 해 결정 로직은 실행되지 않아야 한다</w:t>
      </w:r>
    </w:p>
    <w:p w14:paraId="5FF72F5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8DF17B0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보호하는 Contract:</w:t>
      </w:r>
    </w:p>
    <w:p w14:paraId="119C73F6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- 0을 제외한 중복 값은 허용되지 않는다.</w:t>
      </w:r>
    </w:p>
    <w:p w14:paraId="3A19609C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잘못된 입력은 Domain Solver로 전달되면 안 된다.</w:t>
      </w:r>
    </w:p>
    <w:p w14:paraId="7A9C1C0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1EB62AD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Future RED Test ID Candidate:</w:t>
      </w:r>
    </w:p>
    <w:p w14:paraId="4E355AB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RED-BND-VAL-002</w:t>
      </w:r>
    </w:p>
    <w:p w14:paraId="6FE51BF4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36E4FCF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Future Implementation Task Candidate:</w:t>
      </w:r>
    </w:p>
    <w:p w14:paraId="79F88EE3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TASK-BND-VAL-002: 0을 제외한 중복 숫자 검증 로직 작성</w:t>
      </w:r>
    </w:p>
    <w:p w14:paraId="4F8EA0BC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DB9395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Scenario ID: SC-BND-VAL-003</w:t>
      </w:r>
    </w:p>
    <w:p w14:paraId="35D8BD48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Scenario: 값이 범위를 벗어난 경우</w:t>
      </w:r>
    </w:p>
    <w:p w14:paraId="56E2395D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Related User Story: Story 1 — 입력 검증</w:t>
      </w:r>
    </w:p>
    <w:p w14:paraId="3FBF863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lastRenderedPageBreak/>
        <w:t>Layer: Boundary</w:t>
      </w:r>
    </w:p>
    <w:p w14:paraId="318BE4BC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ED2DF74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Given 16을 초과하는 숫자가 포함된 행렬이 주어진다</w:t>
      </w:r>
    </w:p>
    <w:p w14:paraId="5AD35934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When 입력 검증을 수행한다</w:t>
      </w:r>
    </w:p>
    <w:p w14:paraId="7912079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Then 검증은 실패해야 한다</w:t>
      </w:r>
    </w:p>
    <w:p w14:paraId="43BA14AE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범위 위반 오류가 발생해야 한다</w:t>
      </w:r>
    </w:p>
    <w:p w14:paraId="54B8358B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And Domain 해 결정 로직은 실행되지 않아야 한다</w:t>
      </w:r>
    </w:p>
    <w:p w14:paraId="39EB09A3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8DD7A86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보호하는 Contract:</w:t>
      </w:r>
    </w:p>
    <w:p w14:paraId="33B22505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모든 값은 0 또는 1부터 16 사이여야 한다.</w:t>
      </w:r>
    </w:p>
    <w:p w14:paraId="54430F73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잘못된 입력은 Domain Solver로 전달되면 안 된다.</w:t>
      </w:r>
    </w:p>
    <w:p w14:paraId="2BB4986E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A486BC8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Future RED Test ID Candidate:</w:t>
      </w:r>
    </w:p>
    <w:p w14:paraId="575BBDDB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RED-BND-VAL-003</w:t>
      </w:r>
    </w:p>
    <w:p w14:paraId="758F7178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B00EC8D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Future Implementation Task Candidate:</w:t>
      </w:r>
    </w:p>
    <w:p w14:paraId="0D7F9CB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- TASK-BND-VAL-003: 값 범위 검증 로직 작성</w:t>
      </w:r>
    </w:p>
    <w:p w14:paraId="73AAE001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D607EEB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Decomposition Preview:</w:t>
      </w:r>
    </w:p>
    <w:p w14:paraId="79F2079C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51AF0D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Scenario ID | Related AC | Layer | RED Test ID Candidate | Implementation Task Candidate |</w:t>
      </w:r>
    </w:p>
    <w:p w14:paraId="0595799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|---|---|---|---|---|</w:t>
      </w:r>
    </w:p>
    <w:p w14:paraId="52664C67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SC-DOM-SOL-001 | small-first 실패 후 reverse 조합 성공 | Domain / Solver | RED-DOM-SOL-001 | TASK-DOM-SOL-001 |</w:t>
      </w:r>
    </w:p>
    <w:p w14:paraId="398DEE40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SC-BND-VAL-001 | 빈칸은 정확히 2개여야 함 | Boundary | RED-BND-VAL-001 | TASK-BND-VAL-001 |</w:t>
      </w:r>
    </w:p>
    <w:p w14:paraId="14F9D722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SC-BND-VAL-002 | 0을 제외한 중복 숫자 금지 | Boundary | RED-BND-VAL-002 | TASK-BND-VAL-002 |</w:t>
      </w:r>
    </w:p>
    <w:p w14:paraId="4FBEEA93" w14:textId="77777777" w:rsidR="002D6F15" w:rsidRPr="002D6F15" w:rsidRDefault="002D6F15" w:rsidP="002D6F1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6F15">
        <w:rPr>
          <w:rFonts w:ascii="돋움" w:eastAsia="돋움" w:hAnsi="돋움"/>
          <w:spacing w:val="-3"/>
          <w:w w:val="95"/>
          <w:szCs w:val="20"/>
        </w:rPr>
        <w:t>| SC-BND-VAL-003 | 값은 0 또는 1~16이어야 함 | Boundary | RED-BND-VAL-003 | TASK-BND-VAL-003 |</w:t>
      </w:r>
    </w:p>
    <w:p w14:paraId="09610C34" w14:textId="77777777" w:rsidR="000F7DA1" w:rsidRPr="008E670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E6701">
        <w:rPr>
          <w:rFonts w:ascii="돋움" w:eastAsia="돋움" w:hAnsi="돋움"/>
          <w:spacing w:val="-3"/>
          <w:w w:val="95"/>
          <w:szCs w:val="20"/>
        </w:rPr>
        <w:t>```</w:t>
      </w:r>
    </w:p>
    <w:p w14:paraId="27B1875D" w14:textId="545F97F9" w:rsidR="00C37B66" w:rsidRDefault="00C37B66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C37B66">
        <w:rPr>
          <w:rFonts w:ascii="돋움" w:eastAsia="돋움" w:hAnsi="돋움"/>
          <w:noProof/>
          <w:spacing w:val="-3"/>
          <w:w w:val="95"/>
          <w:sz w:val="24"/>
        </w:rPr>
        <w:lastRenderedPageBreak/>
        <w:drawing>
          <wp:inline distT="0" distB="0" distL="0" distR="0" wp14:anchorId="7256085E" wp14:editId="698BE0FA">
            <wp:extent cx="4956420" cy="2910392"/>
            <wp:effectExtent l="0" t="0" r="0" b="4445"/>
            <wp:docPr id="203127524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E73A9F28-B955-1B99-9756-0B7EF2778E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E73A9F28-B955-1B99-9756-0B7EF2778E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56420" cy="291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FAC5" w14:textId="77777777" w:rsidR="00C37B66" w:rsidRDefault="00C37B66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78E5BC3" w14:textId="77777777" w:rsidR="00C37B66" w:rsidRPr="000F7DA1" w:rsidRDefault="00C37B66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B1DCC0E" w14:textId="5BE68A7E" w:rsidR="000F7DA1" w:rsidRDefault="003D5176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3D5176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="000F7DA1" w:rsidRPr="003D5176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Level 5: 시나리오 검증 및 정리</w:t>
      </w:r>
    </w:p>
    <w:p w14:paraId="51B02051" w14:textId="77777777" w:rsidR="00263430" w:rsidRDefault="00263430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36766AC9" w14:textId="5B4B67C1" w:rsidR="00263430" w:rsidRPr="00263430" w:rsidRDefault="00263430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t>Level 5는 “서비스 앱 시나리오 검증표”가 아니라, Epic → Journey → Story → Technical Scenario → RED Test → Task까지 이어지는 MagicSquare 불변식 추적성 검증표로 작성</w:t>
      </w:r>
    </w:p>
    <w:p w14:paraId="2288BB4F" w14:textId="77777777" w:rsidR="00263430" w:rsidRPr="00263430" w:rsidRDefault="00263430" w:rsidP="00263430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t>MagicSquare 프로젝트는 이런 것을 검증해야 합니다.</w:t>
      </w:r>
    </w:p>
    <w:p w14:paraId="5C0976CD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4F99">
        <w:rPr>
          <w:rFonts w:ascii="돋움" w:eastAsia="돋움" w:hAnsi="돋움"/>
          <w:b/>
          <w:bCs/>
          <w:spacing w:val="-3"/>
          <w:w w:val="95"/>
          <w:sz w:val="24"/>
        </w:rPr>
        <w:t>1. Epic 성공 기준이 Journey, Story, Technical Scenario까지 이어지는가?</w:t>
      </w:r>
    </w:p>
    <w:p w14:paraId="721F86CA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4F99">
        <w:rPr>
          <w:rFonts w:ascii="돋움" w:eastAsia="돋움" w:hAnsi="돋움"/>
          <w:b/>
          <w:bCs/>
          <w:spacing w:val="-3"/>
          <w:w w:val="95"/>
          <w:sz w:val="24"/>
        </w:rPr>
        <w:t>2. 입력/출력 계약이 유지되는가?</w:t>
      </w:r>
    </w:p>
    <w:p w14:paraId="3E82D7F0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4F99">
        <w:rPr>
          <w:rFonts w:ascii="돋움" w:eastAsia="돋움" w:hAnsi="돋움"/>
          <w:b/>
          <w:bCs/>
          <w:spacing w:val="-3"/>
          <w:w w:val="95"/>
          <w:sz w:val="24"/>
        </w:rPr>
        <w:t>3. Boundary와 Domain 책임이 분리되는가?</w:t>
      </w:r>
    </w:p>
    <w:p w14:paraId="3CA2E30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4F99">
        <w:rPr>
          <w:rFonts w:ascii="돋움" w:eastAsia="돋움" w:hAnsi="돋움"/>
          <w:b/>
          <w:bCs/>
          <w:spacing w:val="-3"/>
          <w:w w:val="95"/>
          <w:sz w:val="24"/>
        </w:rPr>
        <w:t>4. 모든 Acceptance Criteria가 Gherkin Scenario로 변환되었는가?</w:t>
      </w:r>
    </w:p>
    <w:p w14:paraId="4FECA9B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4F99">
        <w:rPr>
          <w:rFonts w:ascii="돋움" w:eastAsia="돋움" w:hAnsi="돋움"/>
          <w:b/>
          <w:bCs/>
          <w:spacing w:val="-3"/>
          <w:w w:val="95"/>
          <w:sz w:val="24"/>
        </w:rPr>
        <w:t>5. 각 Scenario가 RED Test ID로 분해 가능한가?</w:t>
      </w:r>
    </w:p>
    <w:p w14:paraId="4538667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4F99">
        <w:rPr>
          <w:rFonts w:ascii="돋움" w:eastAsia="돋움" w:hAnsi="돋움"/>
          <w:b/>
          <w:bCs/>
          <w:spacing w:val="-3"/>
          <w:w w:val="95"/>
          <w:sz w:val="24"/>
        </w:rPr>
        <w:t>6. 각 RED Test ID가 Implementation Task로 이어지는가?</w:t>
      </w:r>
    </w:p>
    <w:p w14:paraId="1FC0B76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4F99">
        <w:rPr>
          <w:rFonts w:ascii="돋움" w:eastAsia="돋움" w:hAnsi="돋움"/>
          <w:b/>
          <w:bCs/>
          <w:spacing w:val="-3"/>
          <w:w w:val="95"/>
          <w:sz w:val="24"/>
        </w:rPr>
        <w:t>7. 정상 케이스, 실패 케이스, 경계 케이스가 충분한가?</w:t>
      </w:r>
    </w:p>
    <w:p w14:paraId="3F48DD2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4F99">
        <w:rPr>
          <w:rFonts w:ascii="돋움" w:eastAsia="돋움" w:hAnsi="돋움"/>
          <w:b/>
          <w:bCs/>
          <w:spacing w:val="-3"/>
          <w:w w:val="95"/>
          <w:sz w:val="24"/>
        </w:rPr>
        <w:t>8. 불변식 34가 모든 검증 단계에 반영되었는가?</w:t>
      </w:r>
    </w:p>
    <w:p w14:paraId="69583EB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4F99">
        <w:rPr>
          <w:rFonts w:ascii="돋움" w:eastAsia="돋움" w:hAnsi="돋움"/>
          <w:b/>
          <w:bCs/>
          <w:spacing w:val="-3"/>
          <w:w w:val="95"/>
          <w:sz w:val="24"/>
        </w:rPr>
        <w:t>9. 하드코딩 없이 테스트 가능한 구조인가?</w:t>
      </w:r>
    </w:p>
    <w:p w14:paraId="5E5F0CF0" w14:textId="34B3A60A" w:rsid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D4F99">
        <w:rPr>
          <w:rFonts w:ascii="돋움" w:eastAsia="돋움" w:hAnsi="돋움"/>
          <w:b/>
          <w:bCs/>
          <w:spacing w:val="-3"/>
          <w:w w:val="95"/>
          <w:sz w:val="24"/>
        </w:rPr>
        <w:t>10. 리팩토링 후에도 계약과 테스트가 유지되는가?</w:t>
      </w:r>
      <w:r>
        <w:rPr>
          <w:rFonts w:ascii="돋움" w:eastAsia="돋움" w:hAnsi="돋움"/>
          <w:b/>
          <w:bCs/>
          <w:spacing w:val="-3"/>
          <w:w w:val="95"/>
          <w:sz w:val="24"/>
        </w:rPr>
        <w:br/>
      </w:r>
      <w:r>
        <w:rPr>
          <w:rFonts w:ascii="돋움" w:eastAsia="돋움" w:hAnsi="돋움" w:hint="eastAsia"/>
          <w:b/>
          <w:bCs/>
          <w:spacing w:val="-3"/>
          <w:w w:val="95"/>
          <w:sz w:val="24"/>
        </w:rPr>
        <w:t xml:space="preserve">따라서, </w:t>
      </w:r>
    </w:p>
    <w:p w14:paraId="72867B1F" w14:textId="3F2A8C8F" w:rsidR="00263430" w:rsidRPr="00263430" w:rsidRDefault="00263430" w:rsidP="002D4F99">
      <w:pPr>
        <w:pStyle w:val="a4"/>
        <w:spacing w:line="312" w:lineRule="auto"/>
        <w:ind w:left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t>4x4 입력</w:t>
      </w: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br/>
        <w:t>빈칸 2개</w:t>
      </w: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br/>
      </w: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lastRenderedPageBreak/>
        <w:t>중복 금지</w:t>
      </w: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br/>
        <w:t>값 범위</w:t>
      </w: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br/>
        <w:t>누락 숫자</w:t>
      </w: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br/>
        <w:t>마방진 상수 34</w:t>
      </w: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br/>
        <w:t>row-major 순서</w:t>
      </w: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br/>
        <w:t>int[6] 출력</w:t>
      </w: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br/>
        <w:t>1-index 좌표</w:t>
      </w: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br/>
        <w:t>small-first 실패 후 reverse 성공</w:t>
      </w:r>
    </w:p>
    <w:p w14:paraId="2C2E41A9" w14:textId="77777777" w:rsidR="00263430" w:rsidRPr="00263430" w:rsidRDefault="00263430" w:rsidP="00263430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263430">
        <w:rPr>
          <w:rFonts w:ascii="돋움" w:eastAsia="돋움" w:hAnsi="돋움"/>
          <w:b/>
          <w:bCs/>
          <w:spacing w:val="-3"/>
          <w:w w:val="95"/>
          <w:sz w:val="24"/>
        </w:rPr>
        <w:t>따라서 Level 5는 일반 앱 체크리스트가 아니라 불변식 검증 체크리스트가 되어야 합니다.</w:t>
      </w:r>
    </w:p>
    <w:p w14:paraId="73779782" w14:textId="77777777" w:rsidR="00263430" w:rsidRPr="00263430" w:rsidRDefault="00263430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606ABB4C" w14:textId="77777777" w:rsidR="00263430" w:rsidRPr="003D5176" w:rsidRDefault="00263430" w:rsidP="000F7DA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186C2E7D" w14:textId="77777777" w:rsidR="008E6701" w:rsidRPr="008E6701" w:rsidRDefault="008E6701" w:rsidP="008E6701">
      <w:pPr>
        <w:spacing w:before="60" w:after="60"/>
      </w:pPr>
      <w:r w:rsidRPr="008E6701">
        <w:rPr>
          <w:rFonts w:ascii="Arial" w:eastAsia="Arial" w:hAnsi="Arial" w:cs="Arial"/>
          <w:b/>
          <w:bCs/>
          <w:color w:val="222222"/>
        </w:rPr>
        <w:t>▶ 프롬프트</w:t>
      </w:r>
    </w:p>
    <w:p w14:paraId="712A1285" w14:textId="77777777" w:rsidR="000F7DA1" w:rsidRPr="000F7DA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61565A2" w14:textId="77777777" w:rsidR="000F7DA1" w:rsidRPr="008E6701" w:rsidRDefault="000F7DA1" w:rsidP="000F7DA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E6701">
        <w:rPr>
          <w:rFonts w:ascii="돋움" w:eastAsia="돋움" w:hAnsi="돋움"/>
          <w:spacing w:val="-3"/>
          <w:w w:val="95"/>
          <w:szCs w:val="20"/>
        </w:rPr>
        <w:t>```</w:t>
      </w:r>
    </w:p>
    <w:p w14:paraId="37FC206D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Level 5: Scenario Verification and Summary를 작성해 주세요.</w:t>
      </w:r>
    </w:p>
    <w:p w14:paraId="5E74C57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0C87E8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목적:</w:t>
      </w:r>
    </w:p>
    <w:p w14:paraId="66AC185A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Level 1 Epic, Level 2 User Journey, Level 3 User Stories, Level 4 Technical Scenarios가</w:t>
      </w:r>
    </w:p>
    <w:p w14:paraId="732F1DD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서로 일관되게 연결되어 있는지 검증합니다.</w:t>
      </w:r>
    </w:p>
    <w:p w14:paraId="7197D50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8D57D4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이 단계에서는 구현 코드를 작성하지 않습니다.</w:t>
      </w:r>
    </w:p>
    <w:p w14:paraId="61343574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테스트 코드도 작성하지 않습니다.</w:t>
      </w:r>
    </w:p>
    <w:p w14:paraId="2AF39E7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파일도 생성하지 않습니다.</w:t>
      </w:r>
    </w:p>
    <w:p w14:paraId="5F13610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57EE214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오직 다음을 수행합니다.</w:t>
      </w:r>
    </w:p>
    <w:p w14:paraId="6FB3CF2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01E628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1. Epic → Journey → Story → Technical Scenario 연결 검증</w:t>
      </w:r>
    </w:p>
    <w:p w14:paraId="08B7D0B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2. Acceptance Criteria 누락 여부 확인</w:t>
      </w:r>
    </w:p>
    <w:p w14:paraId="0ECE718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3. Edge Case Coverage 확인</w:t>
      </w:r>
    </w:p>
    <w:p w14:paraId="20E6A76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4. Boundary / Domain 책임 분리 확인</w:t>
      </w:r>
    </w:p>
    <w:p w14:paraId="4BB10650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5. RED Test ID와 Implementation Task로 분해 가능한지 검증</w:t>
      </w:r>
    </w:p>
    <w:p w14:paraId="614C1A7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6. 불변식 기반 추적성 요약</w:t>
      </w:r>
    </w:p>
    <w:p w14:paraId="3FA0BE5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4B311C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프로젝트:</w:t>
      </w:r>
    </w:p>
    <w:p w14:paraId="34BD068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Magic Square 4x4 TDD Practice</w:t>
      </w:r>
    </w:p>
    <w:p w14:paraId="52AF8A8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36367E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lastRenderedPageBreak/>
        <w:t>상위 Epic:</w:t>
      </w:r>
    </w:p>
    <w:p w14:paraId="07965F4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“불변식 기반 사고 훈련 시스템 구축”</w:t>
      </w:r>
    </w:p>
    <w:p w14:paraId="2ED2673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8CE477A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핵심 도메인 규칙:</w:t>
      </w:r>
    </w:p>
    <w:p w14:paraId="7C98EA6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입력은 4x4 int 행렬이다.</w:t>
      </w:r>
    </w:p>
    <w:p w14:paraId="1164B45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- 0은 빈칸을 의미한다.</w:t>
      </w:r>
    </w:p>
    <w:p w14:paraId="5F67B92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빈칸은 정확히 2개여야 한다.</w:t>
      </w:r>
    </w:p>
    <w:p w14:paraId="29382DC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값은 0 또는 1부터 16까지여야 한다.</w:t>
      </w:r>
    </w:p>
    <w:p w14:paraId="6B40B56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- 0을 제외한 숫자는 중복될 수 없다.</w:t>
      </w:r>
    </w:p>
    <w:p w14:paraId="2C7C44A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- 4x4 마방진 상수는 34이다.</w:t>
      </w:r>
    </w:p>
    <w:p w14:paraId="3661930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출력은 int[6]이다.</w:t>
      </w:r>
    </w:p>
    <w:p w14:paraId="58534D4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출력 좌표는 1-index 기준이다.</w:t>
      </w:r>
    </w:p>
    <w:p w14:paraId="0EC7E0A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출력 형식은 [r1, c1, n1, r2, c2, n2]이다.</w:t>
      </w:r>
    </w:p>
    <w:p w14:paraId="25013970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B0532F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검증 대상:</w:t>
      </w:r>
    </w:p>
    <w:p w14:paraId="5180E6D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Level 1: Epic</w:t>
      </w:r>
    </w:p>
    <w:p w14:paraId="5924163A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Level 2: User Journey</w:t>
      </w:r>
    </w:p>
    <w:p w14:paraId="5875864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Level 3: User Stories</w:t>
      </w:r>
    </w:p>
    <w:p w14:paraId="2FAD88D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Level 4: Technical Scenarios</w:t>
      </w:r>
    </w:p>
    <w:p w14:paraId="2F6796A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40AF90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출력 형식:</w:t>
      </w:r>
    </w:p>
    <w:p w14:paraId="2401620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419AAF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 Level 5: Scenario Verification and Summary</w:t>
      </w:r>
    </w:p>
    <w:p w14:paraId="47C1719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32FAB3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 1. Overall Judgment</w:t>
      </w:r>
    </w:p>
    <w:p w14:paraId="36C80C0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38291C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적합성 점수: /10</w:t>
      </w:r>
    </w:p>
    <w:p w14:paraId="33207230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현재 상태: 적합 / 일부 수정 필요 / 부적합</w:t>
      </w:r>
    </w:p>
    <w:p w14:paraId="7EC979E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요약 판단:</w:t>
      </w:r>
    </w:p>
    <w:p w14:paraId="12572E7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59DB1D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---</w:t>
      </w:r>
    </w:p>
    <w:p w14:paraId="7DBC6A8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050C78A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 2. Epic → Journey Consistency Check</w:t>
      </w:r>
    </w:p>
    <w:p w14:paraId="7603E00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DB595A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Check Item | Status | Evidence | Issue / Fix |</w:t>
      </w:r>
    </w:p>
    <w:p w14:paraId="0A3A005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|---|---|---|---|</w:t>
      </w:r>
    </w:p>
    <w:p w14:paraId="6E2C65B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Epic의 성공 기준이 Journey에 반영되었는가? | [ ] | | |</w:t>
      </w:r>
    </w:p>
    <w:p w14:paraId="38481D30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Journey의 각 단계가 Epic 목표 달성에 기여하는가? | [ ] | | |</w:t>
      </w:r>
    </w:p>
    <w:p w14:paraId="41949B5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Pain Point가 명확히 정의되었는가? | [ ] | | |</w:t>
      </w:r>
    </w:p>
    <w:p w14:paraId="7D176D4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불변식 기반 사고 훈련이 Journey에 드러나는가? | [ ] | | |</w:t>
      </w:r>
    </w:p>
    <w:p w14:paraId="06C9455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lastRenderedPageBreak/>
        <w:t>| Dual-Track TDD 흐름이 Journey에 반영되었는가? | [ ] | | |</w:t>
      </w:r>
    </w:p>
    <w:p w14:paraId="72760C1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5BBE23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---</w:t>
      </w:r>
    </w:p>
    <w:p w14:paraId="03E259F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DA2D1A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 3. Journey → User Story Consistency Check</w:t>
      </w:r>
    </w:p>
    <w:p w14:paraId="0A516A2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062316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Check Item | Status | Evidence | Issue / Fix |</w:t>
      </w:r>
    </w:p>
    <w:p w14:paraId="020D66E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|---|---|---|---|</w:t>
      </w:r>
    </w:p>
    <w:p w14:paraId="5732625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Journey 각 Stage마다 최소 1개 이상의 User Story가 있는가? | [ ] | | |</w:t>
      </w:r>
    </w:p>
    <w:p w14:paraId="42F3B86A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User Story가 실제 기능 단위로 변환 가능한가? | [ ] | | |</w:t>
      </w:r>
    </w:p>
    <w:p w14:paraId="1AF6A150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Acceptance Criteria가 측정 가능한 문장인가? | [ ] | | |</w:t>
      </w:r>
    </w:p>
    <w:p w14:paraId="029735A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Boundary Story와 Domain Story가 분리되어 있는가? | [ ] | | |</w:t>
      </w:r>
    </w:p>
    <w:p w14:paraId="7DF14AD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각 Story가 보호하는 Contract 또는 Invariant가 명시되어 있는가? | [ ] | | |</w:t>
      </w:r>
    </w:p>
    <w:p w14:paraId="2CD0DC6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3A4DC3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---</w:t>
      </w:r>
    </w:p>
    <w:p w14:paraId="46A0568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023AC1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 4. Story → Technical Scenario Consistency Check</w:t>
      </w:r>
    </w:p>
    <w:p w14:paraId="438DD9A7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3E3B9B4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Check Item | Status | Evidence | Issue / Fix |</w:t>
      </w:r>
    </w:p>
    <w:p w14:paraId="425806A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|---|---|---|---|</w:t>
      </w:r>
    </w:p>
    <w:p w14:paraId="460433D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모든 Acceptance Criteria가 Gherkin Scenario로 변환되었는가? | [ ] | | |</w:t>
      </w:r>
    </w:p>
    <w:p w14:paraId="2A44E27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Given-When-Then이 명확한가? | [ ] | | |</w:t>
      </w:r>
    </w:p>
    <w:p w14:paraId="2FB1E87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각 Scenario가 자동화 테스트로 변환 가능한가? | [ ] | | |</w:t>
      </w:r>
    </w:p>
    <w:p w14:paraId="5731191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각 Scenario마다 대상 Layer가 명시되어 있는가? | [ ] | | |</w:t>
      </w:r>
    </w:p>
    <w:p w14:paraId="119D6A9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각 Scenario가 Future RED Test ID로 분해 가능한가? | [ ] | | |</w:t>
      </w:r>
    </w:p>
    <w:p w14:paraId="5F0F02C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각 Scenario가 Implementation Task로 분해 가능한가? | [ ] | | |</w:t>
      </w:r>
    </w:p>
    <w:p w14:paraId="5DE9DFD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03DDFC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---</w:t>
      </w:r>
    </w:p>
    <w:p w14:paraId="10BE9B8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B605EFA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 5. MagicSquare Edge Case Coverage</w:t>
      </w:r>
    </w:p>
    <w:p w14:paraId="3B28A91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1EB8C0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### Normal Case</w:t>
      </w:r>
    </w:p>
    <w:p w14:paraId="6467DCF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F956D5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Check Item | Status | Evidence | Issue / Fix |</w:t>
      </w:r>
    </w:p>
    <w:p w14:paraId="22915D0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|---|---|---|---|</w:t>
      </w:r>
    </w:p>
    <w:p w14:paraId="3DA9CF7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small-first 성공 시나리오가 존재하는가? | [ ] | | |</w:t>
      </w:r>
    </w:p>
    <w:p w14:paraId="368A16B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small-first 실패 후 reverse 성공 시나리오가 존재하는가? | [ ] | | |</w:t>
      </w:r>
    </w:p>
    <w:p w14:paraId="6A95A984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최종 결과가 int[6] 형식으로 검증되는가? | [ ] | | |</w:t>
      </w:r>
    </w:p>
    <w:p w14:paraId="0A951AA7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최종 좌표가 1-index로 검증되는가? | [ ] | | |</w:t>
      </w:r>
    </w:p>
    <w:p w14:paraId="152C292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A335E4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lastRenderedPageBreak/>
        <w:t>### Exception Case</w:t>
      </w:r>
    </w:p>
    <w:p w14:paraId="7FB4FB4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D19783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Check Item | Status | Evidence | Issue / Fix |</w:t>
      </w:r>
    </w:p>
    <w:p w14:paraId="3525952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|---|---|---|---|</w:t>
      </w:r>
    </w:p>
    <w:p w14:paraId="7DD78AF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4x4가 아닌 입력 검증 시나리오가 있는가? | [ ] | | |</w:t>
      </w:r>
    </w:p>
    <w:p w14:paraId="50FC61A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빈칸 개수가 2개가 아닌 경우가 검증되는가? | [ ] | | |</w:t>
      </w:r>
    </w:p>
    <w:p w14:paraId="7D3C3297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0을 제외한 중복 숫자가 검증되는가? | [ ] | | |</w:t>
      </w:r>
    </w:p>
    <w:p w14:paraId="096DB7A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값이 0 또는 1~16 범위를 벗어나는 경우가 검증되는가? | [ ] | | |</w:t>
      </w:r>
    </w:p>
    <w:p w14:paraId="512B519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입력 검증 실패 시 Domain resolver가 호출되지 않는가? | [ ] | | |</w:t>
      </w:r>
    </w:p>
    <w:p w14:paraId="05E6ECF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71DC66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### Boundary Case</w:t>
      </w:r>
    </w:p>
    <w:p w14:paraId="1C503A60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CDC451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Check Item | Status | Evidence | Issue / Fix |</w:t>
      </w:r>
    </w:p>
    <w:p w14:paraId="3954A4B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|---|---|---|---|</w:t>
      </w:r>
    </w:p>
    <w:p w14:paraId="7F3F838D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최소값 1이 유효값으로 처리되는가? | [ ] | | |</w:t>
      </w:r>
    </w:p>
    <w:p w14:paraId="42A6A33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최대값 16이 유효값으로 처리되는가? | [ ] | | |</w:t>
      </w:r>
    </w:p>
    <w:p w14:paraId="0DD083D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0은 빈칸으로만 처리되는가? | [ ] | | |</w:t>
      </w:r>
    </w:p>
    <w:p w14:paraId="135FC467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누락 숫자가 정확히 2개인지 검증되는가? | [ ] | | |</w:t>
      </w:r>
    </w:p>
    <w:p w14:paraId="5BFE545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누락 숫자가 오름차순으로 반환되는가? | [ ] | | |</w:t>
      </w:r>
    </w:p>
    <w:p w14:paraId="46F6A54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F2EC76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---</w:t>
      </w:r>
    </w:p>
    <w:p w14:paraId="40A42F2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5B2C84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 6. Invariant Coverage Check</w:t>
      </w:r>
    </w:p>
    <w:p w14:paraId="66B96FE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307E34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Invariant | Covered by Story | Covered by Scenario | Future RED Test ID | Status |</w:t>
      </w:r>
    </w:p>
    <w:p w14:paraId="10A761F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|---|---|---|---|---|</w:t>
      </w:r>
    </w:p>
    <w:p w14:paraId="00659FF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입력은 4x4여야 한다 | | | | [ ] |</w:t>
      </w:r>
    </w:p>
    <w:p w14:paraId="55B7784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빈칸은 정확히 2개여야 한다 | | | | [ ] |</w:t>
      </w:r>
    </w:p>
    <w:p w14:paraId="7A8E7E6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값은 0 또는 1~16이어야 한다 | | | | [ ] |</w:t>
      </w:r>
    </w:p>
    <w:p w14:paraId="4793531D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0을 제외한 중복 숫자는 금지된다 | | | | [ ] |</w:t>
      </w:r>
    </w:p>
    <w:p w14:paraId="79E84D6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누락 숫자는 정확히 2개여야 한다 | | | | [ ] |</w:t>
      </w:r>
    </w:p>
    <w:p w14:paraId="5FED9E3D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누락 숫자는 오름차순이어야 한다 | | | | [ ] |</w:t>
      </w:r>
    </w:p>
    <w:p w14:paraId="39DC6AE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모든 행의 합은 34여야 한다 | | | | [ ] |</w:t>
      </w:r>
    </w:p>
    <w:p w14:paraId="57FD99C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모든 열의 합은 34여야 한다 | | | | [ ] |</w:t>
      </w:r>
    </w:p>
    <w:p w14:paraId="37011ED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두 대각선의 합은 각각 34여야 한다 | | | | [ ] |</w:t>
      </w:r>
    </w:p>
    <w:p w14:paraId="4108024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결과는 int[6]이어야 한다 | | | | [ ] |</w:t>
      </w:r>
    </w:p>
    <w:p w14:paraId="6B4B58A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결과 좌표는 1-index여야 한다 | | | | [ ] |</w:t>
      </w:r>
    </w:p>
    <w:p w14:paraId="4494946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30DDA9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---</w:t>
      </w:r>
    </w:p>
    <w:p w14:paraId="1588461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7F5119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lastRenderedPageBreak/>
        <w:t>## 7. Dual-Track TDD Readiness Check</w:t>
      </w:r>
    </w:p>
    <w:p w14:paraId="7FB144D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EA9FA24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Check Item | Status | Evidence | Issue / Fix |</w:t>
      </w:r>
    </w:p>
    <w:p w14:paraId="69EE066D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|---|---|---|---|</w:t>
      </w:r>
    </w:p>
    <w:p w14:paraId="6B796B2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UI/Boundary RED 테스트로 분리 가능한가? | [ ] | | |</w:t>
      </w:r>
    </w:p>
    <w:p w14:paraId="2C106BB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Logic/Domain RED 테스트로 분리 가능한가? | [ ] | | |</w:t>
      </w:r>
    </w:p>
    <w:p w14:paraId="0D004BE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GREEN 단계에서 최소 구현으로 처리 가능한가? | [ ] | | |</w:t>
      </w:r>
    </w:p>
    <w:p w14:paraId="5F6BC3C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REFACTOR 단계에서 계약 변경 없이 구조 개선 가능한가? | [ ] | | |</w:t>
      </w:r>
    </w:p>
    <w:p w14:paraId="4442058D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테스트 약화 없이 통과 가능한 구조인가? | [ ] | | |</w:t>
      </w:r>
    </w:p>
    <w:p w14:paraId="33DBD9C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43E5BD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---</w:t>
      </w:r>
    </w:p>
    <w:p w14:paraId="3755476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DA20D04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 8. Implementation Possibility Check</w:t>
      </w:r>
    </w:p>
    <w:p w14:paraId="2CDA4C4A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DAD73B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Check Item | Status | Evidence | Issue / Fix |</w:t>
      </w:r>
    </w:p>
    <w:p w14:paraId="123C5214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|---|---|---|---|</w:t>
      </w:r>
    </w:p>
    <w:p w14:paraId="2F2577A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BlankFinder로 분리 가능한가? | [ ] | | |</w:t>
      </w:r>
    </w:p>
    <w:p w14:paraId="4B6BDF7D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MissingNumberFinder로 분리 가능한가? | [ ] | | |</w:t>
      </w:r>
    </w:p>
    <w:p w14:paraId="0469A37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MagicSquareValidator로 분리 가능한가? | [ ] | | |</w:t>
      </w:r>
    </w:p>
    <w:p w14:paraId="63B1CD8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Solver로 분리 가능한가? | [ ] | | |</w:t>
      </w:r>
    </w:p>
    <w:p w14:paraId="372662B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Boundary Validator로 분리 가능한가? | [ ] | | |</w:t>
      </w:r>
    </w:p>
    <w:p w14:paraId="56A63344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하드코딩 없이 구현 가능한가? | [ ] | | |</w:t>
      </w:r>
    </w:p>
    <w:p w14:paraId="41098C4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매직 넘버가 명명된 상수로 대체 가능한가? | [ ] | | |</w:t>
      </w:r>
    </w:p>
    <w:p w14:paraId="26581C3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D3F7DA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---</w:t>
      </w:r>
    </w:p>
    <w:p w14:paraId="27C4BD20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1982A59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 9. Traceability Matrix</w:t>
      </w:r>
    </w:p>
    <w:p w14:paraId="059D7B3E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58DA403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Epic Goal | Journey Stage | User Story | Acceptance Criteria | Technical Scenario | Future RED Test ID | Future Implementation Task |</w:t>
      </w:r>
    </w:p>
    <w:p w14:paraId="25D9BA3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|---|---|---|---|---|---|---|</w:t>
      </w:r>
    </w:p>
    <w:p w14:paraId="2CC8BEFF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C54044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---</w:t>
      </w:r>
    </w:p>
    <w:p w14:paraId="2E34976B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2A1C13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 10. Missing Items / Correction Needed</w:t>
      </w:r>
    </w:p>
    <w:p w14:paraId="027EDAB7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7994FA2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 Missing or Weak Item | Why It Matters | Suggested Fix |</w:t>
      </w:r>
    </w:p>
    <w:p w14:paraId="2F90D9B0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|---|---|---|</w:t>
      </w:r>
    </w:p>
    <w:p w14:paraId="62FC0BA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A56FF65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---</w:t>
      </w:r>
    </w:p>
    <w:p w14:paraId="7690B2B6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824D50C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## 11. Final Summary</w:t>
      </w:r>
    </w:p>
    <w:p w14:paraId="280DFA9D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B5416ED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다음 형식으로 요약하십시오.</w:t>
      </w:r>
    </w:p>
    <w:p w14:paraId="24005D4A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D07958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검증 결과:</w:t>
      </w:r>
    </w:p>
    <w:p w14:paraId="67005E57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가장 강한 부분:</w:t>
      </w:r>
    </w:p>
    <w:p w14:paraId="14302AF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가장 약한 부분:</w:t>
      </w:r>
    </w:p>
    <w:p w14:paraId="16EC1248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반드시 수정해야 할 항목:</w:t>
      </w:r>
    </w:p>
    <w:p w14:paraId="79860681" w14:textId="77777777" w:rsidR="002D4F99" w:rsidRPr="002D4F99" w:rsidRDefault="002D4F99" w:rsidP="002D4F9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D4F99">
        <w:rPr>
          <w:rFonts w:ascii="돋움" w:eastAsia="돋움" w:hAnsi="돋움"/>
          <w:spacing w:val="-3"/>
          <w:w w:val="95"/>
          <w:szCs w:val="20"/>
        </w:rPr>
        <w:t>- 다음 단계로 진행 가능 여부:</w:t>
      </w:r>
    </w:p>
    <w:p w14:paraId="13DAEC81" w14:textId="4C729A2A" w:rsidR="00794649" w:rsidRPr="008E6701" w:rsidRDefault="00174201" w:rsidP="0088275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E6701">
        <w:rPr>
          <w:rFonts w:ascii="돋움" w:eastAsia="돋움" w:hint="eastAsia"/>
          <w:spacing w:val="-3"/>
          <w:w w:val="95"/>
          <w:szCs w:val="20"/>
        </w:rPr>
        <w:t>```</w:t>
      </w:r>
    </w:p>
    <w:p w14:paraId="3021FAA8" w14:textId="77777777" w:rsidR="00C37B66" w:rsidRDefault="00C37B66" w:rsidP="0088275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3F94AFD" w14:textId="0986A396" w:rsidR="00C37B66" w:rsidRDefault="00C37B66" w:rsidP="0088275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C37B66">
        <w:rPr>
          <w:rFonts w:ascii="돋움" w:eastAsia="돋움"/>
          <w:noProof/>
          <w:spacing w:val="-3"/>
          <w:w w:val="95"/>
        </w:rPr>
        <w:drawing>
          <wp:inline distT="0" distB="0" distL="0" distR="0" wp14:anchorId="0D3E6918" wp14:editId="2E5268A7">
            <wp:extent cx="4455483" cy="2631392"/>
            <wp:effectExtent l="0" t="0" r="2540" b="0"/>
            <wp:docPr id="1855510975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114F04D5-A0F1-7C9D-D620-A8EF69BC3D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114F04D5-A0F1-7C9D-D620-A8EF69BC3D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55483" cy="26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8C04" w14:textId="77777777" w:rsidR="00975778" w:rsidRPr="008E6701" w:rsidRDefault="00975778" w:rsidP="00805E9A">
      <w:pPr>
        <w:spacing w:before="60" w:after="60"/>
        <w:rPr>
          <w:sz w:val="32"/>
          <w:szCs w:val="32"/>
        </w:rPr>
      </w:pPr>
      <w:r w:rsidRPr="008E6701">
        <w:rPr>
          <w:rFonts w:ascii="Cambria Math" w:eastAsia="Arial" w:hAnsi="Cambria Math" w:cs="Cambria Math"/>
          <w:b/>
          <w:bCs/>
          <w:color w:val="222222"/>
        </w:rPr>
        <w:t>▶</w:t>
      </w:r>
      <w:r w:rsidRPr="008E6701">
        <w:rPr>
          <w:rFonts w:ascii="Arial" w:eastAsia="Arial" w:hAnsi="Arial" w:cs="Arial"/>
          <w:b/>
          <w:bCs/>
          <w:color w:val="222222"/>
        </w:rPr>
        <w:t xml:space="preserve"> </w:t>
      </w:r>
      <w:r w:rsidRPr="008E6701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092E4841" w14:textId="77777777" w:rsidR="00975778" w:rsidRDefault="00975778" w:rsidP="00805E9A">
      <w:pPr>
        <w:spacing w:after="160"/>
        <w:rPr>
          <w:rFonts w:ascii="돋움" w:eastAsia="돋움"/>
          <w:spacing w:val="-3"/>
          <w:w w:val="95"/>
        </w:rPr>
      </w:pPr>
    </w:p>
    <w:p w14:paraId="4F968E13" w14:textId="77777777" w:rsidR="00975778" w:rsidRDefault="00975778" w:rsidP="00805E9A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5DD54C09" w14:textId="77777777" w:rsidR="00975778" w:rsidRDefault="00975778" w:rsidP="00805E9A">
      <w:pPr>
        <w:spacing w:after="160"/>
        <w:rPr>
          <w:sz w:val="20"/>
          <w:szCs w:val="20"/>
        </w:rPr>
      </w:pPr>
    </w:p>
    <w:p w14:paraId="5AD2ED01" w14:textId="77777777" w:rsidR="00975778" w:rsidRDefault="00975778" w:rsidP="00805E9A">
      <w:pPr>
        <w:spacing w:after="160"/>
      </w:pPr>
      <w:r w:rsidRPr="00EF2295">
        <w:rPr>
          <w:noProof/>
        </w:rPr>
        <w:drawing>
          <wp:inline distT="0" distB="0" distL="0" distR="0" wp14:anchorId="39E3E03C" wp14:editId="761E280C">
            <wp:extent cx="5760720" cy="536575"/>
            <wp:effectExtent l="0" t="0" r="0" b="0"/>
            <wp:docPr id="8431405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233E" w14:textId="77777777" w:rsidR="00975778" w:rsidRDefault="00975778" w:rsidP="00975778">
      <w: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7253B1" w14:paraId="5BA85FE9" w14:textId="77777777" w:rsidTr="004F4660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0F2AB252" w14:textId="77777777" w:rsidR="007253B1" w:rsidRDefault="007253B1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7407A012" w14:textId="5CAE6906" w:rsidR="007253B1" w:rsidRPr="00794649" w:rsidRDefault="007253B1" w:rsidP="004F4660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 w:rsidR="00436554"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6394B9CA" w14:textId="5378FC9D" w:rsidR="007253B1" w:rsidRDefault="007253B1" w:rsidP="004F4660">
            <w:pPr>
              <w:pStyle w:val="a3"/>
              <w:wordWrap/>
              <w:snapToGrid w:val="0"/>
              <w:spacing w:line="480" w:lineRule="auto"/>
              <w:jc w:val="center"/>
            </w:pPr>
            <w:r w:rsidRPr="007253B1">
              <w:rPr>
                <w:rFonts w:ascii="돋움" w:eastAsia="돋움"/>
                <w:b/>
                <w:bCs/>
                <w:sz w:val="36"/>
              </w:rPr>
              <w:t>D1_</w:t>
            </w:r>
            <w:r w:rsidR="008C722D">
              <w:rPr>
                <w:rFonts w:ascii="돋움" w:eastAsia="돋움" w:hint="eastAsia"/>
                <w:b/>
                <w:bCs/>
                <w:sz w:val="36"/>
              </w:rPr>
              <w:t>7</w:t>
            </w:r>
            <w:r w:rsidRPr="007253B1">
              <w:rPr>
                <w:rFonts w:ascii="돋움" w:eastAsia="돋움"/>
                <w:b/>
                <w:bCs/>
                <w:sz w:val="36"/>
              </w:rPr>
              <w:t xml:space="preserve">: </w:t>
            </w:r>
            <w:r w:rsidRPr="007253B1">
              <w:rPr>
                <w:rFonts w:ascii="돋움" w:eastAsia="돋움" w:hint="eastAsia"/>
                <w:b/>
                <w:bCs/>
                <w:sz w:val="36"/>
              </w:rPr>
              <w:t xml:space="preserve">최종 </w:t>
            </w:r>
            <w:r w:rsidRPr="007253B1">
              <w:rPr>
                <w:rFonts w:ascii="돋움" w:eastAsia="돋움"/>
                <w:b/>
                <w:bCs/>
                <w:sz w:val="36"/>
              </w:rPr>
              <w:t xml:space="preserve">PRD </w:t>
            </w:r>
            <w:r w:rsidRPr="007253B1">
              <w:rPr>
                <w:rFonts w:ascii="돋움" w:eastAsia="돋움" w:hint="eastAsia"/>
                <w:b/>
                <w:bCs/>
                <w:sz w:val="36"/>
              </w:rPr>
              <w:t xml:space="preserve">작성 </w:t>
            </w:r>
            <w:r w:rsidRPr="007253B1">
              <w:rPr>
                <w:rFonts w:ascii="돋움" w:eastAsia="돋움"/>
                <w:b/>
                <w:bCs/>
                <w:sz w:val="36"/>
              </w:rPr>
              <w:t xml:space="preserve">(Gherkin </w:t>
            </w:r>
            <w:r w:rsidRPr="007253B1">
              <w:rPr>
                <w:rFonts w:ascii="돋움" w:eastAsia="돋움" w:hint="eastAsia"/>
                <w:b/>
                <w:bCs/>
                <w:sz w:val="36"/>
              </w:rPr>
              <w:t>포함</w:t>
            </w:r>
            <w:r w:rsidRPr="007253B1">
              <w:rPr>
                <w:rFonts w:ascii="돋움" w:eastAsia="돋움"/>
                <w:b/>
                <w:bCs/>
                <w:sz w:val="36"/>
              </w:rPr>
              <w:t>)</w:t>
            </w:r>
          </w:p>
        </w:tc>
      </w:tr>
    </w:tbl>
    <w:p w14:paraId="65744C34" w14:textId="77777777" w:rsidR="007253B1" w:rsidRDefault="007253B1" w:rsidP="007253B1">
      <w:pPr>
        <w:pStyle w:val="a3"/>
        <w:wordWrap/>
        <w:jc w:val="center"/>
      </w:pPr>
    </w:p>
    <w:p w14:paraId="5C18FD1A" w14:textId="77777777" w:rsidR="005E666A" w:rsidRDefault="005E666A" w:rsidP="005E666A">
      <w:pPr>
        <w:pStyle w:val="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>P-02  PRD 작성 (Gherkin 포함)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E666A" w14:paraId="7FC8797C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C79B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목적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5421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Executive Summary ~ Traceability Matrix 포함 완성형 PRD 생성</w:t>
            </w:r>
          </w:p>
        </w:tc>
      </w:tr>
      <w:tr w:rsidR="005E666A" w14:paraId="2737E53E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81DB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산출물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997B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PRD Markdown 문서 (FR-01~05 / BR / NFR / Dual-Track Strategy / Traceability)</w:t>
            </w:r>
          </w:p>
        </w:tc>
      </w:tr>
      <w:tr w:rsidR="005E666A" w14:paraId="707B841A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4208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적용 방법론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03D3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Dual-Track TDD / Concept→Rule→Use Case→Contract→Test→Component</w:t>
            </w:r>
          </w:p>
        </w:tc>
      </w:tr>
    </w:tbl>
    <w:p w14:paraId="4D87BA1A" w14:textId="77777777" w:rsidR="005E666A" w:rsidRDefault="005E666A" w:rsidP="005E666A"/>
    <w:p w14:paraId="6AFB5D92" w14:textId="77777777" w:rsidR="005E666A" w:rsidRDefault="005E666A" w:rsidP="005E666A">
      <w:pPr>
        <w:spacing w:before="60" w:after="60"/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▶ 제약 조건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E666A" w14:paraId="4CAAFB05" w14:textId="77777777" w:rsidTr="005B5918"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99FB" w14:textId="77777777" w:rsidR="005E666A" w:rsidRDefault="005E666A" w:rsidP="005B591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구현 코드 작성 금지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1A69" w14:textId="77777777" w:rsidR="005E666A" w:rsidRDefault="005E666A" w:rsidP="005B591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모호한 표현('적절히','충분히') 금지</w:t>
            </w:r>
          </w:p>
        </w:tc>
      </w:tr>
      <w:tr w:rsidR="005E666A" w14:paraId="1DE31072" w14:textId="77777777" w:rsidTr="005B5918"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D697" w14:textId="77777777" w:rsidR="005E666A" w:rsidRDefault="005E666A" w:rsidP="005B591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모든 요구사항은 테스트/검증 가능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4EA6" w14:textId="77777777" w:rsidR="005E666A" w:rsidRDefault="005E666A" w:rsidP="005B591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Dual-Track(경계/도메인) 분리 반영</w:t>
            </w:r>
          </w:p>
        </w:tc>
      </w:tr>
      <w:tr w:rsidR="005E666A" w14:paraId="67E9B522" w14:textId="77777777" w:rsidTr="005B5918"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AC99" w14:textId="77777777" w:rsidR="005E666A" w:rsidRDefault="005E666A" w:rsidP="005B591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신규 기능 추가 금지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327C" w14:textId="77777777" w:rsidR="005E666A" w:rsidRDefault="005E666A" w:rsidP="005B591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Concept→Code 추적성 필수</w:t>
            </w:r>
          </w:p>
        </w:tc>
      </w:tr>
    </w:tbl>
    <w:p w14:paraId="0BD6BD62" w14:textId="77777777" w:rsidR="005E666A" w:rsidRDefault="005E666A" w:rsidP="005E666A"/>
    <w:p w14:paraId="482C1EE2" w14:textId="77777777" w:rsidR="005E666A" w:rsidRDefault="005E666A" w:rsidP="005E666A">
      <w:pPr>
        <w:spacing w:before="60" w:after="60"/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▶ 고정 계약 (변경 금지)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E666A" w14:paraId="48C7BAE3" w14:textId="77777777" w:rsidTr="005B591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AC7A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입력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9F23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4x4 int[][], 0=빈칸, 빈칸 정확히 2개, 값 0 또는 1~16, 0 제외 중복 금지 첫 번째 빈칸: row-major 스캔에서 먼저 발견되는 0</w:t>
            </w:r>
          </w:p>
        </w:tc>
      </w:tr>
      <w:tr w:rsidR="005E666A" w14:paraId="65ACDCF7" w14:textId="77777777" w:rsidTr="005B5918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60A5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출력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6D09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int[6], 좌표 1-index, [r1,c1,n1,r2,c2,n2] 시도1: 작은수→첫빈칸 / 시도2(실패시): 큰수→첫빈칸 Magic Constant = 34</w:t>
            </w:r>
          </w:p>
        </w:tc>
      </w:tr>
    </w:tbl>
    <w:p w14:paraId="33A5E2BF" w14:textId="77777777" w:rsidR="005E666A" w:rsidRDefault="005E666A" w:rsidP="005E666A"/>
    <w:p w14:paraId="55489214" w14:textId="77777777" w:rsidR="005E666A" w:rsidRPr="005E666A" w:rsidRDefault="005E666A" w:rsidP="007253B1">
      <w:pPr>
        <w:pStyle w:val="a3"/>
        <w:wordWrap/>
        <w:jc w:val="center"/>
      </w:pPr>
    </w:p>
    <w:p w14:paraId="399C4992" w14:textId="2A356350" w:rsidR="007253B1" w:rsidRPr="00794649" w:rsidRDefault="007253B1" w:rsidP="007253B1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7253B1">
        <w:rPr>
          <w:rFonts w:ascii="돋움" w:eastAsia="돋움"/>
          <w:b/>
          <w:bCs/>
          <w:sz w:val="28"/>
          <w:szCs w:val="20"/>
          <w:u w:val="single"/>
        </w:rPr>
        <w:t xml:space="preserve">Magic Square PRD </w:t>
      </w:r>
      <w:r w:rsidRPr="007253B1">
        <w:rPr>
          <w:rFonts w:ascii="돋움" w:eastAsia="돋움" w:hint="eastAsia"/>
          <w:b/>
          <w:bCs/>
          <w:sz w:val="28"/>
          <w:szCs w:val="20"/>
          <w:u w:val="single"/>
        </w:rPr>
        <w:t>작성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7253B1" w:rsidRPr="007253B1" w14:paraId="14723816" w14:textId="77777777" w:rsidTr="004F4660">
        <w:tc>
          <w:tcPr>
            <w:tcW w:w="9270" w:type="dxa"/>
          </w:tcPr>
          <w:p w14:paraId="22DE14EB" w14:textId="77777777" w:rsidR="007253B1" w:rsidRPr="007253B1" w:rsidRDefault="007253B1" w:rsidP="007253B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7253B1">
              <w:rPr>
                <w:rFonts w:ascii="돋움" w:eastAsia="돋움" w:hAnsi="돋움"/>
                <w:b/>
                <w:bCs/>
                <w:sz w:val="24"/>
              </w:rPr>
              <w:t xml:space="preserve">Magic Square </w:t>
            </w:r>
            <w:r w:rsidRPr="007253B1">
              <w:rPr>
                <w:rFonts w:ascii="돋움" w:eastAsia="돋움" w:hAnsi="돋움" w:hint="eastAsia"/>
                <w:b/>
                <w:bCs/>
                <w:sz w:val="24"/>
              </w:rPr>
              <w:t xml:space="preserve">구현 전 </w:t>
            </w:r>
            <w:r w:rsidRPr="007253B1">
              <w:rPr>
                <w:rFonts w:ascii="돋움" w:eastAsia="돋움" w:hAnsi="돋움"/>
                <w:b/>
                <w:bCs/>
                <w:sz w:val="24"/>
              </w:rPr>
              <w:t xml:space="preserve">PRD 작성을 </w:t>
            </w:r>
            <w:r w:rsidRPr="007253B1">
              <w:rPr>
                <w:rFonts w:ascii="돋움" w:eastAsia="돋움" w:hAnsi="돋움" w:hint="eastAsia"/>
                <w:b/>
                <w:bCs/>
                <w:sz w:val="24"/>
              </w:rPr>
              <w:t>해보시오</w:t>
            </w:r>
            <w:r w:rsidRPr="007253B1">
              <w:rPr>
                <w:rFonts w:ascii="돋움" w:eastAsia="돋움" w:hAnsi="돋움"/>
                <w:b/>
                <w:bCs/>
                <w:sz w:val="24"/>
              </w:rPr>
              <w:t>. PRD</w:t>
            </w:r>
            <w:r w:rsidRPr="007253B1">
              <w:rPr>
                <w:rFonts w:ascii="돋움" w:eastAsia="돋움" w:hAnsi="돋움" w:hint="eastAsia"/>
                <w:b/>
                <w:bCs/>
                <w:sz w:val="24"/>
              </w:rPr>
              <w:t>를 하기 위해서는 적절한 프롬프트 엔지니어링을 해야 합니다</w:t>
            </w:r>
            <w:r w:rsidRPr="007253B1">
              <w:rPr>
                <w:rFonts w:ascii="돋움" w:eastAsia="돋움" w:hAnsi="돋움"/>
                <w:b/>
                <w:bCs/>
                <w:sz w:val="24"/>
              </w:rPr>
              <w:t>.</w:t>
            </w:r>
          </w:p>
          <w:p w14:paraId="40121BBF" w14:textId="77777777" w:rsidR="007253B1" w:rsidRDefault="00C37B66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C37B66">
              <w:rPr>
                <w:rFonts w:ascii="돋움" w:eastAsia="돋움" w:hAnsi="돋움"/>
                <w:noProof/>
                <w:spacing w:val="-3"/>
                <w:w w:val="95"/>
                <w:sz w:val="24"/>
              </w:rPr>
              <w:lastRenderedPageBreak/>
              <w:drawing>
                <wp:inline distT="0" distB="0" distL="0" distR="0" wp14:anchorId="679B6B4D" wp14:editId="507055FE">
                  <wp:extent cx="3658478" cy="3866138"/>
                  <wp:effectExtent l="0" t="0" r="0" b="1270"/>
                  <wp:docPr id="882713935" name="그림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AFB17EE-D13B-A806-4F38-D135EA2DCF7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9">
                            <a:extLst>
                              <a:ext uri="{FF2B5EF4-FFF2-40B4-BE49-F238E27FC236}">
                                <a16:creationId xmlns:a16="http://schemas.microsoft.com/office/drawing/2014/main" id="{DAFB17EE-D13B-A806-4F38-D135EA2DCF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478" cy="3866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BEB5F" w14:textId="77777777" w:rsidR="00C37B66" w:rsidRDefault="00C37B66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  <w:p w14:paraId="0A9C3D73" w14:textId="77777777" w:rsidR="00C37B66" w:rsidRPr="00C37B66" w:rsidRDefault="00C37B66" w:rsidP="00C37B66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PRD 본문에 직접 옮기기 좋은 것</w:t>
            </w:r>
          </w:p>
          <w:p w14:paraId="26EE1BB4" w14:textId="77777777" w:rsidR="00C37B66" w:rsidRPr="00C37B66" w:rsidRDefault="00C37B66" w:rsidP="00C37B66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Report/1.ProblemDefinition_Report.md</w:t>
            </w:r>
          </w:p>
          <w:p w14:paraId="17A98157" w14:textId="77777777" w:rsidR="00C37B66" w:rsidRPr="00C37B66" w:rsidRDefault="00C37B66" w:rsidP="006944B6">
            <w:pPr>
              <w:pStyle w:val="a3"/>
              <w:numPr>
                <w:ilvl w:val="0"/>
                <w:numId w:val="30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PRD의 배경·문제 정의·왜 지금 이걸 하는가(Why 연쇄)</w:t>
            </w:r>
          </w:p>
          <w:p w14:paraId="5CD39BE1" w14:textId="77777777" w:rsidR="00C37B66" w:rsidRPr="00C37B66" w:rsidRDefault="00C37B66" w:rsidP="006944B6">
            <w:pPr>
              <w:pStyle w:val="a3"/>
              <w:numPr>
                <w:ilvl w:val="0"/>
                <w:numId w:val="30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“무엇이 불편한가 / 무엇을 닫아야 하는가” 같은 제품 동기를 여기서 가져가면 됩니다.</w:t>
            </w:r>
          </w:p>
          <w:p w14:paraId="3D0FE633" w14:textId="77777777" w:rsidR="00C37B66" w:rsidRPr="00C37B66" w:rsidRDefault="00C37B66" w:rsidP="00C37B66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Report/4.UserJourney_Epic_to_TechnicalScenario_Report.md</w:t>
            </w:r>
          </w:p>
          <w:p w14:paraId="25FEF5BD" w14:textId="77777777" w:rsidR="00C37B66" w:rsidRPr="00C37B66" w:rsidRDefault="00C37B66" w:rsidP="006944B6">
            <w:pPr>
              <w:pStyle w:val="a3"/>
              <w:numPr>
                <w:ilvl w:val="0"/>
                <w:numId w:val="31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PRD의 비전·Epic 목표·페르소나·사용자 여정·User Story·수용 기준(Gherkin)·검증 체크리스트에 가장 가깝습니다.</w:t>
            </w:r>
          </w:p>
          <w:p w14:paraId="41262AE0" w14:textId="77777777" w:rsidR="00C37B66" w:rsidRPr="00C37B66" w:rsidRDefault="00C37B66" w:rsidP="006944B6">
            <w:pPr>
              <w:pStyle w:val="a3"/>
              <w:numPr>
                <w:ilvl w:val="0"/>
                <w:numId w:val="31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문서 자체가 “Report 1~3과의 관계”를 밝히고 있어, PRD에서 **요구(What)와 검증(How we know)**을 한 번에 정리할 때 1순위 원천으로 쓰기 좋습니다.</w:t>
            </w:r>
          </w:p>
          <w:p w14:paraId="7047BDB2" w14:textId="77777777" w:rsidR="00C37B66" w:rsidRPr="00C37B66" w:rsidRDefault="00C37B66" w:rsidP="00C37B66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Report/2.CleanArchitecture_DualTrack_TDD_Design_Report.md</w:t>
            </w:r>
          </w:p>
          <w:p w14:paraId="0B454C34" w14:textId="77777777" w:rsidR="00C37B66" w:rsidRPr="00C37B66" w:rsidRDefault="00C37B66" w:rsidP="006944B6">
            <w:pPr>
              <w:pStyle w:val="a3"/>
              <w:numPr>
                <w:ilvl w:val="0"/>
                <w:numId w:val="32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PRD의 기능 범위를 고정하는 계약: 입력/출력 형식, 불변조건(Invariant) 표, 도메인 개념·레이어 경계.</w:t>
            </w:r>
          </w:p>
          <w:p w14:paraId="7C892826" w14:textId="77777777" w:rsidR="00C37B66" w:rsidRPr="00C37B66" w:rsidRDefault="00C37B66" w:rsidP="006944B6">
            <w:pPr>
              <w:pStyle w:val="a3"/>
              <w:numPr>
                <w:ilvl w:val="0"/>
                <w:numId w:val="32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lastRenderedPageBreak/>
              <w:t>“사용자에게 어떤 동작을 보장할지”를 스펙 수준으로 쓸 때 참고합니다. (PRD에 기술 설계 전체를 넣을지는 팀 관행에 따라 요약만 넣어도 됩니다.)</w:t>
            </w:r>
          </w:p>
          <w:p w14:paraId="6F5D760D" w14:textId="77777777" w:rsidR="00C37B66" w:rsidRDefault="00C37B66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  <w:p w14:paraId="30D1FE2E" w14:textId="77777777" w:rsidR="00C37B66" w:rsidRPr="00C37B66" w:rsidRDefault="00C37B66" w:rsidP="00C37B66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PRD의 “품질·개발 방식·제약”에 넣을 때 참고</w:t>
            </w:r>
          </w:p>
          <w:p w14:paraId="0310F7F7" w14:textId="77777777" w:rsidR="00C37B66" w:rsidRPr="00C37B66" w:rsidRDefault="00C37B66" w:rsidP="00C37B66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Report/3.DevelopmentEnvironment_CursorRules_ECB_UserEntity_Report.md</w:t>
            </w:r>
          </w:p>
          <w:p w14:paraId="3D057C9F" w14:textId="77777777" w:rsidR="00C37B66" w:rsidRPr="00C37B66" w:rsidRDefault="00C37B66" w:rsidP="006944B6">
            <w:pPr>
              <w:pStyle w:val="a3"/>
              <w:numPr>
                <w:ilvl w:val="0"/>
                <w:numId w:val="33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비기능/프로세스 요구: ECB, TDD 단계, pytest·커버리지, 금지 패턴 등 품질 게이트를 PRD 부록이나 “엔지니어링 원칙” 절로 옮길 때 유용합니다.</w:t>
            </w:r>
          </w:p>
          <w:p w14:paraId="168ABAF4" w14:textId="77777777" w:rsidR="00C37B66" w:rsidRPr="00C37B66" w:rsidRDefault="00C37B66" w:rsidP="00C37B66">
            <w:pPr>
              <w:pStyle w:val="a3"/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.cursorrules + .cursor/rules/*.mdc</w:t>
            </w:r>
          </w:p>
          <w:p w14:paraId="6332EF4A" w14:textId="77777777" w:rsidR="00C37B66" w:rsidRPr="00C37B66" w:rsidRDefault="00C37B66" w:rsidP="006944B6">
            <w:pPr>
              <w:pStyle w:val="a3"/>
              <w:numPr>
                <w:ilvl w:val="0"/>
                <w:numId w:val="34"/>
              </w:numPr>
              <w:wordWrap/>
              <w:snapToGrid w:val="0"/>
              <w:spacing w:line="480" w:lineRule="auto"/>
              <w:rPr>
                <w:rFonts w:ascii="돋움" w:eastAsia="돋움" w:hAnsi="돋움"/>
                <w:spacing w:val="-3"/>
                <w:w w:val="95"/>
              </w:rPr>
            </w:pPr>
            <w:r w:rsidRPr="00C37B66">
              <w:rPr>
                <w:rFonts w:ascii="돋움" w:eastAsia="돋움" w:hAnsi="돋움"/>
                <w:b/>
                <w:bCs/>
                <w:spacing w:val="-3"/>
                <w:w w:val="95"/>
              </w:rPr>
              <w:t>Report 3가 요약한 같은 내용의 원문입니다. PRD에 “팀이 지키는 규칙”을 짧게 인용할 때는 Report 3를 보고, 세부 문구가 필요하면 여기를 보면 됩니다.</w:t>
            </w:r>
          </w:p>
          <w:p w14:paraId="60C22E2C" w14:textId="725CA7B9" w:rsidR="00C37B66" w:rsidRPr="00C37B66" w:rsidRDefault="00C37B66" w:rsidP="004F4660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7CDE5F42" w14:textId="77777777" w:rsidR="007253B1" w:rsidRDefault="007253B1" w:rsidP="007253B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FB1C996" w14:textId="77777777" w:rsidR="00D10A18" w:rsidRPr="00D10A18" w:rsidRDefault="00D10A18" w:rsidP="00D10A1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D10A18">
        <w:rPr>
          <w:rFonts w:ascii="돋움" w:eastAsia="돋움"/>
          <w:spacing w:val="-3"/>
          <w:w w:val="95"/>
        </w:rPr>
        <w:t xml:space="preserve">PRD를 바로 쓰라고 요청하기 전에, 먼저 Cursor에게 </w:t>
      </w:r>
      <w:r w:rsidRPr="00D10A18">
        <w:rPr>
          <w:rFonts w:ascii="돋움" w:eastAsia="돋움"/>
          <w:b/>
          <w:bCs/>
          <w:spacing w:val="-3"/>
          <w:w w:val="95"/>
        </w:rPr>
        <w:t>“</w:t>
      </w:r>
      <w:r w:rsidRPr="00D10A18">
        <w:rPr>
          <w:rFonts w:ascii="돋움" w:eastAsia="돋움"/>
          <w:b/>
          <w:bCs/>
          <w:spacing w:val="-3"/>
          <w:w w:val="95"/>
        </w:rPr>
        <w:t>PRD 작성에 사용할 참고 문서들을 읽고, 어떤 문서를 어느 PRD 섹션에 반영할지 매핑해 달라</w:t>
      </w:r>
      <w:r w:rsidRPr="00D10A18">
        <w:rPr>
          <w:rFonts w:ascii="돋움" w:eastAsia="돋움"/>
          <w:b/>
          <w:bCs/>
          <w:spacing w:val="-3"/>
          <w:w w:val="95"/>
        </w:rPr>
        <w:t>”</w:t>
      </w:r>
      <w:r w:rsidRPr="00D10A18">
        <w:rPr>
          <w:rFonts w:ascii="돋움" w:eastAsia="돋움"/>
          <w:spacing w:val="-3"/>
          <w:w w:val="95"/>
        </w:rPr>
        <w:t>고 요청하는 것이 좋습니다.</w:t>
      </w:r>
    </w:p>
    <w:p w14:paraId="428F6D1D" w14:textId="77777777" w:rsidR="00D10A18" w:rsidRPr="00D10A18" w:rsidRDefault="00D10A18" w:rsidP="00D10A1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D10A18">
        <w:rPr>
          <w:rFonts w:ascii="돋움" w:eastAsia="돋움"/>
          <w:spacing w:val="-3"/>
          <w:w w:val="95"/>
        </w:rPr>
        <w:t>즉, 순서는 이렇게 가는 것이 안전합니다.</w:t>
      </w:r>
    </w:p>
    <w:p w14:paraId="3BA15EA9" w14:textId="77777777" w:rsidR="00D10A18" w:rsidRDefault="00D10A18">
      <w:pPr>
        <w:pStyle w:val="a4"/>
        <w:numPr>
          <w:ilvl w:val="0"/>
          <w:numId w:val="47"/>
        </w:numPr>
        <w:spacing w:line="312" w:lineRule="auto"/>
        <w:rPr>
          <w:rFonts w:ascii="돋움" w:eastAsia="돋움"/>
          <w:spacing w:val="-3"/>
          <w:w w:val="95"/>
        </w:rPr>
      </w:pPr>
      <w:r w:rsidRPr="00D10A18">
        <w:rPr>
          <w:rFonts w:ascii="돋움" w:eastAsia="돋움"/>
          <w:spacing w:val="-3"/>
          <w:w w:val="95"/>
        </w:rPr>
        <w:t>1단계: 참고 문서 분석 요청</w:t>
      </w:r>
    </w:p>
    <w:p w14:paraId="1140B0AC" w14:textId="77777777" w:rsidR="00D10A18" w:rsidRDefault="00D10A18">
      <w:pPr>
        <w:pStyle w:val="a4"/>
        <w:numPr>
          <w:ilvl w:val="0"/>
          <w:numId w:val="47"/>
        </w:numPr>
        <w:spacing w:line="312" w:lineRule="auto"/>
        <w:rPr>
          <w:rFonts w:ascii="돋움" w:eastAsia="돋움"/>
          <w:spacing w:val="-3"/>
          <w:w w:val="95"/>
        </w:rPr>
      </w:pPr>
      <w:r w:rsidRPr="00D10A18">
        <w:rPr>
          <w:rFonts w:ascii="돋움" w:eastAsia="돋움"/>
          <w:spacing w:val="-3"/>
          <w:w w:val="95"/>
        </w:rPr>
        <w:t>2단계: PRD 섹션별 참고 문서 매핑 요청</w:t>
      </w:r>
    </w:p>
    <w:p w14:paraId="14107C7F" w14:textId="77777777" w:rsidR="00D10A18" w:rsidRDefault="00D10A18">
      <w:pPr>
        <w:pStyle w:val="a4"/>
        <w:numPr>
          <w:ilvl w:val="0"/>
          <w:numId w:val="47"/>
        </w:numPr>
        <w:spacing w:line="312" w:lineRule="auto"/>
        <w:rPr>
          <w:rFonts w:ascii="돋움" w:eastAsia="돋움"/>
          <w:spacing w:val="-3"/>
          <w:w w:val="95"/>
        </w:rPr>
      </w:pPr>
      <w:r w:rsidRPr="00D10A18">
        <w:rPr>
          <w:rFonts w:ascii="돋움" w:eastAsia="돋움"/>
          <w:spacing w:val="-3"/>
          <w:w w:val="95"/>
        </w:rPr>
        <w:t>3단계: PRD 작성 요청</w:t>
      </w:r>
    </w:p>
    <w:p w14:paraId="1359C169" w14:textId="4CF2A77E" w:rsidR="00D10A18" w:rsidRPr="00D10A18" w:rsidRDefault="00D10A18">
      <w:pPr>
        <w:pStyle w:val="a4"/>
        <w:numPr>
          <w:ilvl w:val="0"/>
          <w:numId w:val="47"/>
        </w:numPr>
        <w:spacing w:line="312" w:lineRule="auto"/>
        <w:rPr>
          <w:rFonts w:ascii="돋움" w:eastAsia="돋움"/>
          <w:spacing w:val="-3"/>
          <w:w w:val="95"/>
        </w:rPr>
      </w:pPr>
      <w:r w:rsidRPr="00D10A18">
        <w:rPr>
          <w:rFonts w:ascii="돋움" w:eastAsia="돋움"/>
          <w:spacing w:val="-3"/>
          <w:w w:val="95"/>
        </w:rPr>
        <w:t>4단계: PRD 검증 요청</w:t>
      </w:r>
    </w:p>
    <w:p w14:paraId="4C7B9254" w14:textId="77777777" w:rsidR="00D10A18" w:rsidRPr="00D10A18" w:rsidRDefault="00D10A18" w:rsidP="007253B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2560FD3" w14:textId="77777777" w:rsidR="00D10A18" w:rsidRPr="00D10A18" w:rsidRDefault="00D10A18" w:rsidP="00D10A18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36"/>
          <w:u w:val="single"/>
        </w:rPr>
      </w:pPr>
      <w:r w:rsidRPr="00D10A18">
        <w:rPr>
          <w:rFonts w:ascii="돋움" w:eastAsia="돋움"/>
          <w:b/>
          <w:bCs/>
          <w:spacing w:val="-3"/>
          <w:w w:val="95"/>
          <w:sz w:val="28"/>
          <w:szCs w:val="36"/>
          <w:u w:val="single"/>
        </w:rPr>
        <w:t>핵심 요청 방식</w:t>
      </w:r>
    </w:p>
    <w:p w14:paraId="0AA9DA09" w14:textId="77777777" w:rsidR="00D10A18" w:rsidRPr="00D10A18" w:rsidRDefault="00D10A18" w:rsidP="00D10A1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D10A18">
        <w:rPr>
          <w:rFonts w:ascii="돋움" w:eastAsia="돋움"/>
          <w:spacing w:val="-3"/>
          <w:w w:val="95"/>
        </w:rPr>
        <w:t>Cursor에게는 이렇게 요청하면 됩니다.</w:t>
      </w:r>
    </w:p>
    <w:p w14:paraId="7EFF7F0C" w14:textId="2FD79841" w:rsidR="00D10A18" w:rsidRDefault="00D10A18" w:rsidP="00D10A18">
      <w:pPr>
        <w:pStyle w:val="a4"/>
        <w:spacing w:line="312" w:lineRule="auto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311E5094" w14:textId="21F63FEF" w:rsidR="00D10A18" w:rsidRDefault="00D10A18" w:rsidP="00D10A18">
      <w:pPr>
        <w:pStyle w:val="a4"/>
        <w:spacing w:line="312" w:lineRule="auto"/>
        <w:rPr>
          <w:rFonts w:ascii="돋움" w:eastAsia="돋움"/>
          <w:spacing w:val="-3"/>
          <w:w w:val="95"/>
        </w:rPr>
      </w:pPr>
      <w:r w:rsidRPr="00D10A18">
        <w:rPr>
          <w:rFonts w:ascii="돋움" w:eastAsia="돋움"/>
          <w:spacing w:val="-3"/>
          <w:w w:val="95"/>
        </w:rPr>
        <w:t>PRD를 바로 작성하지 말고,</w:t>
      </w:r>
      <w:r w:rsidRPr="00D10A18">
        <w:rPr>
          <w:rFonts w:ascii="돋움" w:eastAsia="돋움"/>
          <w:spacing w:val="-3"/>
          <w:w w:val="95"/>
        </w:rPr>
        <w:br/>
        <w:t>먼저 PRD 작성에 참고해야 할 문서들을 분석하고,</w:t>
      </w:r>
      <w:r w:rsidRPr="00D10A18">
        <w:rPr>
          <w:rFonts w:ascii="돋움" w:eastAsia="돋움"/>
          <w:spacing w:val="-3"/>
          <w:w w:val="95"/>
        </w:rPr>
        <w:br/>
        <w:t>각 문서의 어떤 내용을 PRD의 어떤 섹션에 반영해야 하는지 매핑해 주세요.</w:t>
      </w:r>
    </w:p>
    <w:p w14:paraId="6CEE4CD5" w14:textId="2EB8E1CA" w:rsidR="00D10A18" w:rsidRPr="00D10A18" w:rsidRDefault="00D10A18" w:rsidP="00D10A18">
      <w:pPr>
        <w:pStyle w:val="a4"/>
        <w:spacing w:line="312" w:lineRule="auto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73061847" w14:textId="77777777" w:rsidR="00D10A18" w:rsidRPr="00D10A18" w:rsidRDefault="00D10A18" w:rsidP="00D10A1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D10A18">
        <w:rPr>
          <w:rFonts w:ascii="돋움" w:eastAsia="돋움"/>
          <w:spacing w:val="-3"/>
          <w:w w:val="95"/>
        </w:rPr>
        <w:t>이 문장이 중요합니다.</w:t>
      </w:r>
    </w:p>
    <w:p w14:paraId="4BDE45D1" w14:textId="77777777" w:rsidR="00D10A18" w:rsidRPr="00D10A18" w:rsidRDefault="00D10A18" w:rsidP="00D10A1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D10A18">
        <w:rPr>
          <w:rFonts w:ascii="돋움" w:eastAsia="돋움"/>
          <w:spacing w:val="-3"/>
          <w:w w:val="95"/>
        </w:rPr>
        <w:t xml:space="preserve">왜냐하면 Cursor에게 바로 </w:t>
      </w:r>
      <w:r w:rsidRPr="00D10A18">
        <w:rPr>
          <w:rFonts w:ascii="돋움" w:eastAsia="돋움"/>
          <w:spacing w:val="-3"/>
          <w:w w:val="95"/>
        </w:rPr>
        <w:t>“</w:t>
      </w:r>
      <w:r w:rsidRPr="00D10A18">
        <w:rPr>
          <w:rFonts w:ascii="돋움" w:eastAsia="돋움"/>
          <w:spacing w:val="-3"/>
          <w:w w:val="95"/>
        </w:rPr>
        <w:t>PRD 작성해줘</w:t>
      </w:r>
      <w:r w:rsidRPr="00D10A18">
        <w:rPr>
          <w:rFonts w:ascii="돋움" w:eastAsia="돋움"/>
          <w:spacing w:val="-3"/>
          <w:w w:val="95"/>
        </w:rPr>
        <w:t>”</w:t>
      </w:r>
      <w:r w:rsidRPr="00D10A18">
        <w:rPr>
          <w:rFonts w:ascii="돋움" w:eastAsia="돋움"/>
          <w:spacing w:val="-3"/>
          <w:w w:val="95"/>
        </w:rPr>
        <w:t>라고 하면, 기존 보고서 내용을 충분히 반영하지 않고 일반적인 PRD를 만들어버릴 수 있기 때문입니다.</w:t>
      </w:r>
    </w:p>
    <w:p w14:paraId="0A6A7017" w14:textId="77777777" w:rsidR="00971C7F" w:rsidRPr="00971C7F" w:rsidRDefault="00971C7F" w:rsidP="00971C7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PRD에 들어가야 하는 것은 다음입니다.</w:t>
      </w:r>
    </w:p>
    <w:p w14:paraId="6256CFAE" w14:textId="77777777" w:rsidR="00971C7F" w:rsidRDefault="00971C7F">
      <w:pPr>
        <w:pStyle w:val="a4"/>
        <w:numPr>
          <w:ilvl w:val="0"/>
          <w:numId w:val="69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무엇을 만들 것인가?</w:t>
      </w:r>
    </w:p>
    <w:p w14:paraId="1172D833" w14:textId="77777777" w:rsidR="00971C7F" w:rsidRDefault="00971C7F">
      <w:pPr>
        <w:pStyle w:val="a4"/>
        <w:numPr>
          <w:ilvl w:val="0"/>
          <w:numId w:val="69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lastRenderedPageBreak/>
        <w:t>왜 만드는가?</w:t>
      </w:r>
    </w:p>
    <w:p w14:paraId="1AB65E4F" w14:textId="77777777" w:rsidR="00971C7F" w:rsidRDefault="00971C7F">
      <w:pPr>
        <w:pStyle w:val="a4"/>
        <w:numPr>
          <w:ilvl w:val="0"/>
          <w:numId w:val="69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누가 사용하는가?</w:t>
      </w:r>
    </w:p>
    <w:p w14:paraId="27078555" w14:textId="77777777" w:rsidR="00971C7F" w:rsidRDefault="00971C7F">
      <w:pPr>
        <w:pStyle w:val="a4"/>
        <w:numPr>
          <w:ilvl w:val="0"/>
          <w:numId w:val="69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어떤 입력과 출력을 보장하는가?</w:t>
      </w:r>
    </w:p>
    <w:p w14:paraId="3F5033D5" w14:textId="77777777" w:rsidR="00971C7F" w:rsidRDefault="00971C7F">
      <w:pPr>
        <w:pStyle w:val="a4"/>
        <w:numPr>
          <w:ilvl w:val="0"/>
          <w:numId w:val="69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어떤 불변식을 지켜야 하는가?</w:t>
      </w:r>
    </w:p>
    <w:p w14:paraId="798C554B" w14:textId="77777777" w:rsidR="00971C7F" w:rsidRDefault="00971C7F">
      <w:pPr>
        <w:pStyle w:val="a4"/>
        <w:numPr>
          <w:ilvl w:val="0"/>
          <w:numId w:val="69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어떻게 검증할 것인가?</w:t>
      </w:r>
    </w:p>
    <w:p w14:paraId="305ACBF1" w14:textId="178C39A6" w:rsidR="00971C7F" w:rsidRPr="00971C7F" w:rsidRDefault="00971C7F">
      <w:pPr>
        <w:pStyle w:val="a4"/>
        <w:numPr>
          <w:ilvl w:val="0"/>
          <w:numId w:val="69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어떤 것은 하지 않을 것인가?</w:t>
      </w:r>
    </w:p>
    <w:p w14:paraId="264EAF20" w14:textId="77777777" w:rsidR="00971C7F" w:rsidRPr="00971C7F" w:rsidRDefault="00971C7F" w:rsidP="00971C7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지금 프로젝트는 특히 Dual-Track UI + Logic TDD이므로 PRD에 반드시 다음이 들어가야 합니다.</w:t>
      </w:r>
    </w:p>
    <w:p w14:paraId="1A3E624A" w14:textId="77777777" w:rsidR="00971C7F" w:rsidRDefault="00971C7F">
      <w:pPr>
        <w:pStyle w:val="a4"/>
        <w:numPr>
          <w:ilvl w:val="0"/>
          <w:numId w:val="68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Boundary Contract</w:t>
      </w:r>
    </w:p>
    <w:p w14:paraId="604A7145" w14:textId="77777777" w:rsidR="00971C7F" w:rsidRDefault="00971C7F">
      <w:pPr>
        <w:pStyle w:val="a4"/>
        <w:numPr>
          <w:ilvl w:val="0"/>
          <w:numId w:val="68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Domain Invariant</w:t>
      </w:r>
    </w:p>
    <w:p w14:paraId="225267C8" w14:textId="77777777" w:rsidR="00971C7F" w:rsidRDefault="00971C7F">
      <w:pPr>
        <w:pStyle w:val="a4"/>
        <w:numPr>
          <w:ilvl w:val="0"/>
          <w:numId w:val="68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Acceptance Criteria</w:t>
      </w:r>
    </w:p>
    <w:p w14:paraId="587C3236" w14:textId="77777777" w:rsidR="00971C7F" w:rsidRDefault="00971C7F">
      <w:pPr>
        <w:pStyle w:val="a4"/>
        <w:numPr>
          <w:ilvl w:val="0"/>
          <w:numId w:val="68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RED Test 가능성</w:t>
      </w:r>
    </w:p>
    <w:p w14:paraId="23C391B4" w14:textId="77777777" w:rsidR="00971C7F" w:rsidRDefault="00971C7F">
      <w:pPr>
        <w:pStyle w:val="a4"/>
        <w:numPr>
          <w:ilvl w:val="0"/>
          <w:numId w:val="68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Traceability Matrix</w:t>
      </w:r>
    </w:p>
    <w:p w14:paraId="7996DDFD" w14:textId="77777777" w:rsidR="00971C7F" w:rsidRDefault="00971C7F">
      <w:pPr>
        <w:pStyle w:val="a4"/>
        <w:numPr>
          <w:ilvl w:val="0"/>
          <w:numId w:val="68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Quality Gate</w:t>
      </w:r>
    </w:p>
    <w:p w14:paraId="33A1188C" w14:textId="06E0CFF7" w:rsidR="00971C7F" w:rsidRPr="00971C7F" w:rsidRDefault="00971C7F">
      <w:pPr>
        <w:pStyle w:val="a4"/>
        <w:numPr>
          <w:ilvl w:val="0"/>
          <w:numId w:val="68"/>
        </w:numPr>
        <w:spacing w:line="312" w:lineRule="auto"/>
        <w:rPr>
          <w:rFonts w:ascii="돋움" w:eastAsia="돋움"/>
          <w:spacing w:val="-3"/>
          <w:w w:val="95"/>
        </w:rPr>
      </w:pPr>
      <w:r w:rsidRPr="00971C7F">
        <w:rPr>
          <w:rFonts w:ascii="돋움" w:eastAsia="돋움"/>
          <w:spacing w:val="-3"/>
          <w:w w:val="95"/>
        </w:rPr>
        <w:t>Refactoring Constraint</w:t>
      </w:r>
    </w:p>
    <w:p w14:paraId="6E40D851" w14:textId="77777777" w:rsidR="00D10A18" w:rsidRPr="00D10A18" w:rsidRDefault="00D10A18" w:rsidP="007253B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2DB9E09" w14:textId="77777777" w:rsidR="00971C7F" w:rsidRPr="005E666A" w:rsidRDefault="00971C7F" w:rsidP="00971C7F">
      <w:pPr>
        <w:spacing w:before="60" w:after="60"/>
        <w:rPr>
          <w:sz w:val="32"/>
          <w:szCs w:val="32"/>
        </w:rPr>
      </w:pPr>
      <w:r w:rsidRPr="005E666A">
        <w:rPr>
          <w:rFonts w:ascii="Cambria Math" w:eastAsia="Arial" w:hAnsi="Cambria Math" w:cs="Cambria Math"/>
          <w:b/>
          <w:bCs/>
          <w:color w:val="222222"/>
        </w:rPr>
        <w:t>▶</w:t>
      </w:r>
      <w:r w:rsidRPr="005E666A">
        <w:rPr>
          <w:rFonts w:ascii="Arial" w:eastAsia="Arial" w:hAnsi="Arial" w:cs="Arial"/>
          <w:b/>
          <w:bCs/>
          <w:color w:val="222222"/>
        </w:rPr>
        <w:t xml:space="preserve"> </w:t>
      </w:r>
      <w:r w:rsidRPr="005E666A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56BBC7ED" w14:textId="77777777" w:rsidR="00971C7F" w:rsidRPr="00971C7F" w:rsidRDefault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 w:hint="eastAsia"/>
          <w:spacing w:val="-3"/>
          <w:w w:val="95"/>
          <w:sz w:val="20"/>
          <w:szCs w:val="20"/>
        </w:rPr>
        <w:t>```</w:t>
      </w:r>
    </w:p>
    <w:p w14:paraId="35EA4085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당신은 PRD 작성 전문가이자 Dual-Track UI + Logic TDD 기반 제품 기획자입니다.</w:t>
      </w:r>
    </w:p>
    <w:p w14:paraId="76BA0FF2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5B02AAC0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목표:</w:t>
      </w:r>
    </w:p>
    <w:p w14:paraId="105D8110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Magic Square 프로젝트 구현 전에 PRD를 작성하려고 합니다.</w:t>
      </w:r>
    </w:p>
    <w:p w14:paraId="6E2CF935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4E616183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단, 지금은 PRD 본문을 바로 작성하지 마십시오.</w:t>
      </w:r>
    </w:p>
    <w:p w14:paraId="08E6B0CA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먼저 PRD 작성에 참고해야 할 문서들을 분석하고,</w:t>
      </w:r>
    </w:p>
    <w:p w14:paraId="1518F2D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각 문서의 어떤 내용을 PRD의 어떤 섹션에 반영해야 하는지 정리해 주세요.</w:t>
      </w:r>
    </w:p>
    <w:p w14:paraId="7928606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1D06D112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프로젝트:</w:t>
      </w:r>
    </w:p>
    <w:p w14:paraId="298F530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Magic Square 4x4</w:t>
      </w:r>
    </w:p>
    <w:p w14:paraId="7A70921F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목적: 알고리즘 난이도보다 불변식 기반 사고, 계약 기반 테스트, Dual-Track UI + Logic TDD, 리팩토링 훈련</w:t>
      </w:r>
    </w:p>
    <w:p w14:paraId="4BA2AF0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아키텍처: Clean Architecture + ECB</w:t>
      </w:r>
    </w:p>
    <w:p w14:paraId="3B20FAC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테스트 방식: pytest, AAA 패턴, RED-GREEN-REFACTOR</w:t>
      </w:r>
    </w:p>
    <w:p w14:paraId="7B4090D5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핵심 산출물: 구현 전 PRD</w:t>
      </w:r>
    </w:p>
    <w:p w14:paraId="77012998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02A5B3EB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참고 문서:</w:t>
      </w:r>
    </w:p>
    <w:p w14:paraId="29F3F00D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lastRenderedPageBreak/>
        <w:t>1. Report/1.ProblemDefinition_Report.md</w:t>
      </w:r>
    </w:p>
    <w:p w14:paraId="0E4CE69D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2. Report/2.CleanArchitecture_DualTrack_TDD_Design_Report.md</w:t>
      </w:r>
    </w:p>
    <w:p w14:paraId="3737CEE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3. Report/3.DevelopmentEnvironment_CursorRules_ECB_UserEntity_Report.md</w:t>
      </w:r>
    </w:p>
    <w:p w14:paraId="7308704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4. Report/4.UserJourney_Epic_to_TechnicalScenario_Report.md</w:t>
      </w:r>
    </w:p>
    <w:p w14:paraId="25C7DB70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5. .cursorrules</w:t>
      </w:r>
    </w:p>
    <w:p w14:paraId="7F3A1F8A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6. .cursor/rules/*.mdc</w:t>
      </w:r>
    </w:p>
    <w:p w14:paraId="73D8F8C0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65CBD542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각 문서별 참고 목적:</w:t>
      </w:r>
    </w:p>
    <w:p w14:paraId="57C13A63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2AE9DA02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Report/1.ProblemDefinition_Report.md</w:t>
      </w:r>
    </w:p>
    <w:p w14:paraId="685D43BC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PRD의 Background</w:t>
      </w:r>
    </w:p>
    <w:p w14:paraId="5CFC684C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Problem Definition</w:t>
      </w:r>
    </w:p>
    <w:p w14:paraId="5A3A261E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Why are we doing this now</w:t>
      </w:r>
    </w:p>
    <w:p w14:paraId="03D5261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Why Chain</w:t>
      </w:r>
    </w:p>
    <w:p w14:paraId="2322137F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제품 동기</w:t>
      </w:r>
    </w:p>
    <w:p w14:paraId="6D52C740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사용자가 겪는 불편</w:t>
      </w:r>
    </w:p>
    <w:p w14:paraId="1BB2D378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무엇을 닫아야 하는가</w:t>
      </w:r>
    </w:p>
    <w:p w14:paraId="366767C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380423B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Report/4.UserJourney_Epic_to_TechnicalScenario_Report.md</w:t>
      </w:r>
    </w:p>
    <w:p w14:paraId="11DA0935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PRD의 Vision</w:t>
      </w:r>
    </w:p>
    <w:p w14:paraId="749FE9CD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Epic Goal</w:t>
      </w:r>
    </w:p>
    <w:p w14:paraId="35D95C7A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Persona</w:t>
      </w:r>
    </w:p>
    <w:p w14:paraId="6EBD89A9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User Journey</w:t>
      </w:r>
    </w:p>
    <w:p w14:paraId="78571453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User Story</w:t>
      </w:r>
    </w:p>
    <w:p w14:paraId="3FB39EC7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Acceptance Criteria</w:t>
      </w:r>
    </w:p>
    <w:p w14:paraId="68DEFE0D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Gherkin Scenario</w:t>
      </w:r>
    </w:p>
    <w:p w14:paraId="4DC516AF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Verification Checklist</w:t>
      </w:r>
    </w:p>
    <w:p w14:paraId="1D0408E0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Requirements와 Verification을 동시에 정리할 때 가장 중요한 1차 자료</w:t>
      </w:r>
    </w:p>
    <w:p w14:paraId="3ED52FEC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139C539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Report/2.CleanArchitecture_DualTrack_TDD_Design_Report.md</w:t>
      </w:r>
    </w:p>
    <w:p w14:paraId="6F3EAB8D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PRD의 Functional Scope</w:t>
      </w:r>
    </w:p>
    <w:p w14:paraId="5248442C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Input / Output Contract</w:t>
      </w:r>
    </w:p>
    <w:p w14:paraId="396C20E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lastRenderedPageBreak/>
        <w:t>- Invariant Table</w:t>
      </w:r>
    </w:p>
    <w:p w14:paraId="043629DD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Domain Concept</w:t>
      </w:r>
    </w:p>
    <w:p w14:paraId="2CF0B9C2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Layer Boundary</w:t>
      </w:r>
    </w:p>
    <w:p w14:paraId="2A132357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사용자에게 보장할 동작</w:t>
      </w:r>
    </w:p>
    <w:p w14:paraId="3B3F8E9B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기능 명세 수준의 계약</w:t>
      </w:r>
    </w:p>
    <w:p w14:paraId="104EAD86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35639FA8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Report/3.DevelopmentEnvironment_CursorRules_ECB_UserEntity_Report.md</w:t>
      </w:r>
    </w:p>
    <w:p w14:paraId="49F0CFCA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PRD의 Quality Requirements</w:t>
      </w:r>
    </w:p>
    <w:p w14:paraId="36605778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Development Method</w:t>
      </w:r>
    </w:p>
    <w:p w14:paraId="29085D5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Engineering Principles</w:t>
      </w:r>
    </w:p>
    <w:p w14:paraId="40F124F9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Constraints</w:t>
      </w:r>
    </w:p>
    <w:p w14:paraId="7E244CE7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ECB</w:t>
      </w:r>
    </w:p>
    <w:p w14:paraId="51A74210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TDD 단계</w:t>
      </w:r>
    </w:p>
    <w:p w14:paraId="189E3B4D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pytest / coverage</w:t>
      </w:r>
    </w:p>
    <w:p w14:paraId="0955CA80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prohibited patterns</w:t>
      </w:r>
    </w:p>
    <w:p w14:paraId="3B463597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0F82B853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.cursorrules + .cursor/rules/*.mdc</w:t>
      </w:r>
    </w:p>
    <w:p w14:paraId="24E61328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팀이 따라야 할 상세 개발 규칙 원문</w:t>
      </w:r>
    </w:p>
    <w:p w14:paraId="2979B88E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PRD의 Engineering Principles 또는 Appendix에 요약 반영</w:t>
      </w:r>
    </w:p>
    <w:p w14:paraId="3DA9DCF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상세 규칙이 필요할 경우 부록으로 연결</w:t>
      </w:r>
    </w:p>
    <w:p w14:paraId="388E4D6A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463CAE0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작업 지시:</w:t>
      </w:r>
    </w:p>
    <w:p w14:paraId="20EC35AE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1. 각 문서를 읽고 핵심 내용을 요약하십시오.</w:t>
      </w:r>
    </w:p>
    <w:p w14:paraId="20D41B78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2. 각 문서가 PRD의 어떤 섹션에 들어가야 하는지 매핑하십시오.</w:t>
      </w:r>
    </w:p>
    <w:p w14:paraId="042E9A79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3. 중복되는 내용은 어느 문서를 우선 출처로 삼을지 정하십시오.</w:t>
      </w:r>
    </w:p>
    <w:p w14:paraId="0AE8B933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4. PRD 본문에 직접 넣을 내용과 부록으로 보낼 내용을 구분하십시오.</w:t>
      </w:r>
    </w:p>
    <w:p w14:paraId="1D159792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5. 구현 코드나 테스트 코드는 작성하지 마십시오.</w:t>
      </w:r>
    </w:p>
    <w:p w14:paraId="60647ECC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6. 아직 PRD 본문 전체를 작성하지 마십시오.</w:t>
      </w:r>
    </w:p>
    <w:p w14:paraId="0A61523F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 xml:space="preserve">7. 이번 단계는 </w:t>
      </w:r>
      <w:r w:rsidRPr="00971C7F">
        <w:rPr>
          <w:rFonts w:ascii="돋움" w:eastAsia="돋움"/>
          <w:spacing w:val="-3"/>
          <w:w w:val="95"/>
          <w:sz w:val="20"/>
          <w:szCs w:val="20"/>
        </w:rPr>
        <w:t>“</w:t>
      </w:r>
      <w:r w:rsidRPr="00971C7F">
        <w:rPr>
          <w:rFonts w:ascii="돋움" w:eastAsia="돋움"/>
          <w:spacing w:val="-3"/>
          <w:w w:val="95"/>
          <w:sz w:val="20"/>
          <w:szCs w:val="20"/>
        </w:rPr>
        <w:t>PRD 작성 전 참고 문서 분석 및 매핑</w:t>
      </w:r>
      <w:r w:rsidRPr="00971C7F">
        <w:rPr>
          <w:rFonts w:ascii="돋움" w:eastAsia="돋움"/>
          <w:spacing w:val="-3"/>
          <w:w w:val="95"/>
          <w:sz w:val="20"/>
          <w:szCs w:val="20"/>
        </w:rPr>
        <w:t>”</w:t>
      </w:r>
      <w:r w:rsidRPr="00971C7F">
        <w:rPr>
          <w:rFonts w:ascii="돋움" w:eastAsia="돋움"/>
          <w:spacing w:val="-3"/>
          <w:w w:val="95"/>
          <w:sz w:val="20"/>
          <w:szCs w:val="20"/>
        </w:rPr>
        <w:t>만 수행하십시오.</w:t>
      </w:r>
    </w:p>
    <w:p w14:paraId="529CF135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69DE728A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출력 형식:</w:t>
      </w:r>
    </w:p>
    <w:p w14:paraId="15DD14BE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5D71731F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lastRenderedPageBreak/>
        <w:t># PRD Reference Document Analysis</w:t>
      </w:r>
    </w:p>
    <w:p w14:paraId="645A4BA5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7714DB8B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## 1. Overall Judgment</w:t>
      </w:r>
    </w:p>
    <w:p w14:paraId="76376532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PRD 작성 가능 여부:</w:t>
      </w:r>
    </w:p>
    <w:p w14:paraId="46321930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가장 중요한 1차 참고 문서:</w:t>
      </w:r>
    </w:p>
    <w:p w14:paraId="0AFD212E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보조 참고 문서:</w:t>
      </w:r>
    </w:p>
    <w:p w14:paraId="2BEE93EA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누락된 정보:</w:t>
      </w:r>
    </w:p>
    <w:p w14:paraId="7AAD464E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646F176B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## 2. Document Summary</w:t>
      </w:r>
    </w:p>
    <w:p w14:paraId="14E25218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49741D9D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 Document | Main Content | PRD Usage | Priority |</w:t>
      </w:r>
    </w:p>
    <w:p w14:paraId="06A0E109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|---|---|---|---|</w:t>
      </w:r>
    </w:p>
    <w:p w14:paraId="64E5D74E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6081BEA6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## 3. PRD Section Mapping</w:t>
      </w:r>
    </w:p>
    <w:p w14:paraId="6C7BD50C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65A91908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 PRD Section | Primary Source | Secondary Source | Content to Extract |</w:t>
      </w:r>
    </w:p>
    <w:p w14:paraId="2332227F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|---|---|---|---|</w:t>
      </w:r>
    </w:p>
    <w:p w14:paraId="55622CC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325C31BF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## 4. Source Priority Rules</w:t>
      </w:r>
    </w:p>
    <w:p w14:paraId="15ED3E5C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497E1E52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 Topic | Primary Source | Reason |</w:t>
      </w:r>
    </w:p>
    <w:p w14:paraId="065E13E6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|---|---|---|</w:t>
      </w:r>
    </w:p>
    <w:p w14:paraId="622E057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1A93A44F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## 5. Directly Transfer to PRD Body</w:t>
      </w:r>
    </w:p>
    <w:p w14:paraId="2D131F86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51AD33B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 Source Document | Content Type | Target PRD Section |</w:t>
      </w:r>
    </w:p>
    <w:p w14:paraId="7CA4E93C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|---|---|---|</w:t>
      </w:r>
    </w:p>
    <w:p w14:paraId="5D949E21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2983313B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## 6. Move to Appendix or Engineering Principles</w:t>
      </w:r>
    </w:p>
    <w:p w14:paraId="290464B9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2898E13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 Source Document | Content Type | Target Appendix / Section |</w:t>
      </w:r>
    </w:p>
    <w:p w14:paraId="0C04531F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|---|---|---|</w:t>
      </w:r>
    </w:p>
    <w:p w14:paraId="1CF58DD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134EAF06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## 7. Conflicts / Ambiguities</w:t>
      </w:r>
    </w:p>
    <w:p w14:paraId="4C9D24B6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43964869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 Issue | Related Document | Decision Needed |</w:t>
      </w:r>
    </w:p>
    <w:p w14:paraId="7764CC5E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|---|---|---|</w:t>
      </w:r>
    </w:p>
    <w:p w14:paraId="71012563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54042EE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## 8. Recommended PRD Outline</w:t>
      </w:r>
    </w:p>
    <w:p w14:paraId="3F87B845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54B507EE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아직 PRD를 작성하지 말고, 권장 목차만 작성하십시오.</w:t>
      </w:r>
    </w:p>
    <w:p w14:paraId="3FFE1FA2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</w:p>
    <w:p w14:paraId="13107274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주의:</w:t>
      </w:r>
    </w:p>
    <w:p w14:paraId="7903957E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구현 코드 작성 금지</w:t>
      </w:r>
    </w:p>
    <w:p w14:paraId="198AFC4F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테스트 코드 작성 금지</w:t>
      </w:r>
    </w:p>
    <w:p w14:paraId="03FE2E28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파일 수정 금지</w:t>
      </w:r>
    </w:p>
    <w:p w14:paraId="493D64A3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PRD 본문 작성 금지</w:t>
      </w:r>
    </w:p>
    <w:p w14:paraId="534A8C38" w14:textId="77777777" w:rsidR="00971C7F" w:rsidRPr="00971C7F" w:rsidRDefault="00971C7F" w:rsidP="00971C7F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971C7F">
        <w:rPr>
          <w:rFonts w:ascii="돋움" w:eastAsia="돋움"/>
          <w:spacing w:val="-3"/>
          <w:w w:val="95"/>
          <w:sz w:val="20"/>
          <w:szCs w:val="20"/>
        </w:rPr>
        <w:t>- 참고 문서 분석과 매핑만 수행</w:t>
      </w:r>
    </w:p>
    <w:p w14:paraId="1724039B" w14:textId="69DA58A7" w:rsidR="00D10A18" w:rsidRDefault="00971C7F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z w:val="28"/>
          <w:szCs w:val="28"/>
          <w:shd w:val="clear" w:color="000000" w:fill="auto"/>
        </w:rPr>
      </w:pPr>
      <w:r w:rsidRPr="00971C7F">
        <w:rPr>
          <w:rFonts w:ascii="돋움" w:eastAsia="돋움" w:hint="eastAsia"/>
          <w:spacing w:val="-3"/>
          <w:w w:val="95"/>
          <w:sz w:val="20"/>
          <w:szCs w:val="20"/>
        </w:rPr>
        <w:t>```</w:t>
      </w:r>
      <w:r w:rsidR="00D10A18">
        <w:rPr>
          <w:rFonts w:ascii="돋움" w:eastAsia="돋움"/>
          <w:b/>
          <w:bCs/>
          <w:spacing w:val="-3"/>
          <w:w w:val="95"/>
          <w:sz w:val="28"/>
          <w:szCs w:val="28"/>
        </w:rPr>
        <w:br w:type="page"/>
      </w:r>
    </w:p>
    <w:p w14:paraId="7A7C0D69" w14:textId="77777777" w:rsidR="00F3375E" w:rsidRDefault="0058743B" w:rsidP="00F3375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58743B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lastRenderedPageBreak/>
        <w:t xml:space="preserve">□ </w:t>
      </w:r>
      <w:r w:rsidRPr="0058743B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 xml:space="preserve"> </w:t>
      </w:r>
      <w:r w:rsidR="00F3375E" w:rsidRPr="00F3375E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모범 프롬프트: MagicSquare PRD 작성용</w:t>
      </w:r>
    </w:p>
    <w:p w14:paraId="29F385CA" w14:textId="43D1558D" w:rsidR="00F3375E" w:rsidRDefault="00F3375E" w:rsidP="00F3375E">
      <w:pPr>
        <w:pStyle w:val="a4"/>
        <w:spacing w:line="312" w:lineRule="auto"/>
        <w:ind w:left="283"/>
        <w:rPr>
          <w:rFonts w:ascii="Cambria Math" w:eastAsiaTheme="minorEastAsia" w:hAnsi="Cambria Math" w:cs="Cambria Math"/>
          <w:b/>
          <w:bCs/>
          <w:color w:val="222222"/>
        </w:rPr>
      </w:pPr>
      <w:r w:rsidRPr="00F3375E">
        <w:rPr>
          <w:rFonts w:ascii="Cambria Math" w:eastAsiaTheme="minorEastAsia" w:hAnsi="Cambria Math" w:cs="Cambria Math"/>
          <w:b/>
          <w:bCs/>
          <w:color w:val="222222"/>
        </w:rPr>
        <w:t>1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단계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: PRD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참고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문서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분석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및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매핑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br/>
        <w:t>2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단계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: PRD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작성</w:t>
      </w:r>
    </w:p>
    <w:p w14:paraId="478B98B4" w14:textId="1BE34F83" w:rsidR="00F3375E" w:rsidRDefault="00F3375E" w:rsidP="00F3375E">
      <w:pPr>
        <w:pStyle w:val="a4"/>
        <w:spacing w:line="312" w:lineRule="auto"/>
        <w:ind w:left="283"/>
        <w:rPr>
          <w:rFonts w:ascii="Cambria Math" w:eastAsiaTheme="minorEastAsia" w:hAnsi="Cambria Math" w:cs="Cambria Math"/>
          <w:b/>
          <w:bCs/>
          <w:color w:val="222222"/>
        </w:rPr>
      </w:pPr>
      <w:r>
        <w:rPr>
          <w:rFonts w:ascii="Cambria Math" w:eastAsiaTheme="minorEastAsia" w:hAnsi="Cambria Math" w:cs="Cambria Math" w:hint="eastAsia"/>
          <w:b/>
          <w:bCs/>
          <w:color w:val="222222"/>
        </w:rPr>
        <w:t>를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 xml:space="preserve"> 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>고려해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 xml:space="preserve">, 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>다음의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 xml:space="preserve"> 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>내용이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 xml:space="preserve"> 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>검토되어야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 xml:space="preserve"> 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>합니다</w:t>
      </w:r>
      <w:r>
        <w:rPr>
          <w:rFonts w:ascii="Cambria Math" w:eastAsiaTheme="minorEastAsia" w:hAnsi="Cambria Math" w:cs="Cambria Math" w:hint="eastAsia"/>
          <w:b/>
          <w:bCs/>
          <w:color w:val="222222"/>
        </w:rPr>
        <w:t>.</w:t>
      </w:r>
    </w:p>
    <w:p w14:paraId="6A40E575" w14:textId="77777777" w:rsidR="00F3375E" w:rsidRDefault="00F3375E" w:rsidP="00F3375E">
      <w:pPr>
        <w:pStyle w:val="a4"/>
        <w:spacing w:line="312" w:lineRule="auto"/>
        <w:ind w:left="283"/>
        <w:rPr>
          <w:rFonts w:ascii="Cambria Math" w:eastAsiaTheme="minorEastAsia" w:hAnsi="Cambria Math" w:cs="Cambria Math"/>
          <w:b/>
          <w:bCs/>
          <w:color w:val="222222"/>
        </w:rPr>
      </w:pPr>
    </w:p>
    <w:p w14:paraId="4F3E041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Cambria Math" w:eastAsiaTheme="minorEastAsia" w:hAnsi="Cambria Math" w:cs="Cambria Math"/>
          <w:b/>
          <w:bCs/>
          <w:color w:val="222222"/>
        </w:rPr>
      </w:pP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1.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참고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문서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우선순위를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명확히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했다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.</w:t>
      </w:r>
    </w:p>
    <w:p w14:paraId="1930EFB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Cambria Math" w:eastAsiaTheme="minorEastAsia" w:hAnsi="Cambria Math" w:cs="Cambria Math"/>
          <w:b/>
          <w:bCs/>
          <w:color w:val="222222"/>
        </w:rPr>
      </w:pPr>
      <w:r w:rsidRPr="00F3375E">
        <w:rPr>
          <w:rFonts w:ascii="Cambria Math" w:eastAsiaTheme="minorEastAsia" w:hAnsi="Cambria Math" w:cs="Cambria Math"/>
          <w:b/>
          <w:bCs/>
          <w:color w:val="222222"/>
        </w:rPr>
        <w:t>2. PRD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를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바로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쓰되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,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문서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간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충돌은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Decision Needed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로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분리하게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했다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.</w:t>
      </w:r>
    </w:p>
    <w:p w14:paraId="0569A3F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Cambria Math" w:eastAsiaTheme="minorEastAsia" w:hAnsi="Cambria Math" w:cs="Cambria Math"/>
          <w:b/>
          <w:bCs/>
          <w:color w:val="222222"/>
        </w:rPr>
      </w:pP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3.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파일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생성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여부를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명확히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했다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.</w:t>
      </w:r>
    </w:p>
    <w:p w14:paraId="40C3013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Cambria Math" w:eastAsiaTheme="minorEastAsia" w:hAnsi="Cambria Math" w:cs="Cambria Math"/>
          <w:b/>
          <w:bCs/>
          <w:color w:val="222222"/>
        </w:rPr>
      </w:pP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4.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오류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정책을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반드시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확정하게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했다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.</w:t>
      </w:r>
    </w:p>
    <w:p w14:paraId="141231F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Cambria Math" w:eastAsiaTheme="minorEastAsia" w:hAnsi="Cambria Math" w:cs="Cambria Math"/>
          <w:b/>
          <w:bCs/>
          <w:color w:val="222222"/>
        </w:rPr>
      </w:pP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5. Boundary / Domain / Control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계층을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PRD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수준에서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분리했다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.</w:t>
      </w:r>
    </w:p>
    <w:p w14:paraId="1914615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Cambria Math" w:eastAsiaTheme="minorEastAsia" w:hAnsi="Cambria Math" w:cs="Cambria Math"/>
          <w:b/>
          <w:bCs/>
          <w:color w:val="222222"/>
        </w:rPr>
      </w:pP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6. FR → AC → Test → Component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연결을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강제했다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.</w:t>
      </w:r>
    </w:p>
    <w:p w14:paraId="3D56E7D5" w14:textId="3DE65949" w:rsidR="00F3375E" w:rsidRDefault="00F3375E" w:rsidP="00F3375E">
      <w:pPr>
        <w:pStyle w:val="a4"/>
        <w:spacing w:line="312" w:lineRule="auto"/>
        <w:ind w:left="283" w:hanging="283"/>
        <w:rPr>
          <w:rFonts w:ascii="Cambria Math" w:eastAsiaTheme="minorEastAsia" w:hAnsi="Cambria Math" w:cs="Cambria Math"/>
          <w:b/>
          <w:bCs/>
          <w:color w:val="222222"/>
        </w:rPr>
      </w:pPr>
      <w:r w:rsidRPr="00F3375E">
        <w:rPr>
          <w:rFonts w:ascii="Cambria Math" w:eastAsiaTheme="minorEastAsia" w:hAnsi="Cambria Math" w:cs="Cambria Math"/>
          <w:b/>
          <w:bCs/>
          <w:color w:val="222222"/>
        </w:rPr>
        <w:t>7. MagicSquare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의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핵심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함정인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reverse success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시나리오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, 1-index, row-major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를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 xml:space="preserve"> 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명시했다</w:t>
      </w:r>
      <w:r w:rsidRPr="00F3375E">
        <w:rPr>
          <w:rFonts w:ascii="Cambria Math" w:eastAsiaTheme="minorEastAsia" w:hAnsi="Cambria Math" w:cs="Cambria Math"/>
          <w:b/>
          <w:bCs/>
          <w:color w:val="222222"/>
        </w:rPr>
        <w:t>.</w:t>
      </w:r>
    </w:p>
    <w:p w14:paraId="0B37BF01" w14:textId="77777777" w:rsidR="00F3375E" w:rsidRDefault="00F3375E" w:rsidP="00F3375E">
      <w:pPr>
        <w:pStyle w:val="a4"/>
        <w:spacing w:line="312" w:lineRule="auto"/>
        <w:ind w:left="283" w:hanging="283"/>
        <w:rPr>
          <w:rFonts w:ascii="Cambria Math" w:eastAsiaTheme="minorEastAsia" w:hAnsi="Cambria Math" w:cs="Cambria Math"/>
          <w:b/>
          <w:bCs/>
          <w:color w:val="222222"/>
        </w:rPr>
      </w:pPr>
    </w:p>
    <w:p w14:paraId="4D5786FA" w14:textId="77777777" w:rsidR="00F3375E" w:rsidRDefault="00F3375E" w:rsidP="00F3375E">
      <w:pPr>
        <w:pStyle w:val="a4"/>
        <w:spacing w:line="312" w:lineRule="auto"/>
        <w:ind w:left="283" w:hanging="283"/>
        <w:rPr>
          <w:rFonts w:ascii="Cambria Math" w:eastAsiaTheme="minorEastAsia" w:hAnsi="Cambria Math" w:cs="Cambria Math"/>
          <w:b/>
          <w:bCs/>
          <w:color w:val="222222"/>
        </w:rPr>
      </w:pPr>
    </w:p>
    <w:p w14:paraId="2413D26E" w14:textId="74A732DF" w:rsidR="005E666A" w:rsidRPr="005E666A" w:rsidRDefault="005E666A" w:rsidP="00F3375E">
      <w:pPr>
        <w:pStyle w:val="a4"/>
        <w:spacing w:line="312" w:lineRule="auto"/>
        <w:ind w:left="283" w:hanging="283"/>
        <w:rPr>
          <w:sz w:val="32"/>
          <w:szCs w:val="32"/>
        </w:rPr>
      </w:pPr>
      <w:r w:rsidRPr="005E666A">
        <w:rPr>
          <w:rFonts w:ascii="Cambria Math" w:eastAsia="Arial" w:hAnsi="Cambria Math" w:cs="Cambria Math"/>
          <w:b/>
          <w:bCs/>
          <w:color w:val="222222"/>
        </w:rPr>
        <w:t>▶</w:t>
      </w:r>
      <w:r w:rsidRPr="005E666A">
        <w:rPr>
          <w:rFonts w:ascii="Arial" w:eastAsia="Arial" w:hAnsi="Arial" w:cs="Arial"/>
          <w:b/>
          <w:bCs/>
          <w:color w:val="222222"/>
        </w:rPr>
        <w:t xml:space="preserve"> </w:t>
      </w:r>
      <w:r w:rsidRPr="005E666A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292D4E93" w14:textId="77777777" w:rsidR="0058743B" w:rsidRPr="0058743B" w:rsidRDefault="0058743B" w:rsidP="005874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A2C172C" w14:textId="77777777" w:rsidR="0058743B" w:rsidRPr="005E666A" w:rsidRDefault="0058743B" w:rsidP="005874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/>
          <w:spacing w:val="-3"/>
          <w:w w:val="95"/>
          <w:szCs w:val="20"/>
        </w:rPr>
        <w:t>```</w:t>
      </w:r>
    </w:p>
    <w:p w14:paraId="159A75B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당신은 Senior Product/Software Architect이며,</w:t>
      </w:r>
    </w:p>
    <w:p w14:paraId="61A3396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Dual-Track UI + Logic TDD, Clean Architecture, ECB, Concept-to-Code Traceability 전문가입니다.</w:t>
      </w:r>
    </w:p>
    <w:p w14:paraId="4DDF417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8E08DB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목표:</w:t>
      </w:r>
    </w:p>
    <w:p w14:paraId="29AA550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Magic Square 4x4 프로젝트를 구현하기 전에 사용할 PRD를 작성합니다.</w:t>
      </w:r>
    </w:p>
    <w:p w14:paraId="068C4DA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F8ABE6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이 PRD는 단순한 기능 설명서가 아니라,</w:t>
      </w:r>
    </w:p>
    <w:p w14:paraId="18B84A7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불변식 기반 사고 훈련, 입력/출력 계약 고정, Boundary/Domain 분리,</w:t>
      </w:r>
    </w:p>
    <w:p w14:paraId="710E970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RED-GREEN-REFACTOR 흐름, Traceability를 보장하는 구현 전 기준 문서입니다.</w:t>
      </w:r>
    </w:p>
    <w:p w14:paraId="57C46D1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599CFE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중요:</w:t>
      </w:r>
    </w:p>
    <w:p w14:paraId="18CA259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구현 코드를 작성하지 마십시오.</w:t>
      </w:r>
    </w:p>
    <w:p w14:paraId="1E0FF23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테스트 코드를 작성하지 마십시오.</w:t>
      </w:r>
    </w:p>
    <w:p w14:paraId="64CACBF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새로운 기능을 추가하지 마십시오.</w:t>
      </w:r>
    </w:p>
    <w:p w14:paraId="53009DB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요구사항 범위를 임의로 확장하지 마십시오.</w:t>
      </w:r>
    </w:p>
    <w:p w14:paraId="59AFA2D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모호한 표현을 사용하지 마십시오.</w:t>
      </w:r>
    </w:p>
    <w:p w14:paraId="4207DE4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예: “적절히”, “충분히”, “잘 처리한다”, “필요 시”</w:t>
      </w:r>
    </w:p>
    <w:p w14:paraId="42E6925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모든 요구사항은 테스트 가능하고 검증 가능한 문장으로 작성하십시오.</w:t>
      </w:r>
    </w:p>
    <w:p w14:paraId="22892A4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Dual-Track 구조를 반드시 반영하십시오.</w:t>
      </w:r>
    </w:p>
    <w:p w14:paraId="0328171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lastRenderedPageBreak/>
        <w:t>- Track A: Boundary / UI Contract</w:t>
      </w:r>
    </w:p>
    <w:p w14:paraId="340A049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Track B: Domain / Logic Invariant</w:t>
      </w:r>
    </w:p>
    <w:p w14:paraId="7F5F537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Concept → Rule → Use Case → Contract → Test → Component 추적성을 반드시 포함하십시오.</w:t>
      </w:r>
    </w:p>
    <w:p w14:paraId="07123D6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출력은 구조화된 Markdown으로 작성하십시오.</w:t>
      </w:r>
    </w:p>
    <w:p w14:paraId="61CA300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저수준 구현 상세는 작성하지 말고, PRD 수준의 계약, 요구사항, 검증 기준만 작성하십시오.</w:t>
      </w:r>
    </w:p>
    <w:p w14:paraId="24A111F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23B555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파일 생성 지시:</w:t>
      </w:r>
    </w:p>
    <w:p w14:paraId="494613A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지금은 실제 파일을 생성하지 마십시오.</w:t>
      </w:r>
    </w:p>
    <w:p w14:paraId="206C726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최종 출력은 나중에 `docs/PRD_MagicSquare.md`로 저장할 수 있는 Markdown 본문으로만 작성하십시오.</w:t>
      </w:r>
    </w:p>
    <w:p w14:paraId="7B6D2AC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610482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59ACCAD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[참고 문서 사용 규칙]</w:t>
      </w:r>
    </w:p>
    <w:p w14:paraId="54EFAA8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096DA48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E4DC4A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다음 문서를 PRD 작성의 근거로 사용한다고 가정하십시오.</w:t>
      </w:r>
    </w:p>
    <w:p w14:paraId="187F27C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12675C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1. Report/1.ProblemDefinition_Report.md</w:t>
      </w:r>
    </w:p>
    <w:p w14:paraId="1B80533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PRD의 Background</w:t>
      </w:r>
    </w:p>
    <w:p w14:paraId="25063B1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Problem Definition</w:t>
      </w:r>
    </w:p>
    <w:p w14:paraId="7B163C8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Why are we doing this now</w:t>
      </w:r>
    </w:p>
    <w:p w14:paraId="1F1C9F9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Why Chain</w:t>
      </w:r>
    </w:p>
    <w:p w14:paraId="2824606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제품 동기</w:t>
      </w:r>
    </w:p>
    <w:p w14:paraId="1693B18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사용자가 겪는 불편</w:t>
      </w:r>
    </w:p>
    <w:p w14:paraId="3B0F4F6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무엇을 닫아야 하는가</w:t>
      </w:r>
    </w:p>
    <w:p w14:paraId="556612C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7EC7AB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2. Report/4.UserJourney_Epic_to_TechnicalScenario_Report.md</w:t>
      </w:r>
    </w:p>
    <w:p w14:paraId="562CD7C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PRD의 Vision</w:t>
      </w:r>
    </w:p>
    <w:p w14:paraId="115F05E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Epic Goal</w:t>
      </w:r>
    </w:p>
    <w:p w14:paraId="057308A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Persona</w:t>
      </w:r>
    </w:p>
    <w:p w14:paraId="291FA0F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User Journey</w:t>
      </w:r>
    </w:p>
    <w:p w14:paraId="3D6E392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User Story</w:t>
      </w:r>
    </w:p>
    <w:p w14:paraId="48948EA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Acceptance Criteria</w:t>
      </w:r>
    </w:p>
    <w:p w14:paraId="06324B1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Gherkin Scenario</w:t>
      </w:r>
    </w:p>
    <w:p w14:paraId="52771C0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Verification Checklist</w:t>
      </w:r>
    </w:p>
    <w:p w14:paraId="3E7A0EC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Requirements와 Verification을 정리할 때 가장 중요한 1차 자료</w:t>
      </w:r>
    </w:p>
    <w:p w14:paraId="6B94EB6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B1716A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3. Report/2.CleanArchitecture_DualTrack_TDD_Design_Report.md</w:t>
      </w:r>
    </w:p>
    <w:p w14:paraId="4FCD98E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PRD의 Functional Scope</w:t>
      </w:r>
    </w:p>
    <w:p w14:paraId="1D70B12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Input / Output Contract</w:t>
      </w:r>
    </w:p>
    <w:p w14:paraId="07485AE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lastRenderedPageBreak/>
        <w:t>- Invariant Table</w:t>
      </w:r>
    </w:p>
    <w:p w14:paraId="7DD49C9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Domain Concept</w:t>
      </w:r>
    </w:p>
    <w:p w14:paraId="608962E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Layer Boundary</w:t>
      </w:r>
    </w:p>
    <w:p w14:paraId="11A3AAA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사용자에게 보장할 동작</w:t>
      </w:r>
    </w:p>
    <w:p w14:paraId="4ED6C31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기능 명세 수준의 계약</w:t>
      </w:r>
    </w:p>
    <w:p w14:paraId="20078EA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CF80D6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4. Report/3.DevelopmentEnvironment_CursorRules_ECB_UserEntity_Report.md</w:t>
      </w:r>
    </w:p>
    <w:p w14:paraId="3326405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PRD의 Quality Requirements</w:t>
      </w:r>
    </w:p>
    <w:p w14:paraId="5D7F3E5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Development Method</w:t>
      </w:r>
    </w:p>
    <w:p w14:paraId="75878FA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Engineering Principles</w:t>
      </w:r>
    </w:p>
    <w:p w14:paraId="6C9F0A2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Constraints</w:t>
      </w:r>
    </w:p>
    <w:p w14:paraId="2C54759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ECB</w:t>
      </w:r>
    </w:p>
    <w:p w14:paraId="3F31225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TDD 단계</w:t>
      </w:r>
    </w:p>
    <w:p w14:paraId="5AFE30D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pytest / coverage</w:t>
      </w:r>
    </w:p>
    <w:p w14:paraId="64A3FFB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prohibited patterns</w:t>
      </w:r>
    </w:p>
    <w:p w14:paraId="0296135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27157E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5. .cursorrules 및 .cursor/rules/*.mdc</w:t>
      </w:r>
    </w:p>
    <w:p w14:paraId="614654E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팀이 따라야 할 상세 개발 규칙 원문</w:t>
      </w:r>
    </w:p>
    <w:p w14:paraId="6234B2F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PRD의 Engineering Principles 또는 Appendix에 요약 반영</w:t>
      </w:r>
    </w:p>
    <w:p w14:paraId="1AC236F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7C2C8D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문서 우선순위:</w:t>
      </w:r>
    </w:p>
    <w:p w14:paraId="76A0B62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요구사항과 검증 기준은 Report/4를 우선 출처로 삼으십시오.</w:t>
      </w:r>
    </w:p>
    <w:p w14:paraId="0E78D74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문제 정의와 동기는 Report/1을 우선 출처로 삼으십시오.</w:t>
      </w:r>
    </w:p>
    <w:p w14:paraId="4CE781D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기능 계약, 입력/출력, 불변식, 계층 경계는 Report/2를 우선 출처로 삼으십시오.</w:t>
      </w:r>
    </w:p>
    <w:p w14:paraId="686D77D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품질 기준, 개발 방식, 금지 규칙은 Report/3과 Cursor Rules를 우선 출처로 삼으십시오.</w:t>
      </w:r>
    </w:p>
    <w:p w14:paraId="4A9B3F4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문서 간 충돌이 있으면 임의로 해결하지 말고 “Decision Needed”로 표시하십시오.</w:t>
      </w:r>
    </w:p>
    <w:p w14:paraId="40D8892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E1158C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0A87C76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[프로젝트 개요]</w:t>
      </w:r>
    </w:p>
    <w:p w14:paraId="15FA611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416C581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47B8FC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Project:</w:t>
      </w:r>
    </w:p>
    <w:p w14:paraId="43473B4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Magic Square 4x4 — TDD Practice</w:t>
      </w:r>
    </w:p>
    <w:p w14:paraId="1EB8F99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94AF80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Purpose:</w:t>
      </w:r>
    </w:p>
    <w:p w14:paraId="0C1B1CC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알고리즘 난이도보다 TDD 훈련이 목표이다.</w:t>
      </w:r>
    </w:p>
    <w:p w14:paraId="072B18F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불변식 기반 설계/검증 사고를 훈련한다.</w:t>
      </w:r>
    </w:p>
    <w:p w14:paraId="1B6A8BF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입력/출력 계약을 명확히 고정한다.</w:t>
      </w:r>
    </w:p>
    <w:p w14:paraId="61872A7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UI, DB, Web 의존성 없이 순수 로직 기반으로 구현 가능한 PRD를 만든다.</w:t>
      </w:r>
    </w:p>
    <w:p w14:paraId="1975CF0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Boundary와 Domain을 분리하여 Dual-Track UI + Logic TDD를 적용한다.</w:t>
      </w:r>
    </w:p>
    <w:p w14:paraId="5793522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9C34E2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6499F98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[고정 입력/출력 계약]</w:t>
      </w:r>
    </w:p>
    <w:p w14:paraId="02073F5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6B167B8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88E7C8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Input:</w:t>
      </w:r>
    </w:p>
    <w:p w14:paraId="6D4B5F1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- 4x4 integer matrix `int[][]`</w:t>
      </w:r>
    </w:p>
    <w:p w14:paraId="7F8CDE3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`0`은 빈칸이다.</w:t>
      </w:r>
    </w:p>
    <w:p w14:paraId="5A358F1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빈칸 `0`은 정확히 2개여야 한다.</w:t>
      </w:r>
    </w:p>
    <w:p w14:paraId="53BE43B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유효한 값은 `0` 또는 `1~16`이다.</w:t>
      </w:r>
    </w:p>
    <w:p w14:paraId="453964D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`0`을 제외한 숫자는 중복될 수 없다.</w:t>
      </w:r>
    </w:p>
    <w:p w14:paraId="45DEEC1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첫 번째 빈칸의 정의:</w:t>
      </w:r>
    </w:p>
    <w:p w14:paraId="14131F1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row-major 순서, 즉 행 우선으로 스캔했을 때 처음 발견되는 `0`</w:t>
      </w:r>
    </w:p>
    <w:p w14:paraId="3C9CAA2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139144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Output:</w:t>
      </w:r>
    </w:p>
    <w:p w14:paraId="65CBCDC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`int[6]`</w:t>
      </w:r>
    </w:p>
    <w:p w14:paraId="56A1E09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좌표는 1-index 기준이다.</w:t>
      </w:r>
    </w:p>
    <w:p w14:paraId="1B31315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출력 형식은 `[r1, c1, n1, r2, c2, n2]`이다.</w:t>
      </w:r>
    </w:p>
    <w:p w14:paraId="493F549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`n1`, `n2`는 누락된 두 숫자이다.</w:t>
      </w:r>
    </w:p>
    <w:p w14:paraId="1D9DDBB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C0386D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Solving Order:</w:t>
      </w:r>
    </w:p>
    <w:p w14:paraId="3E582A1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Attempt 1:</w:t>
      </w:r>
    </w:p>
    <w:p w14:paraId="57537B3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작은 누락 숫자 → 첫 번째 빈칸</w:t>
      </w:r>
    </w:p>
    <w:p w14:paraId="38ABA68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큰 누락 숫자 → 두 번째 빈칸</w:t>
      </w:r>
    </w:p>
    <w:p w14:paraId="2C2175C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이 조합이 마방진이면 해당 순서로 반환한다.</w:t>
      </w:r>
    </w:p>
    <w:p w14:paraId="1AB0CF4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Attempt 2:</w:t>
      </w:r>
    </w:p>
    <w:p w14:paraId="0C0CAB2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Attempt 1이 실패하면 반대 조합을 시도한다.</w:t>
      </w:r>
    </w:p>
    <w:p w14:paraId="5D0F31F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큰 누락 숫자 → 첫 번째 빈칸</w:t>
      </w:r>
    </w:p>
    <w:p w14:paraId="2AFCA40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작은 누락 숫자 → 두 번째 빈칸</w:t>
      </w:r>
    </w:p>
    <w:p w14:paraId="392E5FF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이 조합이 마방진이면 반대 순서로 반환한다.</w:t>
      </w:r>
    </w:p>
    <w:p w14:paraId="4324470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두 조합 모두 실패하는 경우:</w:t>
      </w:r>
    </w:p>
    <w:p w14:paraId="61C55EC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PRD는 실패 정책을 반드시 하나로 확정해야 한다.</w:t>
      </w:r>
    </w:p>
    <w:p w14:paraId="6BD31CC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정의된 실패 응답을 반환할지, 정의된 예외를 발생시킬지 명시한다.</w:t>
      </w:r>
    </w:p>
    <w:p w14:paraId="1D04595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미정 상태로 남기지 않는다.</w:t>
      </w:r>
    </w:p>
    <w:p w14:paraId="4AE3032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1FC54F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Magic Constant:</w:t>
      </w:r>
    </w:p>
    <w:p w14:paraId="48538BB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`n=4`의 마방진 상수는 `34`이다.</w:t>
      </w:r>
    </w:p>
    <w:p w14:paraId="482420C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D0B858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2E0F890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[PRD 작성 구조]</w:t>
      </w:r>
    </w:p>
    <w:p w14:paraId="2509AA3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lastRenderedPageBreak/>
        <w:t>------------------------------------------------------------</w:t>
      </w:r>
    </w:p>
    <w:p w14:paraId="7ED3C86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DBD3CF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아래 구조를 반드시 따르십시오.</w:t>
      </w:r>
    </w:p>
    <w:p w14:paraId="7FD8A64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56F9D6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 PRD — Magic Square 4x4 TDD Practice</w:t>
      </w:r>
    </w:p>
    <w:p w14:paraId="15F6477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420924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1. Executive Summary</w:t>
      </w:r>
    </w:p>
    <w:p w14:paraId="10984C7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한 문단 요약</w:t>
      </w:r>
    </w:p>
    <w:p w14:paraId="3DB949B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이 프로젝트가 훈련하려는 핵심 역량:</w:t>
      </w:r>
    </w:p>
    <w:p w14:paraId="084CDF7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불변식 사고</w:t>
      </w:r>
    </w:p>
    <w:p w14:paraId="0824F19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입력/출력 계약</w:t>
      </w:r>
    </w:p>
    <w:p w14:paraId="0C549A7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Dual-Track TDD</w:t>
      </w:r>
    </w:p>
    <w:p w14:paraId="24B605E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설계 → 테스트 → 구현 → 리팩토링 흐름</w:t>
      </w:r>
    </w:p>
    <w:p w14:paraId="760CED0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8EEAA7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2. Background</w:t>
      </w:r>
    </w:p>
    <w:p w14:paraId="270D9D2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Report/1의 문제 배경을 반영</w:t>
      </w:r>
    </w:p>
    <w:p w14:paraId="50537EF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왜 단순 마방진 풀이가 아니라 TDD 훈련 프로젝트인지 설명</w:t>
      </w:r>
    </w:p>
    <w:p w14:paraId="2E39DB3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C9B838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3. Problem Statement</w:t>
      </w:r>
    </w:p>
    <w:p w14:paraId="7511B4D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“마방진을 만든다”가 아니라</w:t>
      </w:r>
    </w:p>
    <w:p w14:paraId="4354BF5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“검증 가능한 불변식 조건을 완성한다”는 관점으로 정의</w:t>
      </w:r>
    </w:p>
    <w:p w14:paraId="253CDE2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입력/출력 계약이 왜 핵심인지 설명</w:t>
      </w:r>
    </w:p>
    <w:p w14:paraId="2B23091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A213E9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4. Why Now / Why Chain</w:t>
      </w:r>
    </w:p>
    <w:p w14:paraId="686A919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왜 지금 이 프로젝트를 해야 하는지 설명</w:t>
      </w:r>
    </w:p>
    <w:p w14:paraId="5B5F9E2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학습자가 겪는 문제:</w:t>
      </w:r>
    </w:p>
    <w:p w14:paraId="7E4216C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구현 먼저 시작함</w:t>
      </w:r>
    </w:p>
    <w:p w14:paraId="4870B26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테스트 기준이 불명확함</w:t>
      </w:r>
    </w:p>
    <w:p w14:paraId="2677DDE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Boundary와 Domain 책임이 섞임</w:t>
      </w:r>
    </w:p>
    <w:p w14:paraId="5F879B6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리팩토링 후 계약이 깨짐</w:t>
      </w:r>
    </w:p>
    <w:p w14:paraId="7061FE7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A6BBD3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5. Target Users</w:t>
      </w:r>
    </w:p>
    <w:p w14:paraId="124805B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TDD 학습자</w:t>
      </w:r>
    </w:p>
    <w:p w14:paraId="700FD94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코드 리뷰어</w:t>
      </w:r>
    </w:p>
    <w:p w14:paraId="2B0F618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Clean Architecture와 ECB를 훈련하는 개발자</w:t>
      </w:r>
    </w:p>
    <w:p w14:paraId="081DE8F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사용 환경:</w:t>
      </w:r>
    </w:p>
    <w:p w14:paraId="7E7E180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콘솔 실행 또는 테스트 실행 중심</w:t>
      </w:r>
    </w:p>
    <w:p w14:paraId="466D94E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실제 UI/DB/Web은 범위 밖</w:t>
      </w:r>
    </w:p>
    <w:p w14:paraId="74F5FDD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C18FDF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6. Vision &amp; Epic Goal</w:t>
      </w:r>
    </w:p>
    <w:p w14:paraId="05D4088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lastRenderedPageBreak/>
        <w:t>- Epic:</w:t>
      </w:r>
    </w:p>
    <w:p w14:paraId="32572EE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“불변식 기반 사고 훈련 시스템 구축”</w:t>
      </w:r>
    </w:p>
    <w:p w14:paraId="55AF3F4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Report/4의 Epic과 User Journey를 반영</w:t>
      </w:r>
    </w:p>
    <w:p w14:paraId="3F1BDEE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B427E9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7. Persona</w:t>
      </w:r>
    </w:p>
    <w:p w14:paraId="30FFFFD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TDD를 학습 중인 개발자</w:t>
      </w:r>
    </w:p>
    <w:p w14:paraId="6806946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Clean Architecture 계층 분리를 이해하려는 학습자</w:t>
      </w:r>
    </w:p>
    <w:p w14:paraId="5F78F1B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알고리즘 정답보다 설계, 계약, 테스트, 리팩토링 흐름을 훈련하려는 사용자</w:t>
      </w:r>
    </w:p>
    <w:p w14:paraId="3DDDC45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FC1DC5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8. User Journey Summary</w:t>
      </w:r>
    </w:p>
    <w:p w14:paraId="4B2E482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문제 인식</w:t>
      </w:r>
    </w:p>
    <w:p w14:paraId="4991C3B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계약 정의</w:t>
      </w:r>
    </w:p>
    <w:p w14:paraId="780E70B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도메인 분리</w:t>
      </w:r>
    </w:p>
    <w:p w14:paraId="5D06F48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Dual-Track TDD 진행</w:t>
      </w:r>
    </w:p>
    <w:p w14:paraId="6EDF7CA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회귀 보호</w:t>
      </w:r>
    </w:p>
    <w:p w14:paraId="0EBD6FC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각 단계마다 Pain Point와 Learning Outcome을 요약</w:t>
      </w:r>
    </w:p>
    <w:p w14:paraId="1475006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79C44B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9. Scope</w:t>
      </w:r>
    </w:p>
    <w:p w14:paraId="71059C5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F4A95D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### 9.1 In-Scope</w:t>
      </w:r>
    </w:p>
    <w:p w14:paraId="6B63E8D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빈칸 좌표 탐색</w:t>
      </w:r>
    </w:p>
    <w:p w14:paraId="72E985A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누락 숫자 탐색</w:t>
      </w:r>
    </w:p>
    <w:p w14:paraId="03B9655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마방진 판정</w:t>
      </w:r>
    </w:p>
    <w:p w14:paraId="7A72407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두 조합 시도 후 결과 반환</w:t>
      </w:r>
    </w:p>
    <w:p w14:paraId="0C20822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Boundary 계층의 입력 검증</w:t>
      </w:r>
    </w:p>
    <w:p w14:paraId="562DF97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출력 계약 검증</w:t>
      </w:r>
    </w:p>
    <w:p w14:paraId="3CC9431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RED-GREEN-REFACTOR 흐름에 맞춘 테스트 가능성</w:t>
      </w:r>
    </w:p>
    <w:p w14:paraId="1020C8C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4C2CC2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### 9.2 Out-of-Scope</w:t>
      </w:r>
    </w:p>
    <w:p w14:paraId="501E38C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UI 화면 개발</w:t>
      </w:r>
    </w:p>
    <w:p w14:paraId="3273F60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DB 저장/검색</w:t>
      </w:r>
    </w:p>
    <w:p w14:paraId="25B1D03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Web/API 서버 개발</w:t>
      </w:r>
    </w:p>
    <w:p w14:paraId="318EBDB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N×N 일반화</w:t>
      </w:r>
    </w:p>
    <w:p w14:paraId="4C11754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완전한 마방진 생성 알고리즘</w:t>
      </w:r>
    </w:p>
    <w:p w14:paraId="54CD873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사용자 인증/권한</w:t>
      </w:r>
    </w:p>
    <w:p w14:paraId="6BC992C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네트워크 오류 처리</w:t>
      </w:r>
    </w:p>
    <w:p w14:paraId="2F1022C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QR 스캔</w:t>
      </w:r>
    </w:p>
    <w:p w14:paraId="1911E66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외부 서비스 연동</w:t>
      </w:r>
    </w:p>
    <w:p w14:paraId="5EC108A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E751B6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10. Functional Requirements</w:t>
      </w:r>
    </w:p>
    <w:p w14:paraId="5DA9DFA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8F5758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다음 템플릿을 각 기능마다 반복하십시오.</w:t>
      </w:r>
    </w:p>
    <w:p w14:paraId="5BAA01B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411F07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### FR-XX 기능명</w:t>
      </w:r>
    </w:p>
    <w:p w14:paraId="5F42537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Description:</w:t>
      </w:r>
    </w:p>
    <w:p w14:paraId="0E89582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Layer:</w:t>
      </w:r>
    </w:p>
    <w:p w14:paraId="460761B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Input:</w:t>
      </w:r>
    </w:p>
    <w:p w14:paraId="243BFD3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Processing Rules:</w:t>
      </w:r>
    </w:p>
    <w:p w14:paraId="2C6D59F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Output:</w:t>
      </w:r>
    </w:p>
    <w:p w14:paraId="7A20C9F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Acceptance Criteria:</w:t>
      </w:r>
    </w:p>
    <w:p w14:paraId="56F1114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Error / Exception Policy:</w:t>
      </w:r>
    </w:p>
    <w:p w14:paraId="792F9C4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Related Business Rules:</w:t>
      </w:r>
    </w:p>
    <w:p w14:paraId="328BAD2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Related Test Direction:</w:t>
      </w:r>
    </w:p>
    <w:p w14:paraId="337DBAB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Component Candidate:</w:t>
      </w:r>
    </w:p>
    <w:p w14:paraId="797084E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CA8436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필수 기능 목록:</w:t>
      </w:r>
    </w:p>
    <w:p w14:paraId="0E2E8F0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FR-01 Input Verification, Boundary</w:t>
      </w:r>
    </w:p>
    <w:p w14:paraId="2B31B37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FR-02 Blank Coordinate Discovery</w:t>
      </w:r>
    </w:p>
    <w:p w14:paraId="2CBED7B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FR-03 Missing Number Discovery</w:t>
      </w:r>
    </w:p>
    <w:p w14:paraId="3066482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FR-04 Magic Square Validation</w:t>
      </w:r>
    </w:p>
    <w:p w14:paraId="5EEA83E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FR-05 Two-Combination Solver and Result Formatting</w:t>
      </w:r>
    </w:p>
    <w:p w14:paraId="65D384F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EA1EE1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11. Business Rules / Domain Rules</w:t>
      </w:r>
    </w:p>
    <w:p w14:paraId="253714A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D20756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BR-01부터 번호를 부여하십시오.</w:t>
      </w:r>
    </w:p>
    <w:p w14:paraId="7145D53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각 규칙은 “항상 참이어야 하는 규칙”으로 작성하십시오.</w:t>
      </w:r>
    </w:p>
    <w:p w14:paraId="1F11EAD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D6BDD3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반드시 포함:</w:t>
      </w:r>
    </w:p>
    <w:p w14:paraId="7E11E13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- 4x4 입력 규칙</w:t>
      </w:r>
    </w:p>
    <w:p w14:paraId="0EF9E63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빈칸 2개 규칙</w:t>
      </w:r>
    </w:p>
    <w:p w14:paraId="2401300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값 범위 규칙</w:t>
      </w:r>
    </w:p>
    <w:p w14:paraId="5C9C864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중복 금지 규칙</w:t>
      </w:r>
    </w:p>
    <w:p w14:paraId="7BD78CA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row-major 첫 번째 빈칸 규칙</w:t>
      </w:r>
    </w:p>
    <w:p w14:paraId="173B09F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누락 숫자 2개 규칙</w:t>
      </w:r>
    </w:p>
    <w:p w14:paraId="4EF9AD1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누락 숫자 오름차순 규칙</w:t>
      </w:r>
    </w:p>
    <w:p w14:paraId="5B71D77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마방진 상수 34 규칙</w:t>
      </w:r>
    </w:p>
    <w:p w14:paraId="3964E6F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행/열/대각선 합 규칙</w:t>
      </w:r>
    </w:p>
    <w:p w14:paraId="6EFCBA8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- 1-index 출력 좌표 규칙</w:t>
      </w:r>
    </w:p>
    <w:p w14:paraId="708C234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int[6] 출력 형식 규칙</w:t>
      </w:r>
    </w:p>
    <w:p w14:paraId="4B3360F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D1AF64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lastRenderedPageBreak/>
        <w:t>## 12. Input / Output Contract</w:t>
      </w:r>
    </w:p>
    <w:p w14:paraId="5E6633B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1DAE95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입력 계약과 출력 계약을 표로 작성하십시오.</w:t>
      </w:r>
    </w:p>
    <w:p w14:paraId="1636A41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941FF5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포함:</w:t>
      </w:r>
    </w:p>
    <w:p w14:paraId="03EE7A0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Field / Item</w:t>
      </w:r>
    </w:p>
    <w:p w14:paraId="6ECC90A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Type</w:t>
      </w:r>
    </w:p>
    <w:p w14:paraId="38D600E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Rule</w:t>
      </w:r>
    </w:p>
    <w:p w14:paraId="04EE6F0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Valid Example</w:t>
      </w:r>
    </w:p>
    <w:p w14:paraId="4A25F45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Invalid Example</w:t>
      </w:r>
    </w:p>
    <w:p w14:paraId="2D1CCD6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Related Error Code 또는 Failure Policy</w:t>
      </w:r>
    </w:p>
    <w:p w14:paraId="44FFFF8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BFA5FC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13. Error / Failure Policy</w:t>
      </w:r>
    </w:p>
    <w:p w14:paraId="3F38C2D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F9857E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다음 실패 정책을 명확히 정의하십시오.</w:t>
      </w:r>
    </w:p>
    <w:p w14:paraId="1270F49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263024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- 4x4가 아닌 입력</w:t>
      </w:r>
    </w:p>
    <w:p w14:paraId="7B5ACF4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빈칸 개수가 2개가 아닌 입력</w:t>
      </w:r>
    </w:p>
    <w:p w14:paraId="65CDE7A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값 범위 위반</w:t>
      </w:r>
    </w:p>
    <w:p w14:paraId="273DA37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- 0을 제외한 중복 숫자</w:t>
      </w:r>
    </w:p>
    <w:p w14:paraId="02B4572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두 조합 모두 마방진을 만들지 못하는 경우</w:t>
      </w:r>
    </w:p>
    <w:p w14:paraId="5B8168D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E9FAD8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각 항목에 대해 다음을 작성하십시오.</w:t>
      </w:r>
    </w:p>
    <w:p w14:paraId="1ED06E4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Error Code</w:t>
      </w:r>
    </w:p>
    <w:p w14:paraId="3D23850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Message</w:t>
      </w:r>
    </w:p>
    <w:p w14:paraId="16B2C18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Layer</w:t>
      </w:r>
    </w:p>
    <w:p w14:paraId="62B6E7B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Domain resolver 호출 여부</w:t>
      </w:r>
    </w:p>
    <w:p w14:paraId="1DE3BCC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Related Acceptance Criteria</w:t>
      </w:r>
    </w:p>
    <w:p w14:paraId="44CF119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6E19C4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주의:</w:t>
      </w:r>
    </w:p>
    <w:p w14:paraId="283516E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입력 검증 실패 시 Domain resolver는 호출되지 않아야 합니다.</w:t>
      </w:r>
    </w:p>
    <w:p w14:paraId="17BC5DD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0696E6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14. Non-Functional Requirements</w:t>
      </w:r>
    </w:p>
    <w:p w14:paraId="57BD491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3A927B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반드시 포함:</w:t>
      </w:r>
    </w:p>
    <w:p w14:paraId="5B65215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Domain Logic test coverage: 95%+</w:t>
      </w:r>
    </w:p>
    <w:p w14:paraId="51BE127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Boundary Validation coverage: 85%+</w:t>
      </w:r>
    </w:p>
    <w:p w14:paraId="03D6B6E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Deterministic execution:</w:t>
      </w:r>
    </w:p>
    <w:p w14:paraId="5F3439D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같은 입력은 항상 같은 출력을 반환해야 한다.</w:t>
      </w:r>
    </w:p>
    <w:p w14:paraId="719C29E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No side effects:</w:t>
      </w:r>
    </w:p>
    <w:p w14:paraId="0F0138C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lastRenderedPageBreak/>
        <w:t>- 입력 행렬 변경 여부 정책을 명시해야 한다.</w:t>
      </w:r>
    </w:p>
    <w:p w14:paraId="3CEAD48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Performance:</w:t>
      </w:r>
    </w:p>
    <w:p w14:paraId="17E7EA0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- 4x4 기준 즉시 처리 가능해야 한다.</w:t>
      </w:r>
    </w:p>
    <w:p w14:paraId="370AD89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예: 단일 실행 50ms 이내</w:t>
      </w:r>
    </w:p>
    <w:p w14:paraId="36246AA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Maintainability:</w:t>
      </w:r>
    </w:p>
    <w:p w14:paraId="2E1C794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Boundary와 Domain 책임 분리</w:t>
      </w:r>
    </w:p>
    <w:p w14:paraId="1565BF9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하드코딩 금지</w:t>
      </w:r>
    </w:p>
    <w:p w14:paraId="7B739DB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설명 없는 매직 넘버 금지</w:t>
      </w:r>
    </w:p>
    <w:p w14:paraId="1D75F5C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명명된 상수 사용</w:t>
      </w:r>
    </w:p>
    <w:p w14:paraId="5162C90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5C612E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15. Dual-Track TDD Strategy</w:t>
      </w:r>
    </w:p>
    <w:p w14:paraId="2AD075E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A47B8B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### 15.1 Track A — Boundary / UI Contract TDD</w:t>
      </w:r>
    </w:p>
    <w:p w14:paraId="4C854AB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입력 검증 테스트</w:t>
      </w:r>
    </w:p>
    <w:p w14:paraId="30906EA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출력 형식 테스트</w:t>
      </w:r>
    </w:p>
    <w:p w14:paraId="2FF2CA0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실패 응답 테스트</w:t>
      </w:r>
    </w:p>
    <w:p w14:paraId="103D269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Domain resolver 미호출 테스트</w:t>
      </w:r>
    </w:p>
    <w:p w14:paraId="14FE439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9742F2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### 15.2 Track B — Domain / Logic TDD</w:t>
      </w:r>
    </w:p>
    <w:p w14:paraId="7940EA1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빈칸 탐색 테스트</w:t>
      </w:r>
    </w:p>
    <w:p w14:paraId="4A60695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누락 숫자 탐색 테스트</w:t>
      </w:r>
    </w:p>
    <w:p w14:paraId="6FB6F0D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마방진 검증 테스트</w:t>
      </w:r>
    </w:p>
    <w:p w14:paraId="58437DE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small-first 성공 테스트</w:t>
      </w:r>
    </w:p>
    <w:p w14:paraId="3042713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small-first 실패 후 reverse 성공 테스트</w:t>
      </w:r>
    </w:p>
    <w:p w14:paraId="7FFE4AC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두 조합 모두 실패 테스트</w:t>
      </w:r>
    </w:p>
    <w:p w14:paraId="5988BC6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DB0366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### 15.3 Parallel Progression Rules</w:t>
      </w:r>
    </w:p>
    <w:p w14:paraId="1C23BA6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UI RED와 Logic RED를 분리한다.</w:t>
      </w:r>
    </w:p>
    <w:p w14:paraId="21B1CE1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UI GREEN과 Logic GREEN을 각각 최소 구현으로 처리한다.</w:t>
      </w:r>
    </w:p>
    <w:p w14:paraId="3D3D153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REFACTOR 단계에서만 구조 개선을 수행한다.</w:t>
      </w:r>
    </w:p>
    <w:p w14:paraId="6B62A66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모든 Domain을 먼저 구현하고 나중에 Boundary를 붙이는 방식을 금지한다.</w:t>
      </w:r>
    </w:p>
    <w:p w14:paraId="4297BB8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테스트를 약화하거나 삭제해서 통과시키는 것을 금지한다.</w:t>
      </w:r>
    </w:p>
    <w:p w14:paraId="5202F82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6F6A12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16. Test Plan / QA</w:t>
      </w:r>
    </w:p>
    <w:p w14:paraId="4E91E6E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E53340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다음을 포함하십시오.</w:t>
      </w:r>
    </w:p>
    <w:p w14:paraId="68FFFF2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FEB883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### 16.1 Normal Scenarios</w:t>
      </w:r>
    </w:p>
    <w:p w14:paraId="49D600D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small-first 성공</w:t>
      </w:r>
    </w:p>
    <w:p w14:paraId="31EB4E4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small-first 실패 후 reverse 성공</w:t>
      </w:r>
    </w:p>
    <w:p w14:paraId="2B263A7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49E47D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### 16.2 Exception Scenarios</w:t>
      </w:r>
    </w:p>
    <w:p w14:paraId="7737D88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- 4x4가 아닌 입력</w:t>
      </w:r>
    </w:p>
    <w:p w14:paraId="347B8F6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빈칸 개수 오류</w:t>
      </w:r>
    </w:p>
    <w:p w14:paraId="03388DA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값 범위 오류</w:t>
      </w:r>
    </w:p>
    <w:p w14:paraId="2B9FEEF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중복 숫자 오류</w:t>
      </w:r>
    </w:p>
    <w:p w14:paraId="319FD17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두 조합 모두 실패</w:t>
      </w:r>
    </w:p>
    <w:p w14:paraId="5B33177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217551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### 16.3 Boundary Scenarios</w:t>
      </w:r>
    </w:p>
    <w:p w14:paraId="64293E8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최소값 1</w:t>
      </w:r>
    </w:p>
    <w:p w14:paraId="1D50D10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최대값 16</w:t>
      </w:r>
    </w:p>
    <w:p w14:paraId="4070E44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- 0은 빈칸으로만 처리</w:t>
      </w:r>
    </w:p>
    <w:p w14:paraId="45F2114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출력 좌표 1-index</w:t>
      </w:r>
    </w:p>
    <w:p w14:paraId="728D549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반환 배열 길이 6</w:t>
      </w:r>
    </w:p>
    <w:p w14:paraId="32F3EEF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32445B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### 16.4 Representative Test Data</w:t>
      </w:r>
    </w:p>
    <w:p w14:paraId="319437B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small-first 성공 행렬</w:t>
      </w:r>
    </w:p>
    <w:p w14:paraId="1E2AD32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reverse 성공 행렬</w:t>
      </w:r>
    </w:p>
    <w:p w14:paraId="6BF27CC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invalid size 행렬</w:t>
      </w:r>
    </w:p>
    <w:p w14:paraId="50AA4F7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invalid blank count 행렬</w:t>
      </w:r>
    </w:p>
    <w:p w14:paraId="30B83CD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duplicate value 행렬</w:t>
      </w:r>
    </w:p>
    <w:p w14:paraId="2703A49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invalid range 행렬</w:t>
      </w:r>
    </w:p>
    <w:p w14:paraId="51CDA7B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9A9060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17. Architecture Overview, High-Level</w:t>
      </w:r>
    </w:p>
    <w:p w14:paraId="44592AD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BCE1E7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포함:</w:t>
      </w:r>
    </w:p>
    <w:p w14:paraId="1D73FF0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Boundary Layer:</w:t>
      </w:r>
    </w:p>
    <w:p w14:paraId="060B2E5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입력 검증</w:t>
      </w:r>
    </w:p>
    <w:p w14:paraId="75FDC36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오류 응답</w:t>
      </w:r>
    </w:p>
    <w:p w14:paraId="233E33A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출력 포맷 변환</w:t>
      </w:r>
    </w:p>
    <w:p w14:paraId="2450D44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Domain Layer:</w:t>
      </w:r>
    </w:p>
    <w:p w14:paraId="4BED7C1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순수 마방진 로직</w:t>
      </w:r>
    </w:p>
    <w:p w14:paraId="70BF652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불변식 검증</w:t>
      </w:r>
    </w:p>
    <w:p w14:paraId="7999B78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Control / Application Layer:</w:t>
      </w:r>
    </w:p>
    <w:p w14:paraId="1923A99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Boundary와 Domain 흐름 조정</w:t>
      </w:r>
    </w:p>
    <w:p w14:paraId="082EBC9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필요 시만 포함</w:t>
      </w:r>
    </w:p>
    <w:p w14:paraId="0405841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2A8FF4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의존 방향:</w:t>
      </w:r>
    </w:p>
    <w:p w14:paraId="08573FD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Boundary → Control → Domain</w:t>
      </w:r>
    </w:p>
    <w:p w14:paraId="1638A8D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Domain은 Boundary를 몰라야 한다.</w:t>
      </w:r>
    </w:p>
    <w:p w14:paraId="16B13CF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lastRenderedPageBreak/>
        <w:t>- Domain은 UI, DB, Web, 파일 시스템에 의존하지 않아야 한다.</w:t>
      </w:r>
    </w:p>
    <w:p w14:paraId="287D47F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93EC65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18. Component Candidates</w:t>
      </w:r>
    </w:p>
    <w:p w14:paraId="284AE75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C9AE81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다음 후보 컴포넌트를 표로 작성하십시오.</w:t>
      </w:r>
    </w:p>
    <w:p w14:paraId="3DC6F6F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4FCA96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BoundaryValidator</w:t>
      </w:r>
    </w:p>
    <w:p w14:paraId="3BFAFE0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BlankFinder</w:t>
      </w:r>
    </w:p>
    <w:p w14:paraId="26F01BD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MissingNumberFinder</w:t>
      </w:r>
    </w:p>
    <w:p w14:paraId="646839D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MagicSquareValidator</w:t>
      </w:r>
    </w:p>
    <w:p w14:paraId="0D8055F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Solver</w:t>
      </w:r>
    </w:p>
    <w:p w14:paraId="0F6F6CB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ResultFormatter</w:t>
      </w:r>
    </w:p>
    <w:p w14:paraId="40AA0C2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6A1416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각 컴포넌트에 대해:</w:t>
      </w:r>
    </w:p>
    <w:p w14:paraId="03571BA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Responsibility</w:t>
      </w:r>
    </w:p>
    <w:p w14:paraId="3FCDC77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Layer</w:t>
      </w:r>
    </w:p>
    <w:p w14:paraId="5468FCB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Input</w:t>
      </w:r>
    </w:p>
    <w:p w14:paraId="5AB4AB7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Output</w:t>
      </w:r>
    </w:p>
    <w:p w14:paraId="6022AEA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Related FR</w:t>
      </w:r>
    </w:p>
    <w:p w14:paraId="2D93F06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Related Test</w:t>
      </w:r>
    </w:p>
    <w:p w14:paraId="1F7A52D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2C80CF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19. Risks &amp; Ambiguities</w:t>
      </w:r>
    </w:p>
    <w:p w14:paraId="3FA749C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FC671E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다음을 포함하십시오.</w:t>
      </w:r>
    </w:p>
    <w:p w14:paraId="4B0B474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ABA9C1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- 1-index와 0-index 혼동</w:t>
      </w:r>
    </w:p>
    <w:p w14:paraId="3403707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row-major 첫 번째 빈칸 정의 누락</w:t>
      </w:r>
    </w:p>
    <w:p w14:paraId="02FDF84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small-first 성공과 reverse 성공 테스트 데이터 혼동</w:t>
      </w:r>
    </w:p>
    <w:p w14:paraId="642A38A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입력 행렬 변경 여부 불명확</w:t>
      </w:r>
    </w:p>
    <w:p w14:paraId="42CBFA0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두 조합 모두 실패할 때의 정책 누락</w:t>
      </w:r>
    </w:p>
    <w:p w14:paraId="264367C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- 34 상수 하드코딩 위험</w:t>
      </w:r>
    </w:p>
    <w:p w14:paraId="02F0646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Boundary와 Domain 책임 혼합</w:t>
      </w:r>
    </w:p>
    <w:p w14:paraId="5B49997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1914B5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각 항목에 대해:</w:t>
      </w:r>
    </w:p>
    <w:p w14:paraId="2E0422A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Risk</w:t>
      </w:r>
    </w:p>
    <w:p w14:paraId="6FB2E0B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Impact</w:t>
      </w:r>
    </w:p>
    <w:p w14:paraId="3C63000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Decision / Mitigation</w:t>
      </w:r>
    </w:p>
    <w:p w14:paraId="3D05E86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6B2D1E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20. Engineering Principles</w:t>
      </w:r>
    </w:p>
    <w:p w14:paraId="352A594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4AF45D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lastRenderedPageBreak/>
        <w:t>Report/3과 Cursor Rules를 요약 반영하십시오.</w:t>
      </w:r>
    </w:p>
    <w:p w14:paraId="4317358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C6D4F8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포함:</w:t>
      </w:r>
    </w:p>
    <w:p w14:paraId="38903BC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PEP8</w:t>
      </w:r>
    </w:p>
    <w:p w14:paraId="1051ACB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type hints</w:t>
      </w:r>
    </w:p>
    <w:p w14:paraId="285AB7A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pytest</w:t>
      </w:r>
    </w:p>
    <w:p w14:paraId="3B4441B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AAA pattern</w:t>
      </w:r>
    </w:p>
    <w:p w14:paraId="449A886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coverage goals</w:t>
      </w:r>
    </w:p>
    <w:p w14:paraId="776F158E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ECB layer separation</w:t>
      </w:r>
    </w:p>
    <w:p w14:paraId="7B9ACF6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RED-GREEN-REFACTOR</w:t>
      </w:r>
    </w:p>
    <w:p w14:paraId="7D12EAE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print() debugging 금지</w:t>
      </w:r>
    </w:p>
    <w:p w14:paraId="59CA3C9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bare except 금지</w:t>
      </w:r>
    </w:p>
    <w:p w14:paraId="3E8442C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테스트 약화 금지</w:t>
      </w:r>
    </w:p>
    <w:p w14:paraId="7301B94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설명 없는 magic number 금지</w:t>
      </w:r>
    </w:p>
    <w:p w14:paraId="242DF0D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17C974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21. Traceability Matrix</w:t>
      </w:r>
    </w:p>
    <w:p w14:paraId="73C3993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1D8BAF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다음 형식의 표를 반드시 작성하십시오.</w:t>
      </w:r>
    </w:p>
    <w:p w14:paraId="6288E77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925F09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| Concept / Invariant | Business Rule | Feature ID | Acceptance Criteria | Test Case Candidate | Component |</w:t>
      </w:r>
    </w:p>
    <w:p w14:paraId="7F8AC70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|---|---|---|---|---|---|</w:t>
      </w:r>
    </w:p>
    <w:p w14:paraId="0A03893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4B45CC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반드시 포함할 Concept / Invariant:</w:t>
      </w:r>
    </w:p>
    <w:p w14:paraId="5658D91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- 4x4 입력</w:t>
      </w:r>
    </w:p>
    <w:p w14:paraId="298C7503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빈칸 2개</w:t>
      </w:r>
    </w:p>
    <w:p w14:paraId="0C71B60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값 범위 0 또는 1~16</w:t>
      </w:r>
    </w:p>
    <w:p w14:paraId="0160FE64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중복 금지</w:t>
      </w:r>
    </w:p>
    <w:p w14:paraId="010BFFA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row-major 첫 번째 빈칸</w:t>
      </w:r>
    </w:p>
    <w:p w14:paraId="445A4091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누락 숫자 2개</w:t>
      </w:r>
    </w:p>
    <w:p w14:paraId="556BDCC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누락 숫자 오름차순</w:t>
      </w:r>
    </w:p>
    <w:p w14:paraId="2602285F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마방진 상수 34</w:t>
      </w:r>
    </w:p>
    <w:p w14:paraId="3BD3891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행/열/대각선 합</w:t>
      </w:r>
    </w:p>
    <w:p w14:paraId="3D3E591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small-first 시도</w:t>
      </w:r>
    </w:p>
    <w:p w14:paraId="1BECDA9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reverse 시도</w:t>
      </w:r>
    </w:p>
    <w:p w14:paraId="688AA9C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int[6] 반환</w:t>
      </w:r>
    </w:p>
    <w:p w14:paraId="2A9FDF6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- 1-index 좌표</w:t>
      </w:r>
    </w:p>
    <w:p w14:paraId="52496CE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5E3732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22. Open Questions / Decision Needed</w:t>
      </w:r>
    </w:p>
    <w:p w14:paraId="61C61AA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7F85C7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lastRenderedPageBreak/>
        <w:t>아직 문서 간 충돌이나 확정되지 않은 내용이 있으면 이 섹션에 모으십시오.</w:t>
      </w:r>
    </w:p>
    <w:p w14:paraId="5DFF3F9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확정할 수 없는 내용을 본문 요구사항처럼 쓰지 마십시오.</w:t>
      </w:r>
    </w:p>
    <w:p w14:paraId="2437EE0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0B28E42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## 23. Appendix</w:t>
      </w:r>
    </w:p>
    <w:p w14:paraId="2D08310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E4E869B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포함:</w:t>
      </w:r>
    </w:p>
    <w:p w14:paraId="158EBBB5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참고 문서 목록</w:t>
      </w:r>
    </w:p>
    <w:p w14:paraId="1FC3C89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Cursor Rules 요약</w:t>
      </w:r>
    </w:p>
    <w:p w14:paraId="34F3781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대표 Gherkin Scenario 요약</w:t>
      </w:r>
    </w:p>
    <w:p w14:paraId="7B53C4E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향후 RED Test ID 후보</w:t>
      </w:r>
    </w:p>
    <w:p w14:paraId="57B5BFF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293204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114B308C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[출력 요구사항]</w:t>
      </w:r>
    </w:p>
    <w:p w14:paraId="0C922708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------------------------------------------------------------</w:t>
      </w:r>
    </w:p>
    <w:p w14:paraId="5DF00BE9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D05D7B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전체를 Markdown으로 출력하십시오.</w:t>
      </w:r>
    </w:p>
    <w:p w14:paraId="44315ACD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번호와 ID 체계를 일관되게 유지하십시오.</w:t>
      </w:r>
    </w:p>
    <w:p w14:paraId="347543B7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구현 코드를 작성하지 마십시오.</w:t>
      </w:r>
    </w:p>
    <w:p w14:paraId="11B383C6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테스트 코드를 작성하지 마십시오.</w:t>
      </w:r>
    </w:p>
    <w:p w14:paraId="2ED2F09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모든 요구사항은 검증 가능한 문장으로 작성하십시오.</w:t>
      </w:r>
    </w:p>
    <w:p w14:paraId="6D638F8A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PRD 본문에 포함한 각 주요 요구사항은 Traceability Matrix에 연결하십시오.</w:t>
      </w:r>
    </w:p>
    <w:p w14:paraId="1F868910" w14:textId="77777777" w:rsidR="00F3375E" w:rsidRPr="00F3375E" w:rsidRDefault="00F3375E" w:rsidP="00F3375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3375E">
        <w:rPr>
          <w:rFonts w:ascii="돋움" w:eastAsia="돋움" w:hAnsi="돋움"/>
          <w:spacing w:val="-3"/>
          <w:w w:val="95"/>
          <w:szCs w:val="20"/>
        </w:rPr>
        <w:t>- 모호하거나 충돌되는 내용은 “Decision Needed”로 표시하십시오.</w:t>
      </w:r>
    </w:p>
    <w:p w14:paraId="6A94D155" w14:textId="77777777" w:rsidR="0058743B" w:rsidRPr="005E666A" w:rsidRDefault="0058743B" w:rsidP="005874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/>
          <w:spacing w:val="-3"/>
          <w:w w:val="95"/>
          <w:szCs w:val="20"/>
        </w:rPr>
        <w:t>```</w:t>
      </w:r>
    </w:p>
    <w:p w14:paraId="5ACDAB21" w14:textId="77777777" w:rsidR="00C37B66" w:rsidRDefault="00C37B66" w:rsidP="005874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C06DE1E" w14:textId="702E2997" w:rsidR="00C37B66" w:rsidRDefault="00C37B66" w:rsidP="005874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C37B66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35FE8070" wp14:editId="7F9228D1">
            <wp:extent cx="5314004" cy="2857589"/>
            <wp:effectExtent l="0" t="0" r="1270" b="0"/>
            <wp:docPr id="1509889392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1389FD2C-6872-BB76-5678-266ED8989E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1389FD2C-6872-BB76-5678-266ED8989E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14004" cy="285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B25A" w14:textId="2DBD6D7F" w:rsidR="00C34B76" w:rsidRDefault="00C34B76">
      <w:pPr>
        <w:spacing w:after="160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br w:type="page"/>
      </w:r>
    </w:p>
    <w:p w14:paraId="571E7D26" w14:textId="77777777" w:rsidR="00CB7214" w:rsidRDefault="00CB7214" w:rsidP="00971C7F">
      <w:pPr>
        <w:spacing w:after="160"/>
        <w:rPr>
          <w:rFonts w:ascii="돋움" w:eastAsia="돋움"/>
          <w:spacing w:val="-3"/>
          <w:w w:val="95"/>
        </w:rPr>
      </w:pPr>
    </w:p>
    <w:p w14:paraId="0603A11F" w14:textId="7EF288E5" w:rsidR="00971C7F" w:rsidRDefault="00CB7214" w:rsidP="00971C7F">
      <w:pPr>
        <w:spacing w:after="160"/>
        <w:rPr>
          <w:rFonts w:ascii="돋움" w:eastAsia="돋움"/>
          <w:b/>
          <w:bCs/>
          <w:spacing w:val="-3"/>
          <w:w w:val="95"/>
        </w:rPr>
      </w:pPr>
      <w:r w:rsidRPr="00CB7214">
        <w:rPr>
          <w:rFonts w:ascii="돋움" w:eastAsia="돋움"/>
          <w:spacing w:val="-3"/>
          <w:w w:val="95"/>
        </w:rPr>
        <w:t>PRD 본문(docs/PRD_MagicSquare.md)은 아직</w:t>
      </w:r>
      <w:r w:rsidRPr="00CB7214">
        <w:rPr>
          <w:rFonts w:ascii="돋움" w:eastAsia="돋움"/>
          <w:spacing w:val="-3"/>
          <w:w w:val="95"/>
        </w:rPr>
        <w:t> </w:t>
      </w:r>
      <w:r w:rsidRPr="00CB7214">
        <w:rPr>
          <w:rFonts w:ascii="돋움" w:eastAsia="돋움"/>
          <w:b/>
          <w:bCs/>
          <w:spacing w:val="-3"/>
          <w:w w:val="95"/>
        </w:rPr>
        <w:t>파일로 저장</w:t>
      </w:r>
      <w:r>
        <w:rPr>
          <w:rFonts w:ascii="돋움" w:eastAsia="돋움" w:hint="eastAsia"/>
          <w:b/>
          <w:bCs/>
          <w:spacing w:val="-3"/>
          <w:w w:val="95"/>
        </w:rPr>
        <w:t>합니다.</w:t>
      </w:r>
    </w:p>
    <w:p w14:paraId="280AC417" w14:textId="77777777" w:rsidR="00C34B76" w:rsidRDefault="00C34B76" w:rsidP="00F3375E">
      <w:pPr>
        <w:spacing w:after="160"/>
      </w:pPr>
      <w:r w:rsidRPr="00C34B76">
        <w:rPr>
          <w:rFonts w:ascii="돋움" w:eastAsia="돋움"/>
          <w:noProof/>
          <w:spacing w:val="-3"/>
          <w:w w:val="95"/>
        </w:rPr>
        <w:drawing>
          <wp:inline distT="0" distB="0" distL="0" distR="0" wp14:anchorId="0F2BDA7B" wp14:editId="5FD0D16E">
            <wp:extent cx="5760720" cy="1183640"/>
            <wp:effectExtent l="0" t="0" r="0" b="0"/>
            <wp:docPr id="118074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408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F734" w14:textId="77777777" w:rsidR="00C34B76" w:rsidRDefault="00C34B76" w:rsidP="00F3375E">
      <w:pPr>
        <w:spacing w:after="160"/>
      </w:pPr>
    </w:p>
    <w:p w14:paraId="7A9AA40A" w14:textId="0B2009A2" w:rsidR="00F3375E" w:rsidRPr="00F3375E" w:rsidRDefault="00F3375E" w:rsidP="00F3375E">
      <w:pPr>
        <w:spacing w:after="160"/>
      </w:pPr>
      <w:r w:rsidRPr="00F3375E">
        <w:t>다음</w:t>
      </w:r>
      <w:r w:rsidR="00C34B76">
        <w:rPr>
          <w:rFonts w:hint="eastAsia"/>
        </w:rPr>
        <w:t xml:space="preserve"> 진행</w:t>
      </w:r>
      <w:r w:rsidRPr="00F3375E">
        <w:t xml:space="preserve"> 순서입니다.</w:t>
      </w:r>
    </w:p>
    <w:p w14:paraId="19940946" w14:textId="4FB3516D" w:rsidR="00F3375E" w:rsidRPr="00F3375E" w:rsidRDefault="00F3375E" w:rsidP="00F3375E">
      <w:pPr>
        <w:spacing w:after="160"/>
      </w:pPr>
      <w:r w:rsidRPr="00F3375E">
        <w:t>1. 위 모범 프롬프트로 PRD 초안 생성</w:t>
      </w:r>
      <w:r w:rsidRPr="00F3375E">
        <w:br/>
        <w:t>2. 생성된 PRD를 다시 검증하는 프롬프트 실행</w:t>
      </w:r>
      <w:r w:rsidRPr="00F3375E">
        <w:br/>
        <w:t xml:space="preserve">3. </w:t>
      </w:r>
      <w:r w:rsidRPr="00F3375E">
        <w:rPr>
          <w:b/>
          <w:bCs/>
          <w:sz w:val="28"/>
          <w:szCs w:val="28"/>
          <w:u w:val="single"/>
        </w:rPr>
        <w:t>PRD의 FR/AC를 RED Test ID로 분해</w:t>
      </w:r>
      <w:r w:rsidRPr="00F3375E">
        <w:rPr>
          <w:rFonts w:hint="eastAsia"/>
          <w:b/>
          <w:bCs/>
          <w:sz w:val="28"/>
          <w:szCs w:val="28"/>
          <w:u w:val="single"/>
        </w:rPr>
        <w:t xml:space="preserve"> -&gt; To-Do list</w:t>
      </w:r>
      <w:r w:rsidRPr="00F3375E">
        <w:rPr>
          <w:b/>
          <w:bCs/>
          <w:sz w:val="28"/>
          <w:szCs w:val="28"/>
          <w:u w:val="single"/>
        </w:rPr>
        <w:br/>
      </w:r>
      <w:r w:rsidRPr="00F3375E">
        <w:t xml:space="preserve">4. 그 다음에야 </w:t>
      </w:r>
      <w:r>
        <w:rPr>
          <w:rFonts w:hint="eastAsia"/>
        </w:rPr>
        <w:t xml:space="preserve">테스트 플랜과 </w:t>
      </w:r>
      <w:r w:rsidRPr="00F3375E">
        <w:t>테스트 스켈레톤 생성</w:t>
      </w:r>
      <w:r w:rsidRPr="00F3375E">
        <w:br/>
        <w:t>5. 이후 GREEN 최소 구현</w:t>
      </w:r>
    </w:p>
    <w:p w14:paraId="736EB1A8" w14:textId="77777777" w:rsidR="00F3375E" w:rsidRPr="00F3375E" w:rsidRDefault="00F3375E" w:rsidP="00F3375E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  <w:u w:val="single"/>
        </w:rPr>
      </w:pPr>
    </w:p>
    <w:p w14:paraId="08B749E6" w14:textId="77777777" w:rsidR="00F3375E" w:rsidRDefault="00F3375E" w:rsidP="00F3375E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  <w:u w:val="single"/>
        </w:rPr>
      </w:pPr>
    </w:p>
    <w:p w14:paraId="39DB276F" w14:textId="78A262DA" w:rsidR="00F3375E" w:rsidRPr="00F3375E" w:rsidRDefault="00F3375E" w:rsidP="00F3375E">
      <w:pPr>
        <w:spacing w:after="160"/>
        <w:rPr>
          <w:rFonts w:ascii="돋움" w:eastAsia="돋움"/>
          <w:spacing w:val="-3"/>
          <w:w w:val="95"/>
        </w:rPr>
      </w:pPr>
      <w:r w:rsidRPr="00F3375E">
        <w:rPr>
          <w:rFonts w:ascii="돋움" w:eastAsia="돋움"/>
          <w:b/>
          <w:bCs/>
          <w:spacing w:val="-3"/>
          <w:w w:val="95"/>
          <w:sz w:val="28"/>
          <w:szCs w:val="28"/>
          <w:u w:val="single"/>
        </w:rPr>
        <w:t>PRD 검증용 후속 프롬프트는</w:t>
      </w:r>
      <w:r w:rsidRPr="00F3375E">
        <w:rPr>
          <w:rFonts w:ascii="돋움" w:eastAsia="돋움"/>
          <w:spacing w:val="-3"/>
          <w:w w:val="95"/>
          <w:sz w:val="28"/>
          <w:szCs w:val="28"/>
        </w:rPr>
        <w:t xml:space="preserve"> </w:t>
      </w:r>
      <w:r w:rsidRPr="00F3375E">
        <w:rPr>
          <w:rFonts w:ascii="돋움" w:eastAsia="돋움"/>
          <w:spacing w:val="-3"/>
          <w:w w:val="95"/>
        </w:rPr>
        <w:t>이렇게 간단히 쓰면 됩니다.</w:t>
      </w:r>
    </w:p>
    <w:p w14:paraId="6EB8367D" w14:textId="05602FC2" w:rsidR="00F3375E" w:rsidRPr="00F3375E" w:rsidRDefault="00F3375E" w:rsidP="00F3375E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F3375E">
        <w:rPr>
          <w:rFonts w:ascii="돋움" w:eastAsia="돋움" w:hint="eastAsia"/>
          <w:spacing w:val="-3"/>
          <w:w w:val="95"/>
          <w:sz w:val="20"/>
          <w:szCs w:val="20"/>
        </w:rPr>
        <w:t>```</w:t>
      </w:r>
    </w:p>
    <w:p w14:paraId="27849FE6" w14:textId="6BBA8CCB" w:rsidR="00F3375E" w:rsidRPr="00F3375E" w:rsidRDefault="00F3375E" w:rsidP="00F3375E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F3375E">
        <w:rPr>
          <w:rFonts w:ascii="돋움" w:eastAsia="돋움"/>
          <w:spacing w:val="-3"/>
          <w:w w:val="95"/>
          <w:sz w:val="20"/>
          <w:szCs w:val="20"/>
        </w:rPr>
        <w:t>방금 작성한 PRD를 검토하십시오.</w:t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  <w:t>다음 기준으로 누락, 모순, 모호함을 찾아주세요.</w:t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  <w:t>1. 모든 FR에 테스트 가능한 AC가 있는가?</w:t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  <w:t>2. 모든 AC가 Traceability Matrix에 연결되어 있는가?</w:t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  <w:t>3. Boundary와 Domain 책임이 섞인 곳은 없는가?</w:t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  <w:t>4. 오류 정책이 미정으로 남아 있지 않은가?</w:t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  <w:t>5. small-first 성공과 reverse 성공 테스트 데이터가 구분되어 있는가?</w:t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  <w:t>6. 1-index 좌표와 row-major 규칙이 누락되지 않았는가?</w:t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  <w:t>7. 구현 코드나 테스트 코드가 포함되어 있지 않은가?</w:t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</w:r>
      <w:r w:rsidRPr="00F3375E">
        <w:rPr>
          <w:rFonts w:ascii="돋움" w:eastAsia="돋움"/>
          <w:spacing w:val="-3"/>
          <w:w w:val="95"/>
          <w:sz w:val="20"/>
          <w:szCs w:val="20"/>
        </w:rPr>
        <w:br/>
        <w:t>수정하지 말고 문제와 개선안만 보고하십시오.</w:t>
      </w:r>
    </w:p>
    <w:p w14:paraId="78721EB5" w14:textId="61C9DF39" w:rsidR="00F3375E" w:rsidRPr="00F3375E" w:rsidRDefault="00F3375E" w:rsidP="00F3375E">
      <w:pPr>
        <w:spacing w:after="160"/>
        <w:rPr>
          <w:rFonts w:ascii="돋움" w:eastAsia="돋움"/>
          <w:spacing w:val="-3"/>
          <w:w w:val="95"/>
          <w:sz w:val="20"/>
          <w:szCs w:val="20"/>
        </w:rPr>
      </w:pPr>
      <w:r w:rsidRPr="00F3375E">
        <w:rPr>
          <w:rFonts w:ascii="돋움" w:eastAsia="돋움" w:hint="eastAsia"/>
          <w:spacing w:val="-3"/>
          <w:w w:val="95"/>
          <w:sz w:val="20"/>
          <w:szCs w:val="20"/>
        </w:rPr>
        <w:t>```</w:t>
      </w:r>
    </w:p>
    <w:p w14:paraId="78426890" w14:textId="77777777" w:rsidR="00F3375E" w:rsidRDefault="00F3375E" w:rsidP="00971C7F">
      <w:pPr>
        <w:spacing w:after="160"/>
        <w:rPr>
          <w:rFonts w:ascii="돋움" w:eastAsia="돋움"/>
          <w:spacing w:val="-3"/>
          <w:w w:val="95"/>
        </w:rPr>
      </w:pPr>
    </w:p>
    <w:p w14:paraId="5448E625" w14:textId="77777777" w:rsidR="00971C7F" w:rsidRDefault="00971C7F" w:rsidP="00971C7F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0BB20903" w14:textId="77777777" w:rsidR="00971C7F" w:rsidRDefault="00971C7F" w:rsidP="00971C7F">
      <w:pPr>
        <w:spacing w:after="160"/>
        <w:rPr>
          <w:sz w:val="20"/>
          <w:szCs w:val="20"/>
        </w:rPr>
      </w:pPr>
    </w:p>
    <w:p w14:paraId="48107D53" w14:textId="77777777" w:rsidR="00971C7F" w:rsidRDefault="00971C7F" w:rsidP="00971C7F">
      <w:pPr>
        <w:spacing w:after="160"/>
      </w:pPr>
      <w:r w:rsidRPr="00EF2295">
        <w:rPr>
          <w:noProof/>
        </w:rPr>
        <w:drawing>
          <wp:inline distT="0" distB="0" distL="0" distR="0" wp14:anchorId="378216CF" wp14:editId="14B1DD7E">
            <wp:extent cx="5760720" cy="536575"/>
            <wp:effectExtent l="0" t="0" r="0" b="0"/>
            <wp:docPr id="4883246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C6C1" w14:textId="77777777" w:rsidR="00284244" w:rsidRPr="00731584" w:rsidRDefault="00284244" w:rsidP="00284244">
      <w:pPr>
        <w:widowControl w:val="0"/>
        <w:wordWrap w:val="0"/>
        <w:autoSpaceDE w:val="0"/>
        <w:autoSpaceDN w:val="0"/>
        <w:spacing w:after="160"/>
        <w:rPr>
          <w:b/>
          <w:bCs/>
          <w:sz w:val="28"/>
          <w:szCs w:val="28"/>
        </w:rPr>
      </w:pPr>
      <w:r w:rsidRPr="00731584">
        <w:rPr>
          <w:b/>
          <w:bCs/>
          <w:sz w:val="28"/>
          <w:szCs w:val="28"/>
        </w:rPr>
        <w:lastRenderedPageBreak/>
        <w:t>아래는 해당 PRD에 포함될 만한 AC 예시입니다.</w:t>
      </w:r>
    </w:p>
    <w:p w14:paraId="13DED72C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971C7F">
        <w:rPr>
          <w:b/>
          <w:bCs/>
          <w:sz w:val="20"/>
          <w:szCs w:val="20"/>
        </w:rPr>
        <w:t>Acceptance Criteria 예시</w:t>
      </w:r>
    </w:p>
    <w:p w14:paraId="66F16C87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  <w:u w:val="single"/>
        </w:rPr>
      </w:pPr>
      <w:r w:rsidRPr="00971C7F">
        <w:rPr>
          <w:sz w:val="20"/>
          <w:szCs w:val="20"/>
          <w:u w:val="single"/>
        </w:rPr>
        <w:t>FR-01 입력 검증 — Boundary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590"/>
      </w:tblGrid>
      <w:tr w:rsidR="00284244" w:rsidRPr="00971C7F" w14:paraId="7757CC53" w14:textId="77777777" w:rsidTr="00284244">
        <w:trPr>
          <w:tblHeader/>
          <w:tblCellSpacing w:w="15" w:type="dxa"/>
        </w:trPr>
        <w:tc>
          <w:tcPr>
            <w:tcW w:w="841" w:type="pct"/>
            <w:vAlign w:val="center"/>
            <w:hideMark/>
          </w:tcPr>
          <w:p w14:paraId="56DD6410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 ID</w:t>
            </w:r>
          </w:p>
        </w:tc>
        <w:tc>
          <w:tcPr>
            <w:tcW w:w="4098" w:type="pct"/>
            <w:vAlign w:val="center"/>
            <w:hideMark/>
          </w:tcPr>
          <w:p w14:paraId="06549EAB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Acceptance Criteria</w:t>
            </w:r>
          </w:p>
        </w:tc>
      </w:tr>
      <w:tr w:rsidR="00284244" w:rsidRPr="00971C7F" w14:paraId="1184B65C" w14:textId="77777777" w:rsidTr="00284244">
        <w:trPr>
          <w:tblCellSpacing w:w="15" w:type="dxa"/>
        </w:trPr>
        <w:tc>
          <w:tcPr>
            <w:tcW w:w="841" w:type="pct"/>
            <w:vAlign w:val="center"/>
            <w:hideMark/>
          </w:tcPr>
          <w:p w14:paraId="7E4693EB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AC-01-01</w:t>
            </w:r>
          </w:p>
        </w:tc>
        <w:tc>
          <w:tcPr>
            <w:tcW w:w="4098" w:type="pct"/>
            <w:vAlign w:val="center"/>
            <w:hideMark/>
          </w:tcPr>
          <w:p w14:paraId="74A5A3AA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입력 행렬은 반드시 4개의 행을 가져야 한다.</w:t>
            </w:r>
          </w:p>
        </w:tc>
      </w:tr>
      <w:tr w:rsidR="00284244" w:rsidRPr="00971C7F" w14:paraId="1683D8E6" w14:textId="77777777" w:rsidTr="00284244">
        <w:trPr>
          <w:tblCellSpacing w:w="15" w:type="dxa"/>
        </w:trPr>
        <w:tc>
          <w:tcPr>
            <w:tcW w:w="841" w:type="pct"/>
            <w:vAlign w:val="center"/>
            <w:hideMark/>
          </w:tcPr>
          <w:p w14:paraId="2B5495CE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AC-01-02</w:t>
            </w:r>
          </w:p>
        </w:tc>
        <w:tc>
          <w:tcPr>
            <w:tcW w:w="4098" w:type="pct"/>
            <w:vAlign w:val="center"/>
            <w:hideMark/>
          </w:tcPr>
          <w:p w14:paraId="6703C405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각 행은 반드시 4개의 정수 값을 가져야 한다.</w:t>
            </w:r>
          </w:p>
        </w:tc>
      </w:tr>
      <w:tr w:rsidR="00284244" w:rsidRPr="00971C7F" w14:paraId="0F9A7E4D" w14:textId="77777777" w:rsidTr="00284244">
        <w:trPr>
          <w:tblCellSpacing w:w="15" w:type="dxa"/>
        </w:trPr>
        <w:tc>
          <w:tcPr>
            <w:tcW w:w="841" w:type="pct"/>
            <w:vAlign w:val="center"/>
            <w:hideMark/>
          </w:tcPr>
          <w:p w14:paraId="5B24A44E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AC-01-03</w:t>
            </w:r>
          </w:p>
        </w:tc>
        <w:tc>
          <w:tcPr>
            <w:tcW w:w="4098" w:type="pct"/>
            <w:vAlign w:val="center"/>
            <w:hideMark/>
          </w:tcPr>
          <w:p w14:paraId="27C01962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값은 0 또는 1~16 범위의 정수여야 한다.</w:t>
            </w:r>
          </w:p>
        </w:tc>
      </w:tr>
      <w:tr w:rsidR="00284244" w:rsidRPr="00971C7F" w14:paraId="4C3B34D2" w14:textId="77777777" w:rsidTr="00284244">
        <w:trPr>
          <w:tblCellSpacing w:w="15" w:type="dxa"/>
        </w:trPr>
        <w:tc>
          <w:tcPr>
            <w:tcW w:w="841" w:type="pct"/>
            <w:vAlign w:val="center"/>
            <w:hideMark/>
          </w:tcPr>
          <w:p w14:paraId="34EBFE34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AC-01-04</w:t>
            </w:r>
          </w:p>
        </w:tc>
        <w:tc>
          <w:tcPr>
            <w:tcW w:w="4098" w:type="pct"/>
            <w:vAlign w:val="center"/>
            <w:hideMark/>
          </w:tcPr>
          <w:p w14:paraId="5C83ED80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0은 정확히 2개만 존재해야 한다.</w:t>
            </w:r>
          </w:p>
        </w:tc>
      </w:tr>
      <w:tr w:rsidR="00284244" w:rsidRPr="00971C7F" w14:paraId="6D974F04" w14:textId="77777777" w:rsidTr="00284244">
        <w:trPr>
          <w:tblCellSpacing w:w="15" w:type="dxa"/>
        </w:trPr>
        <w:tc>
          <w:tcPr>
            <w:tcW w:w="841" w:type="pct"/>
            <w:vAlign w:val="center"/>
            <w:hideMark/>
          </w:tcPr>
          <w:p w14:paraId="166636A8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AC-01-05</w:t>
            </w:r>
          </w:p>
        </w:tc>
        <w:tc>
          <w:tcPr>
            <w:tcW w:w="4098" w:type="pct"/>
            <w:vAlign w:val="center"/>
            <w:hideMark/>
          </w:tcPr>
          <w:p w14:paraId="6A4B80C1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0을 제외한 숫자는 중복될 수 없다.</w:t>
            </w:r>
          </w:p>
        </w:tc>
      </w:tr>
      <w:tr w:rsidR="00284244" w:rsidRPr="00971C7F" w14:paraId="4FF901C5" w14:textId="77777777" w:rsidTr="00284244">
        <w:trPr>
          <w:tblCellSpacing w:w="15" w:type="dxa"/>
        </w:trPr>
        <w:tc>
          <w:tcPr>
            <w:tcW w:w="841" w:type="pct"/>
            <w:vAlign w:val="center"/>
            <w:hideMark/>
          </w:tcPr>
          <w:p w14:paraId="60BF43AA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AC-01-06</w:t>
            </w:r>
          </w:p>
        </w:tc>
        <w:tc>
          <w:tcPr>
            <w:tcW w:w="4098" w:type="pct"/>
            <w:vAlign w:val="center"/>
            <w:hideMark/>
          </w:tcPr>
          <w:p w14:paraId="2493AA4D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입력 검증 실패 시 Domain Layer를 호출하지 않는다.</w:t>
            </w:r>
          </w:p>
        </w:tc>
      </w:tr>
    </w:tbl>
    <w:p w14:paraId="1EC5CC71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예외 예시: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5615"/>
      </w:tblGrid>
      <w:tr w:rsidR="00284244" w:rsidRPr="00971C7F" w14:paraId="56BE3506" w14:textId="77777777" w:rsidTr="00380724">
        <w:trPr>
          <w:tblHeader/>
          <w:tblCellSpacing w:w="15" w:type="dxa"/>
        </w:trPr>
        <w:tc>
          <w:tcPr>
            <w:tcW w:w="1899" w:type="pct"/>
            <w:vAlign w:val="center"/>
            <w:hideMark/>
          </w:tcPr>
          <w:p w14:paraId="2540D7C8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조건</w:t>
            </w:r>
          </w:p>
        </w:tc>
        <w:tc>
          <w:tcPr>
            <w:tcW w:w="3004" w:type="pct"/>
            <w:vAlign w:val="center"/>
            <w:hideMark/>
          </w:tcPr>
          <w:p w14:paraId="43A2C722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오류 코드</w:t>
            </w:r>
          </w:p>
        </w:tc>
      </w:tr>
      <w:tr w:rsidR="00284244" w:rsidRPr="00971C7F" w14:paraId="7B978F74" w14:textId="77777777" w:rsidTr="00380724">
        <w:trPr>
          <w:tblCellSpacing w:w="15" w:type="dxa"/>
        </w:trPr>
        <w:tc>
          <w:tcPr>
            <w:tcW w:w="1899" w:type="pct"/>
            <w:vAlign w:val="center"/>
            <w:hideMark/>
          </w:tcPr>
          <w:p w14:paraId="5A050091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4x4가 아님</w:t>
            </w:r>
          </w:p>
        </w:tc>
        <w:tc>
          <w:tcPr>
            <w:tcW w:w="3004" w:type="pct"/>
            <w:vAlign w:val="center"/>
            <w:hideMark/>
          </w:tcPr>
          <w:p w14:paraId="0CF3AF45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INVALID_MATRIX_SIZE</w:t>
            </w:r>
          </w:p>
        </w:tc>
      </w:tr>
      <w:tr w:rsidR="00284244" w:rsidRPr="00971C7F" w14:paraId="24C3C0F1" w14:textId="77777777" w:rsidTr="00380724">
        <w:trPr>
          <w:tblCellSpacing w:w="15" w:type="dxa"/>
        </w:trPr>
        <w:tc>
          <w:tcPr>
            <w:tcW w:w="1899" w:type="pct"/>
            <w:vAlign w:val="center"/>
            <w:hideMark/>
          </w:tcPr>
          <w:p w14:paraId="0067477C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0이 2개가 아님</w:t>
            </w:r>
          </w:p>
        </w:tc>
        <w:tc>
          <w:tcPr>
            <w:tcW w:w="3004" w:type="pct"/>
            <w:vAlign w:val="center"/>
            <w:hideMark/>
          </w:tcPr>
          <w:p w14:paraId="152E1AB8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INVALID_BLANK_COUNT</w:t>
            </w:r>
          </w:p>
        </w:tc>
      </w:tr>
      <w:tr w:rsidR="00284244" w:rsidRPr="00971C7F" w14:paraId="4E1C7506" w14:textId="77777777" w:rsidTr="00380724">
        <w:trPr>
          <w:tblCellSpacing w:w="15" w:type="dxa"/>
        </w:trPr>
        <w:tc>
          <w:tcPr>
            <w:tcW w:w="1899" w:type="pct"/>
            <w:vAlign w:val="center"/>
            <w:hideMark/>
          </w:tcPr>
          <w:p w14:paraId="04CD92F6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값 범위 위반</w:t>
            </w:r>
          </w:p>
        </w:tc>
        <w:tc>
          <w:tcPr>
            <w:tcW w:w="3004" w:type="pct"/>
            <w:vAlign w:val="center"/>
            <w:hideMark/>
          </w:tcPr>
          <w:p w14:paraId="5D8B8FE7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INVALID_VALUE_RANGE</w:t>
            </w:r>
          </w:p>
        </w:tc>
      </w:tr>
      <w:tr w:rsidR="00284244" w:rsidRPr="00971C7F" w14:paraId="69DFCD2A" w14:textId="77777777" w:rsidTr="00380724">
        <w:trPr>
          <w:tblCellSpacing w:w="15" w:type="dxa"/>
        </w:trPr>
        <w:tc>
          <w:tcPr>
            <w:tcW w:w="1899" w:type="pct"/>
            <w:vAlign w:val="center"/>
            <w:hideMark/>
          </w:tcPr>
          <w:p w14:paraId="34C2346F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중복 숫자 존재</w:t>
            </w:r>
          </w:p>
        </w:tc>
        <w:tc>
          <w:tcPr>
            <w:tcW w:w="3004" w:type="pct"/>
            <w:vAlign w:val="center"/>
            <w:hideMark/>
          </w:tcPr>
          <w:p w14:paraId="19624438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DUPLICATE_NUMBER</w:t>
            </w:r>
          </w:p>
        </w:tc>
      </w:tr>
    </w:tbl>
    <w:p w14:paraId="49CEC6A2" w14:textId="77777777" w:rsidR="00284244" w:rsidRPr="00971C7F" w:rsidRDefault="00000000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2D8F0D68">
          <v:rect id="_x0000_i1048" style="width:0;height:1.5pt" o:hralign="center" o:hrstd="t" o:hr="t" fillcolor="#a0a0a0" stroked="f"/>
        </w:pict>
      </w:r>
    </w:p>
    <w:p w14:paraId="1CA710CB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  <w:u w:val="single"/>
        </w:rPr>
      </w:pPr>
      <w:r w:rsidRPr="00971C7F">
        <w:rPr>
          <w:sz w:val="20"/>
          <w:szCs w:val="20"/>
          <w:u w:val="single"/>
        </w:rPr>
        <w:t>FR-02 빈칸 탐색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7846"/>
      </w:tblGrid>
      <w:tr w:rsidR="00284244" w:rsidRPr="00971C7F" w14:paraId="2D2692BC" w14:textId="77777777" w:rsidTr="00380724">
        <w:trPr>
          <w:tblHeader/>
          <w:tblCellSpacing w:w="15" w:type="dxa"/>
        </w:trPr>
        <w:tc>
          <w:tcPr>
            <w:tcW w:w="703" w:type="pct"/>
            <w:vAlign w:val="center"/>
            <w:hideMark/>
          </w:tcPr>
          <w:p w14:paraId="503BEA5A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 ID</w:t>
            </w:r>
          </w:p>
        </w:tc>
        <w:tc>
          <w:tcPr>
            <w:tcW w:w="4246" w:type="pct"/>
            <w:vAlign w:val="center"/>
            <w:hideMark/>
          </w:tcPr>
          <w:p w14:paraId="259A57C9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Acceptance Criteria</w:t>
            </w:r>
          </w:p>
        </w:tc>
      </w:tr>
      <w:tr w:rsidR="00284244" w:rsidRPr="00971C7F" w14:paraId="584D4BDB" w14:textId="77777777" w:rsidTr="00380724">
        <w:trPr>
          <w:tblCellSpacing w:w="15" w:type="dxa"/>
        </w:trPr>
        <w:tc>
          <w:tcPr>
            <w:tcW w:w="703" w:type="pct"/>
            <w:vAlign w:val="center"/>
            <w:hideMark/>
          </w:tcPr>
          <w:p w14:paraId="3BD81289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AC-02-01</w:t>
            </w:r>
          </w:p>
        </w:tc>
        <w:tc>
          <w:tcPr>
            <w:tcW w:w="4246" w:type="pct"/>
            <w:vAlign w:val="center"/>
            <w:hideMark/>
          </w:tcPr>
          <w:p w14:paraId="6B4BDC3F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0인 셀의 좌표를 정확히 2개 반환해야 한다.</w:t>
            </w:r>
          </w:p>
        </w:tc>
      </w:tr>
      <w:tr w:rsidR="00284244" w:rsidRPr="00971C7F" w14:paraId="4615604E" w14:textId="77777777" w:rsidTr="00380724">
        <w:trPr>
          <w:tblCellSpacing w:w="15" w:type="dxa"/>
        </w:trPr>
        <w:tc>
          <w:tcPr>
            <w:tcW w:w="703" w:type="pct"/>
            <w:vAlign w:val="center"/>
            <w:hideMark/>
          </w:tcPr>
          <w:p w14:paraId="2863EAD9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AC-02-02</w:t>
            </w:r>
          </w:p>
        </w:tc>
        <w:tc>
          <w:tcPr>
            <w:tcW w:w="4246" w:type="pct"/>
            <w:vAlign w:val="center"/>
            <w:hideMark/>
          </w:tcPr>
          <w:p w14:paraId="1C355BF4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빈칸 좌표는 row-major 순서로 반환해야 한다.</w:t>
            </w:r>
          </w:p>
        </w:tc>
      </w:tr>
      <w:tr w:rsidR="00284244" w:rsidRPr="00971C7F" w14:paraId="0BB86EE0" w14:textId="77777777" w:rsidTr="00380724">
        <w:trPr>
          <w:tblCellSpacing w:w="15" w:type="dxa"/>
        </w:trPr>
        <w:tc>
          <w:tcPr>
            <w:tcW w:w="703" w:type="pct"/>
            <w:vAlign w:val="center"/>
            <w:hideMark/>
          </w:tcPr>
          <w:p w14:paraId="3D1C60CF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AC-02-03</w:t>
            </w:r>
          </w:p>
        </w:tc>
        <w:tc>
          <w:tcPr>
            <w:tcW w:w="4246" w:type="pct"/>
            <w:vAlign w:val="center"/>
            <w:hideMark/>
          </w:tcPr>
          <w:p w14:paraId="04BAC230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내부 좌표가 0-index라면 외부 출력 전 1-index로 변환해야 한다.</w:t>
            </w:r>
          </w:p>
        </w:tc>
      </w:tr>
    </w:tbl>
    <w:p w14:paraId="3D824D22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예시:</w:t>
      </w:r>
    </w:p>
    <w:p w14:paraId="4AD5EF50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입력:</w:t>
      </w:r>
      <w:r w:rsidRPr="00971C7F">
        <w:rPr>
          <w:sz w:val="20"/>
          <w:szCs w:val="20"/>
        </w:rPr>
        <w:br/>
        <w:t>[</w:t>
      </w:r>
      <w:r w:rsidRPr="00971C7F">
        <w:rPr>
          <w:sz w:val="20"/>
          <w:szCs w:val="20"/>
        </w:rPr>
        <w:br/>
        <w:t xml:space="preserve">  [16, 2, 3, 13],</w:t>
      </w:r>
      <w:r w:rsidRPr="00971C7F">
        <w:rPr>
          <w:sz w:val="20"/>
          <w:szCs w:val="20"/>
        </w:rPr>
        <w:br/>
        <w:t xml:space="preserve">  [5, 11, 10, 8],</w:t>
      </w:r>
      <w:r w:rsidRPr="00971C7F">
        <w:rPr>
          <w:sz w:val="20"/>
          <w:szCs w:val="20"/>
        </w:rPr>
        <w:br/>
        <w:t xml:space="preserve">  [9, 7, 0, 12],</w:t>
      </w:r>
      <w:r w:rsidRPr="00971C7F">
        <w:rPr>
          <w:sz w:val="20"/>
          <w:szCs w:val="20"/>
        </w:rPr>
        <w:br/>
        <w:t xml:space="preserve">  [4, 14, 15, 0]</w:t>
      </w:r>
      <w:r w:rsidRPr="00971C7F">
        <w:rPr>
          <w:sz w:val="20"/>
          <w:szCs w:val="20"/>
        </w:rPr>
        <w:br/>
        <w:t>]</w:t>
      </w:r>
      <w:r w:rsidRPr="00971C7F">
        <w:rPr>
          <w:sz w:val="20"/>
          <w:szCs w:val="20"/>
        </w:rPr>
        <w:br/>
      </w:r>
      <w:r w:rsidRPr="00971C7F">
        <w:rPr>
          <w:sz w:val="20"/>
          <w:szCs w:val="20"/>
        </w:rPr>
        <w:br/>
        <w:t>빈칸:</w:t>
      </w:r>
      <w:r w:rsidRPr="00971C7F">
        <w:rPr>
          <w:sz w:val="20"/>
          <w:szCs w:val="20"/>
        </w:rPr>
        <w:br/>
      </w:r>
      <w:r w:rsidRPr="00971C7F">
        <w:rPr>
          <w:sz w:val="20"/>
          <w:szCs w:val="20"/>
        </w:rPr>
        <w:lastRenderedPageBreak/>
        <w:t>[(3,3), (4,4)]  // 1-index 기준</w:t>
      </w:r>
    </w:p>
    <w:p w14:paraId="0C4AA15D" w14:textId="77777777" w:rsidR="00284244" w:rsidRPr="00971C7F" w:rsidRDefault="00000000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6402270B">
          <v:rect id="_x0000_i1049" style="width:0;height:1.5pt" o:hralign="center" o:hrstd="t" o:hr="t" fillcolor="#a0a0a0" stroked="f"/>
        </w:pict>
      </w:r>
    </w:p>
    <w:p w14:paraId="261D2356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  <w:u w:val="single"/>
        </w:rPr>
      </w:pPr>
      <w:r w:rsidRPr="00971C7F">
        <w:rPr>
          <w:sz w:val="20"/>
          <w:szCs w:val="20"/>
          <w:u w:val="single"/>
        </w:rPr>
        <w:t>FR-03 누락 숫자 탐색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7815"/>
      </w:tblGrid>
      <w:tr w:rsidR="00284244" w:rsidRPr="00971C7F" w14:paraId="18650D3A" w14:textId="77777777" w:rsidTr="001F4F2A">
        <w:trPr>
          <w:tblHeader/>
          <w:tblCellSpacing w:w="15" w:type="dxa"/>
        </w:trPr>
        <w:tc>
          <w:tcPr>
            <w:tcW w:w="719" w:type="pct"/>
            <w:vAlign w:val="center"/>
            <w:hideMark/>
          </w:tcPr>
          <w:p w14:paraId="46E156B6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 ID</w:t>
            </w:r>
          </w:p>
        </w:tc>
        <w:tc>
          <w:tcPr>
            <w:tcW w:w="4228" w:type="pct"/>
            <w:vAlign w:val="center"/>
            <w:hideMark/>
          </w:tcPr>
          <w:p w14:paraId="4DC84DFF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Acceptance Criteria</w:t>
            </w:r>
          </w:p>
        </w:tc>
      </w:tr>
      <w:tr w:rsidR="00284244" w:rsidRPr="00971C7F" w14:paraId="6C036532" w14:textId="77777777" w:rsidTr="001F4F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77B91886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AC-03-01</w:t>
            </w:r>
          </w:p>
        </w:tc>
        <w:tc>
          <w:tcPr>
            <w:tcW w:w="4228" w:type="pct"/>
            <w:vAlign w:val="center"/>
            <w:hideMark/>
          </w:tcPr>
          <w:p w14:paraId="12EEBE33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1~16 중 입력 행렬에 존재하지 않는 숫자 2개를 찾아야 한다.</w:t>
            </w:r>
          </w:p>
        </w:tc>
      </w:tr>
      <w:tr w:rsidR="00284244" w:rsidRPr="00971C7F" w14:paraId="5725ACD3" w14:textId="77777777" w:rsidTr="001F4F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594E119E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AC-03-02</w:t>
            </w:r>
          </w:p>
        </w:tc>
        <w:tc>
          <w:tcPr>
            <w:tcW w:w="4228" w:type="pct"/>
            <w:vAlign w:val="center"/>
            <w:hideMark/>
          </w:tcPr>
          <w:p w14:paraId="2306CE51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누락 숫자는 오름차순으로 반환해야 한다.</w:t>
            </w:r>
          </w:p>
        </w:tc>
      </w:tr>
      <w:tr w:rsidR="00284244" w:rsidRPr="00971C7F" w14:paraId="4C16C3E9" w14:textId="77777777" w:rsidTr="001F4F2A">
        <w:trPr>
          <w:tblCellSpacing w:w="15" w:type="dxa"/>
        </w:trPr>
        <w:tc>
          <w:tcPr>
            <w:tcW w:w="719" w:type="pct"/>
            <w:vAlign w:val="center"/>
            <w:hideMark/>
          </w:tcPr>
          <w:p w14:paraId="5B640BB8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AC-03-03</w:t>
            </w:r>
          </w:p>
        </w:tc>
        <w:tc>
          <w:tcPr>
            <w:tcW w:w="4228" w:type="pct"/>
            <w:vAlign w:val="center"/>
            <w:hideMark/>
          </w:tcPr>
          <w:p w14:paraId="28226F5B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누락 숫자가 정확히 2개가 아니면 도메인 오류를 반환해야 한다.</w:t>
            </w:r>
          </w:p>
        </w:tc>
      </w:tr>
    </w:tbl>
    <w:p w14:paraId="206690EC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예시:</w:t>
      </w:r>
    </w:p>
    <w:p w14:paraId="19D267F5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입력 숫자에서 6, 1이 누락된 경우</w:t>
      </w:r>
      <w:r w:rsidRPr="00971C7F">
        <w:rPr>
          <w:sz w:val="20"/>
          <w:szCs w:val="20"/>
        </w:rPr>
        <w:br/>
        <w:t>출력:</w:t>
      </w:r>
      <w:r w:rsidRPr="00971C7F">
        <w:rPr>
          <w:sz w:val="20"/>
          <w:szCs w:val="20"/>
        </w:rPr>
        <w:br/>
        <w:t>[1, 6]</w:t>
      </w:r>
    </w:p>
    <w:p w14:paraId="37EADAA7" w14:textId="77777777" w:rsidR="00284244" w:rsidRPr="00971C7F" w:rsidRDefault="00000000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41A0D026">
          <v:rect id="_x0000_i1050" style="width:0;height:1.5pt" o:hralign="center" o:hrstd="t" o:hr="t" fillcolor="#a0a0a0" stroked="f"/>
        </w:pict>
      </w:r>
    </w:p>
    <w:p w14:paraId="47D2F86F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  <w:u w:val="single"/>
        </w:rPr>
      </w:pPr>
      <w:r w:rsidRPr="00971C7F">
        <w:rPr>
          <w:sz w:val="20"/>
          <w:szCs w:val="20"/>
          <w:u w:val="single"/>
        </w:rPr>
        <w:t>FR-04 마방진 판정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675"/>
      </w:tblGrid>
      <w:tr w:rsidR="00284244" w:rsidRPr="00971C7F" w14:paraId="012B2195" w14:textId="77777777" w:rsidTr="001F4F2A">
        <w:trPr>
          <w:tblHeader/>
          <w:tblCellSpacing w:w="15" w:type="dxa"/>
        </w:trPr>
        <w:tc>
          <w:tcPr>
            <w:tcW w:w="795" w:type="pct"/>
            <w:vAlign w:val="center"/>
            <w:hideMark/>
          </w:tcPr>
          <w:p w14:paraId="039183E8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 ID</w:t>
            </w:r>
          </w:p>
        </w:tc>
        <w:tc>
          <w:tcPr>
            <w:tcW w:w="4146" w:type="pct"/>
            <w:vAlign w:val="center"/>
            <w:hideMark/>
          </w:tcPr>
          <w:p w14:paraId="007E1CFF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Acceptance Criteria</w:t>
            </w:r>
          </w:p>
        </w:tc>
      </w:tr>
      <w:tr w:rsidR="00284244" w:rsidRPr="00971C7F" w14:paraId="15876673" w14:textId="77777777" w:rsidTr="001F4F2A">
        <w:trPr>
          <w:tblCellSpacing w:w="15" w:type="dxa"/>
        </w:trPr>
        <w:tc>
          <w:tcPr>
            <w:tcW w:w="795" w:type="pct"/>
            <w:vAlign w:val="center"/>
            <w:hideMark/>
          </w:tcPr>
          <w:p w14:paraId="6EB3F46B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AC-04-01</w:t>
            </w:r>
          </w:p>
        </w:tc>
        <w:tc>
          <w:tcPr>
            <w:tcW w:w="4146" w:type="pct"/>
            <w:vAlign w:val="center"/>
            <w:hideMark/>
          </w:tcPr>
          <w:p w14:paraId="08B4A76B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4개의 모든 행 합은 34여야 한다.</w:t>
            </w:r>
          </w:p>
        </w:tc>
      </w:tr>
      <w:tr w:rsidR="00284244" w:rsidRPr="00971C7F" w14:paraId="3D5705E8" w14:textId="77777777" w:rsidTr="001F4F2A">
        <w:trPr>
          <w:tblCellSpacing w:w="15" w:type="dxa"/>
        </w:trPr>
        <w:tc>
          <w:tcPr>
            <w:tcW w:w="795" w:type="pct"/>
            <w:vAlign w:val="center"/>
            <w:hideMark/>
          </w:tcPr>
          <w:p w14:paraId="0672148F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AC-04-02</w:t>
            </w:r>
          </w:p>
        </w:tc>
        <w:tc>
          <w:tcPr>
            <w:tcW w:w="4146" w:type="pct"/>
            <w:vAlign w:val="center"/>
            <w:hideMark/>
          </w:tcPr>
          <w:p w14:paraId="618B7010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4개의 모든 열 합은 34여야 한다.</w:t>
            </w:r>
          </w:p>
        </w:tc>
      </w:tr>
      <w:tr w:rsidR="00284244" w:rsidRPr="00971C7F" w14:paraId="22486E16" w14:textId="77777777" w:rsidTr="001F4F2A">
        <w:trPr>
          <w:tblCellSpacing w:w="15" w:type="dxa"/>
        </w:trPr>
        <w:tc>
          <w:tcPr>
            <w:tcW w:w="795" w:type="pct"/>
            <w:vAlign w:val="center"/>
            <w:hideMark/>
          </w:tcPr>
          <w:p w14:paraId="4E8A64EE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AC-04-03</w:t>
            </w:r>
          </w:p>
        </w:tc>
        <w:tc>
          <w:tcPr>
            <w:tcW w:w="4146" w:type="pct"/>
            <w:vAlign w:val="center"/>
            <w:hideMark/>
          </w:tcPr>
          <w:p w14:paraId="2E4EDB86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좌상단→우하단 대각선 합은 34여야 한다.</w:t>
            </w:r>
          </w:p>
        </w:tc>
      </w:tr>
      <w:tr w:rsidR="00284244" w:rsidRPr="00971C7F" w14:paraId="2CDE0D6E" w14:textId="77777777" w:rsidTr="001F4F2A">
        <w:trPr>
          <w:tblCellSpacing w:w="15" w:type="dxa"/>
        </w:trPr>
        <w:tc>
          <w:tcPr>
            <w:tcW w:w="795" w:type="pct"/>
            <w:vAlign w:val="center"/>
            <w:hideMark/>
          </w:tcPr>
          <w:p w14:paraId="4FB403A1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AC-04-04</w:t>
            </w:r>
          </w:p>
        </w:tc>
        <w:tc>
          <w:tcPr>
            <w:tcW w:w="4146" w:type="pct"/>
            <w:vAlign w:val="center"/>
            <w:hideMark/>
          </w:tcPr>
          <w:p w14:paraId="47FC15D3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우상단→좌하단 대각선 합은 34여야 한다.</w:t>
            </w:r>
          </w:p>
        </w:tc>
      </w:tr>
      <w:tr w:rsidR="00284244" w:rsidRPr="00971C7F" w14:paraId="1249BA6B" w14:textId="77777777" w:rsidTr="001F4F2A">
        <w:trPr>
          <w:tblCellSpacing w:w="15" w:type="dxa"/>
        </w:trPr>
        <w:tc>
          <w:tcPr>
            <w:tcW w:w="795" w:type="pct"/>
            <w:vAlign w:val="center"/>
            <w:hideMark/>
          </w:tcPr>
          <w:p w14:paraId="5DB5FD44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AC-04-05</w:t>
            </w:r>
          </w:p>
        </w:tc>
        <w:tc>
          <w:tcPr>
            <w:tcW w:w="4146" w:type="pct"/>
            <w:vAlign w:val="center"/>
            <w:hideMark/>
          </w:tcPr>
          <w:p w14:paraId="29C1FE69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하나라도 34가 아니면 마방진이 아니라고 판정해야 한다.</w:t>
            </w:r>
          </w:p>
        </w:tc>
      </w:tr>
    </w:tbl>
    <w:p w14:paraId="31815E28" w14:textId="77777777" w:rsidR="00284244" w:rsidRPr="00971C7F" w:rsidRDefault="00000000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515E2502">
          <v:rect id="_x0000_i1051" style="width:0;height:1.5pt" o:hralign="center" o:hrstd="t" o:hr="t" fillcolor="#a0a0a0" stroked="f"/>
        </w:pict>
      </w:r>
    </w:p>
    <w:p w14:paraId="4B0602B7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  <w:u w:val="single"/>
        </w:rPr>
      </w:pPr>
      <w:r w:rsidRPr="00971C7F">
        <w:rPr>
          <w:sz w:val="20"/>
          <w:szCs w:val="20"/>
          <w:u w:val="single"/>
        </w:rPr>
        <w:t>FR-05 해 찾기 — 두 조합 시도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8111"/>
      </w:tblGrid>
      <w:tr w:rsidR="00284244" w:rsidRPr="00971C7F" w14:paraId="579C9737" w14:textId="77777777" w:rsidTr="001F4F2A">
        <w:trPr>
          <w:tblHeader/>
          <w:tblCellSpacing w:w="15" w:type="dxa"/>
        </w:trPr>
        <w:tc>
          <w:tcPr>
            <w:tcW w:w="558" w:type="pct"/>
            <w:vAlign w:val="center"/>
            <w:hideMark/>
          </w:tcPr>
          <w:p w14:paraId="40A30CAF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 ID</w:t>
            </w:r>
          </w:p>
        </w:tc>
        <w:tc>
          <w:tcPr>
            <w:tcW w:w="4393" w:type="pct"/>
            <w:vAlign w:val="center"/>
            <w:hideMark/>
          </w:tcPr>
          <w:p w14:paraId="4A2A661F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Acceptance Criteria</w:t>
            </w:r>
          </w:p>
        </w:tc>
      </w:tr>
      <w:tr w:rsidR="00284244" w:rsidRPr="00971C7F" w14:paraId="1C24987C" w14:textId="77777777" w:rsidTr="001F4F2A">
        <w:trPr>
          <w:tblCellSpacing w:w="15" w:type="dxa"/>
        </w:trPr>
        <w:tc>
          <w:tcPr>
            <w:tcW w:w="558" w:type="pct"/>
            <w:vAlign w:val="center"/>
            <w:hideMark/>
          </w:tcPr>
          <w:p w14:paraId="2D61FEA9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AC-05-01</w:t>
            </w:r>
          </w:p>
        </w:tc>
        <w:tc>
          <w:tcPr>
            <w:tcW w:w="4393" w:type="pct"/>
            <w:vAlign w:val="center"/>
            <w:hideMark/>
          </w:tcPr>
          <w:p w14:paraId="23735F88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첫 번째 시도는 작은 누락 숫자를 첫 번째 빈칸에 배치해야 한다.</w:t>
            </w:r>
          </w:p>
        </w:tc>
      </w:tr>
      <w:tr w:rsidR="00284244" w:rsidRPr="00971C7F" w14:paraId="5B3544A3" w14:textId="77777777" w:rsidTr="001F4F2A">
        <w:trPr>
          <w:tblCellSpacing w:w="15" w:type="dxa"/>
        </w:trPr>
        <w:tc>
          <w:tcPr>
            <w:tcW w:w="558" w:type="pct"/>
            <w:vAlign w:val="center"/>
            <w:hideMark/>
          </w:tcPr>
          <w:p w14:paraId="42FA89BD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AC-05-02</w:t>
            </w:r>
          </w:p>
        </w:tc>
        <w:tc>
          <w:tcPr>
            <w:tcW w:w="4393" w:type="pct"/>
            <w:vAlign w:val="center"/>
            <w:hideMark/>
          </w:tcPr>
          <w:p w14:paraId="2082F672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첫 번째 시도가 마방진이면 해당 조합을 즉시 반환해야 한다.</w:t>
            </w:r>
          </w:p>
        </w:tc>
      </w:tr>
      <w:tr w:rsidR="00284244" w:rsidRPr="00971C7F" w14:paraId="7FDD7E8C" w14:textId="77777777" w:rsidTr="001F4F2A">
        <w:trPr>
          <w:tblCellSpacing w:w="15" w:type="dxa"/>
        </w:trPr>
        <w:tc>
          <w:tcPr>
            <w:tcW w:w="558" w:type="pct"/>
            <w:vAlign w:val="center"/>
            <w:hideMark/>
          </w:tcPr>
          <w:p w14:paraId="2596F729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AC-05-03</w:t>
            </w:r>
          </w:p>
        </w:tc>
        <w:tc>
          <w:tcPr>
            <w:tcW w:w="4393" w:type="pct"/>
            <w:vAlign w:val="center"/>
            <w:hideMark/>
          </w:tcPr>
          <w:p w14:paraId="2B94A07C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첫 번째 시도가 실패하면 큰 숫자를 첫 번째 빈칸에 배치하는 역순 조합을 시도해야 한다.</w:t>
            </w:r>
          </w:p>
        </w:tc>
      </w:tr>
      <w:tr w:rsidR="00284244" w:rsidRPr="00971C7F" w14:paraId="073F11E9" w14:textId="77777777" w:rsidTr="001F4F2A">
        <w:trPr>
          <w:tblCellSpacing w:w="15" w:type="dxa"/>
        </w:trPr>
        <w:tc>
          <w:tcPr>
            <w:tcW w:w="558" w:type="pct"/>
            <w:vAlign w:val="center"/>
            <w:hideMark/>
          </w:tcPr>
          <w:p w14:paraId="6F4CC854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AC-05-04</w:t>
            </w:r>
          </w:p>
        </w:tc>
        <w:tc>
          <w:tcPr>
            <w:tcW w:w="4393" w:type="pct"/>
            <w:vAlign w:val="center"/>
            <w:hideMark/>
          </w:tcPr>
          <w:p w14:paraId="6FAE27F0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역순 조합이 마방진이면 역순 결과를 반환해야 한다.</w:t>
            </w:r>
          </w:p>
        </w:tc>
      </w:tr>
      <w:tr w:rsidR="00284244" w:rsidRPr="00971C7F" w14:paraId="6E6484D5" w14:textId="77777777" w:rsidTr="001F4F2A">
        <w:trPr>
          <w:tblCellSpacing w:w="15" w:type="dxa"/>
        </w:trPr>
        <w:tc>
          <w:tcPr>
            <w:tcW w:w="558" w:type="pct"/>
            <w:vAlign w:val="center"/>
            <w:hideMark/>
          </w:tcPr>
          <w:p w14:paraId="199EC487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AC-05-</w:t>
            </w:r>
            <w:r w:rsidRPr="00971C7F">
              <w:rPr>
                <w:sz w:val="20"/>
                <w:szCs w:val="20"/>
              </w:rPr>
              <w:lastRenderedPageBreak/>
              <w:t>05</w:t>
            </w:r>
          </w:p>
        </w:tc>
        <w:tc>
          <w:tcPr>
            <w:tcW w:w="4393" w:type="pct"/>
            <w:vAlign w:val="center"/>
            <w:hideMark/>
          </w:tcPr>
          <w:p w14:paraId="7AE64150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lastRenderedPageBreak/>
              <w:t>두 조합 모두 실패하면 NO_VALID_MAGIC_SQUARE 오류를 반환해야 한다.</w:t>
            </w:r>
          </w:p>
        </w:tc>
      </w:tr>
      <w:tr w:rsidR="00284244" w:rsidRPr="00971C7F" w14:paraId="2BBD0EB3" w14:textId="77777777" w:rsidTr="001F4F2A">
        <w:trPr>
          <w:tblCellSpacing w:w="15" w:type="dxa"/>
        </w:trPr>
        <w:tc>
          <w:tcPr>
            <w:tcW w:w="558" w:type="pct"/>
            <w:vAlign w:val="center"/>
            <w:hideMark/>
          </w:tcPr>
          <w:p w14:paraId="2148D970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AC-05-06</w:t>
            </w:r>
          </w:p>
        </w:tc>
        <w:tc>
          <w:tcPr>
            <w:tcW w:w="4393" w:type="pct"/>
            <w:vAlign w:val="center"/>
            <w:hideMark/>
          </w:tcPr>
          <w:p w14:paraId="02CA737C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반환 배열은 반드시 길이 6이어야 한다.</w:t>
            </w:r>
          </w:p>
        </w:tc>
      </w:tr>
      <w:tr w:rsidR="00284244" w:rsidRPr="00971C7F" w14:paraId="579C3F48" w14:textId="77777777" w:rsidTr="001F4F2A">
        <w:trPr>
          <w:tblCellSpacing w:w="15" w:type="dxa"/>
        </w:trPr>
        <w:tc>
          <w:tcPr>
            <w:tcW w:w="558" w:type="pct"/>
            <w:vAlign w:val="center"/>
            <w:hideMark/>
          </w:tcPr>
          <w:p w14:paraId="0EE9BAC8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AC-05-07</w:t>
            </w:r>
          </w:p>
        </w:tc>
        <w:tc>
          <w:tcPr>
            <w:tcW w:w="4393" w:type="pct"/>
            <w:vAlign w:val="center"/>
            <w:hideMark/>
          </w:tcPr>
          <w:p w14:paraId="37AF354B" w14:textId="77777777" w:rsidR="00284244" w:rsidRPr="00971C7F" w:rsidRDefault="00284244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71C7F">
              <w:rPr>
                <w:sz w:val="20"/>
                <w:szCs w:val="20"/>
              </w:rPr>
              <w:t>반환 형식은 반드시 [r1,c1,n1,r2,c2,n2]이어야 한다.</w:t>
            </w:r>
          </w:p>
        </w:tc>
      </w:tr>
    </w:tbl>
    <w:p w14:paraId="2034A079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예시:</w:t>
      </w:r>
    </w:p>
    <w:p w14:paraId="1DFD0A57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출력:</w:t>
      </w:r>
      <w:r w:rsidRPr="00971C7F">
        <w:rPr>
          <w:sz w:val="20"/>
          <w:szCs w:val="20"/>
        </w:rPr>
        <w:br/>
        <w:t>[3, 3, 6, 4, 4, 1]</w:t>
      </w:r>
    </w:p>
    <w:p w14:paraId="0F8270EB" w14:textId="77777777" w:rsidR="00284244" w:rsidRPr="00971C7F" w:rsidRDefault="00000000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23BEAA73">
          <v:rect id="_x0000_i1052" style="width:0;height:1.5pt" o:hralign="center" o:hrstd="t" o:hr="t" fillcolor="#a0a0a0" stroked="f"/>
        </w:pict>
      </w:r>
    </w:p>
    <w:p w14:paraId="1A329B86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971C7F">
        <w:rPr>
          <w:b/>
          <w:bCs/>
          <w:sz w:val="20"/>
          <w:szCs w:val="20"/>
        </w:rPr>
        <w:t>대표 시나리오 AC</w:t>
      </w:r>
    </w:p>
    <w:p w14:paraId="22852758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  <w:u w:val="single"/>
        </w:rPr>
      </w:pPr>
      <w:r w:rsidRPr="00971C7F">
        <w:rPr>
          <w:sz w:val="20"/>
          <w:szCs w:val="20"/>
          <w:u w:val="single"/>
        </w:rPr>
        <w:t>AC-SC-01 정상 성공</w:t>
      </w:r>
    </w:p>
    <w:p w14:paraId="69430F44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Given 유효한 4x4 행렬이 입력되고</w:t>
      </w:r>
      <w:r w:rsidRPr="00971C7F">
        <w:rPr>
          <w:sz w:val="20"/>
          <w:szCs w:val="20"/>
        </w:rPr>
        <w:br/>
        <w:t>And 0이 정확히 2개 존재하며</w:t>
      </w:r>
      <w:r w:rsidRPr="00971C7F">
        <w:rPr>
          <w:sz w:val="20"/>
          <w:szCs w:val="20"/>
        </w:rPr>
        <w:br/>
        <w:t>And 누락 숫자가 정확히 2개일 때</w:t>
      </w:r>
      <w:r w:rsidRPr="00971C7F">
        <w:rPr>
          <w:sz w:val="20"/>
          <w:szCs w:val="20"/>
        </w:rPr>
        <w:br/>
        <w:t>When 시스템이 해 찾기를 수행하면</w:t>
      </w:r>
      <w:r w:rsidRPr="00971C7F">
        <w:rPr>
          <w:sz w:val="20"/>
          <w:szCs w:val="20"/>
        </w:rPr>
        <w:br/>
        <w:t>Then int[6] 형식의 결과를 반환해야 한다</w:t>
      </w:r>
      <w:r w:rsidRPr="00971C7F">
        <w:rPr>
          <w:sz w:val="20"/>
          <w:szCs w:val="20"/>
        </w:rPr>
        <w:br/>
        <w:t>And 완성된 행렬의 모든 행/열/대각선 합은 34여야 한다</w:t>
      </w:r>
    </w:p>
    <w:p w14:paraId="4CAD9BAA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  <w:u w:val="single"/>
        </w:rPr>
      </w:pPr>
      <w:r w:rsidRPr="00971C7F">
        <w:rPr>
          <w:sz w:val="20"/>
          <w:szCs w:val="20"/>
          <w:u w:val="single"/>
        </w:rPr>
        <w:t>AC-SC-02 입력 오류</w:t>
      </w:r>
    </w:p>
    <w:p w14:paraId="3B399B2E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Given 4x4가 아닌 행렬이 입력될 때</w:t>
      </w:r>
      <w:r w:rsidRPr="00971C7F">
        <w:rPr>
          <w:sz w:val="20"/>
          <w:szCs w:val="20"/>
        </w:rPr>
        <w:br/>
        <w:t>When 입력 검증을 수행하면</w:t>
      </w:r>
      <w:r w:rsidRPr="00971C7F">
        <w:rPr>
          <w:sz w:val="20"/>
          <w:szCs w:val="20"/>
        </w:rPr>
        <w:br/>
        <w:t>Then INVALID_MATRIX_SIZE 오류를 반환해야 한다</w:t>
      </w:r>
      <w:r w:rsidRPr="00971C7F">
        <w:rPr>
          <w:sz w:val="20"/>
          <w:szCs w:val="20"/>
        </w:rPr>
        <w:br/>
        <w:t>And Domain Layer는 호출되지 않아야 한다</w:t>
      </w:r>
    </w:p>
    <w:p w14:paraId="2C03060F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  <w:u w:val="single"/>
        </w:rPr>
      </w:pPr>
      <w:r w:rsidRPr="00971C7F">
        <w:rPr>
          <w:sz w:val="20"/>
          <w:szCs w:val="20"/>
          <w:u w:val="single"/>
        </w:rPr>
        <w:t>AC-SC-03 해 없음</w:t>
      </w:r>
    </w:p>
    <w:p w14:paraId="0B0C38D5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Given 입력 계약은 만족하지만</w:t>
      </w:r>
      <w:r w:rsidRPr="00971C7F">
        <w:rPr>
          <w:sz w:val="20"/>
          <w:szCs w:val="20"/>
        </w:rPr>
        <w:br/>
        <w:t>And 두 조합 모두 마방진을 만들지 못할 때</w:t>
      </w:r>
      <w:r w:rsidRPr="00971C7F">
        <w:rPr>
          <w:sz w:val="20"/>
          <w:szCs w:val="20"/>
        </w:rPr>
        <w:br/>
        <w:t>When 해 찾기를 수행하면</w:t>
      </w:r>
      <w:r w:rsidRPr="00971C7F">
        <w:rPr>
          <w:sz w:val="20"/>
          <w:szCs w:val="20"/>
        </w:rPr>
        <w:br/>
        <w:t>Then NO_VALID_MAGIC_SQUARE 오류를 반환해야 한다</w:t>
      </w:r>
    </w:p>
    <w:p w14:paraId="6EECEC83" w14:textId="77777777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971C7F">
        <w:rPr>
          <w:b/>
          <w:bCs/>
          <w:sz w:val="20"/>
          <w:szCs w:val="20"/>
        </w:rPr>
        <w:t>최종 완료 기준</w:t>
      </w:r>
    </w:p>
    <w:p w14:paraId="123A5315" w14:textId="052EE0E5" w:rsidR="00284244" w:rsidRPr="00971C7F" w:rsidRDefault="00284244" w:rsidP="00284244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971C7F">
        <w:rPr>
          <w:sz w:val="20"/>
          <w:szCs w:val="20"/>
        </w:rPr>
        <w:t>모든 AC가 자동 테스트로 검증되고,FR-01~FR-05의 성공/실패 시나리오가 통과하며,Traceability Matrix에서 각 AC가 Rule, Test, Component와 연결될 때 완료로 인정한다.</w:t>
      </w:r>
    </w:p>
    <w:p w14:paraId="6291F8E9" w14:textId="77777777" w:rsidR="00284244" w:rsidRPr="00731584" w:rsidRDefault="00284244" w:rsidP="00284244"/>
    <w:p w14:paraId="519C2DA6" w14:textId="77777777" w:rsidR="00FC5B24" w:rsidRDefault="00FC5B24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35538B66" w14:textId="77777777" w:rsidR="00974B7B" w:rsidRDefault="00974B7B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z w:val="28"/>
          <w:szCs w:val="28"/>
          <w:shd w:val="clear" w:color="000000" w:fill="auto"/>
        </w:rPr>
      </w:pPr>
      <w:r>
        <w:rPr>
          <w:rFonts w:ascii="돋움" w:eastAsia="돋움"/>
          <w:b/>
          <w:bCs/>
          <w:spacing w:val="-3"/>
          <w:w w:val="95"/>
          <w:sz w:val="28"/>
          <w:szCs w:val="28"/>
        </w:rPr>
        <w:br w:type="page"/>
      </w:r>
    </w:p>
    <w:p w14:paraId="0C6A909A" w14:textId="42696C94" w:rsidR="00120D28" w:rsidRDefault="00120D28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120D28" w14:paraId="28124351" w14:textId="77777777" w:rsidTr="00E80128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5B85136E" w14:textId="77777777" w:rsidR="00120D28" w:rsidRDefault="00120D28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1B475AA0" w14:textId="77777777" w:rsidR="00120D28" w:rsidRPr="00794649" w:rsidRDefault="00120D28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1B6C62AD" w14:textId="6A7E1B7F" w:rsidR="00120D28" w:rsidRDefault="00120D28" w:rsidP="00E80128">
            <w:pPr>
              <w:pStyle w:val="a3"/>
              <w:wordWrap/>
              <w:snapToGrid w:val="0"/>
              <w:spacing w:line="480" w:lineRule="auto"/>
              <w:jc w:val="center"/>
            </w:pPr>
            <w:r w:rsidRPr="00120D28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r w:rsidRPr="00120D28">
              <w:rPr>
                <w:rFonts w:ascii="돋움" w:eastAsia="돋움"/>
                <w:b/>
                <w:bCs/>
                <w:sz w:val="36"/>
              </w:rPr>
              <w:t xml:space="preserve">- Cursor AI To-Do </w:t>
            </w:r>
            <w:r w:rsidRPr="00120D28">
              <w:rPr>
                <w:rFonts w:ascii="돋움" w:eastAsia="돋움" w:hint="eastAsia"/>
                <w:b/>
                <w:bCs/>
                <w:sz w:val="36"/>
              </w:rPr>
              <w:t>리스트</w:t>
            </w:r>
            <w:r w:rsidR="00867834">
              <w:rPr>
                <w:rFonts w:ascii="돋움" w:eastAsia="돋움" w:hint="eastAsia"/>
                <w:b/>
                <w:bCs/>
                <w:sz w:val="36"/>
              </w:rPr>
              <w:t xml:space="preserve">와 </w:t>
            </w:r>
            <w:r w:rsidR="00867834" w:rsidRPr="00867834">
              <w:rPr>
                <w:rFonts w:ascii="돋움" w:eastAsia="돋움"/>
                <w:b/>
                <w:bCs/>
                <w:sz w:val="36"/>
              </w:rPr>
              <w:t>READMD.md 파일 작성</w:t>
            </w:r>
            <w:r w:rsidRPr="00120D28">
              <w:rPr>
                <w:rFonts w:ascii="돋움" w:eastAsia="돋움" w:hint="eastAsia"/>
                <w:b/>
                <w:bCs/>
                <w:sz w:val="36"/>
              </w:rPr>
              <w:t xml:space="preserve"> 요청</w:t>
            </w:r>
          </w:p>
        </w:tc>
      </w:tr>
    </w:tbl>
    <w:p w14:paraId="5FAD444E" w14:textId="327CE808" w:rsidR="00120D28" w:rsidRDefault="0024007B" w:rsidP="00120D28">
      <w:pPr>
        <w:pStyle w:val="a3"/>
        <w:wordWrap/>
        <w:jc w:val="center"/>
      </w:pPr>
      <w:r w:rsidRPr="0024007B">
        <w:rPr>
          <w:b/>
          <w:bCs/>
        </w:rPr>
        <w:t>To-Do List는 개발 보드</w:t>
      </w:r>
      <w:r w:rsidRPr="0024007B">
        <w:t xml:space="preserve">, </w:t>
      </w:r>
      <w:r w:rsidRPr="0024007B">
        <w:rPr>
          <w:b/>
          <w:bCs/>
        </w:rPr>
        <w:t>README.md는 프로젝트 시작 선언 + 개발 보드 요약 문서</w:t>
      </w:r>
    </w:p>
    <w:p w14:paraId="7870A3FB" w14:textId="77777777" w:rsidR="005E666A" w:rsidRDefault="005E666A" w:rsidP="005E666A">
      <w:pPr>
        <w:pStyle w:val="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>P-03  To-Do 리스트 생성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E666A" w14:paraId="762C8B57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C567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목적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C593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Epic → User Story → Phase별 Task (ECB + Dual-Track + Scenario→Test→Code 추적)</w:t>
            </w:r>
          </w:p>
        </w:tc>
      </w:tr>
      <w:tr w:rsidR="005E666A" w14:paraId="4045BA9C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7ADF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산출물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9700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Markdown 체크박스 형식의 개발 보드</w:t>
            </w:r>
          </w:p>
        </w:tc>
      </w:tr>
      <w:tr w:rsidR="005E666A" w14:paraId="2BFADB6A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C3D2" w14:textId="77777777" w:rsidR="005E666A" w:rsidRDefault="005E666A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적용 방법론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1E44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ECB 모델 / RED→GREEN→REFACTOR / Concept-to-Code Traceability</w:t>
            </w:r>
          </w:p>
        </w:tc>
      </w:tr>
    </w:tbl>
    <w:p w14:paraId="51C03AA3" w14:textId="77777777" w:rsidR="005E666A" w:rsidRDefault="005E666A" w:rsidP="005E666A"/>
    <w:p w14:paraId="569663D8" w14:textId="77777777" w:rsidR="005E666A" w:rsidRDefault="005E666A" w:rsidP="005E666A">
      <w:pPr>
        <w:spacing w:before="60" w:after="60"/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▶ ECB 역할 분리 원칙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5E666A" w14:paraId="0220CA44" w14:textId="77777777" w:rsidTr="005B591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2D22" w14:textId="77777777" w:rsidR="005E666A" w:rsidRDefault="005E666A" w:rsidP="005B59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스테레오타입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5F20" w14:textId="77777777" w:rsidR="005E666A" w:rsidRDefault="005E666A" w:rsidP="005B59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담당 파일 예시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0612" w14:textId="77777777" w:rsidR="005E666A" w:rsidRDefault="005E666A" w:rsidP="005B59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책임</w:t>
            </w:r>
          </w:p>
        </w:tc>
      </w:tr>
      <w:tr w:rsidR="005E666A" w14:paraId="1D4E517E" w14:textId="77777777" w:rsidTr="005B591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517E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Entity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30DB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domain.py (MagicBoard)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297C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보드 상태 표현</w:t>
            </w:r>
          </w:p>
        </w:tc>
      </w:tr>
      <w:tr w:rsidR="005E666A" w14:paraId="72CC3436" w14:textId="77777777" w:rsidTr="005B591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0146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C49A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domain.py (Solver)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308B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검증·해결 흐름 조율</w:t>
            </w:r>
          </w:p>
        </w:tc>
      </w:tr>
      <w:tr w:rsidR="005E666A" w14:paraId="7FF60EBF" w14:textId="77777777" w:rsidTr="005B591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F53A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Boundary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846B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boundary.py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C840" w14:textId="77777777" w:rsidR="005E666A" w:rsidRDefault="005E666A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입력 검증 / 출력 포맷 / 오류 정책</w:t>
            </w:r>
          </w:p>
        </w:tc>
      </w:tr>
    </w:tbl>
    <w:p w14:paraId="1DA0AAE0" w14:textId="77777777" w:rsidR="005E666A" w:rsidRDefault="005E666A" w:rsidP="005E666A"/>
    <w:p w14:paraId="7CAA8D0D" w14:textId="77777777" w:rsidR="0024007B" w:rsidRPr="0024007B" w:rsidRDefault="0024007B" w:rsidP="0024007B">
      <w:pPr>
        <w:spacing w:after="160"/>
        <w:rPr>
          <w:b/>
          <w:bCs/>
          <w:sz w:val="28"/>
          <w:szCs w:val="28"/>
          <w:u w:val="single"/>
        </w:rPr>
      </w:pPr>
      <w:r w:rsidRPr="0024007B">
        <w:rPr>
          <w:b/>
          <w:bCs/>
          <w:sz w:val="28"/>
          <w:szCs w:val="28"/>
          <w:u w:val="single"/>
        </w:rPr>
        <w:t>Scenario</w:t>
      </w:r>
    </w:p>
    <w:p w14:paraId="35F22EC6" w14:textId="77777777" w:rsidR="0024007B" w:rsidRDefault="0024007B" w:rsidP="0024007B">
      <w:pPr>
        <w:spacing w:after="160"/>
      </w:pPr>
      <w:r>
        <w:rPr>
          <w:rFonts w:hint="eastAsia"/>
        </w:rPr>
        <w:t>→</w:t>
      </w:r>
      <w:r>
        <w:t xml:space="preserve"> Acceptance Criteria</w:t>
      </w:r>
    </w:p>
    <w:p w14:paraId="26F92FEF" w14:textId="77777777" w:rsidR="0024007B" w:rsidRDefault="0024007B" w:rsidP="0024007B">
      <w:pPr>
        <w:spacing w:after="160"/>
      </w:pPr>
      <w:r>
        <w:rPr>
          <w:rFonts w:hint="eastAsia"/>
        </w:rPr>
        <w:t>→</w:t>
      </w:r>
      <w:r>
        <w:t xml:space="preserve"> RED Test ID</w:t>
      </w:r>
    </w:p>
    <w:p w14:paraId="40B09AAC" w14:textId="77777777" w:rsidR="0024007B" w:rsidRDefault="0024007B" w:rsidP="0024007B">
      <w:pPr>
        <w:spacing w:after="160"/>
      </w:pPr>
      <w:r>
        <w:rPr>
          <w:rFonts w:hint="eastAsia"/>
        </w:rPr>
        <w:t>→</w:t>
      </w:r>
      <w:r>
        <w:t xml:space="preserve"> Test Skeleton</w:t>
      </w:r>
    </w:p>
    <w:p w14:paraId="522A90D3" w14:textId="77777777" w:rsidR="0024007B" w:rsidRDefault="0024007B" w:rsidP="0024007B">
      <w:pPr>
        <w:spacing w:after="160"/>
      </w:pPr>
      <w:r>
        <w:rPr>
          <w:rFonts w:hint="eastAsia"/>
        </w:rPr>
        <w:t>→</w:t>
      </w:r>
      <w:r>
        <w:t xml:space="preserve"> Run Test</w:t>
      </w:r>
    </w:p>
    <w:p w14:paraId="4602CE69" w14:textId="77777777" w:rsidR="0024007B" w:rsidRDefault="0024007B" w:rsidP="0024007B">
      <w:pPr>
        <w:spacing w:after="160"/>
      </w:pPr>
      <w:r>
        <w:rPr>
          <w:rFonts w:hint="eastAsia"/>
        </w:rPr>
        <w:t>→</w:t>
      </w:r>
      <w:r>
        <w:t xml:space="preserve"> Confirm Failure = RED</w:t>
      </w:r>
    </w:p>
    <w:p w14:paraId="74B5713A" w14:textId="77777777" w:rsidR="0024007B" w:rsidRDefault="0024007B" w:rsidP="0024007B">
      <w:pPr>
        <w:spacing w:after="160"/>
      </w:pPr>
      <w:r>
        <w:rPr>
          <w:rFonts w:hint="eastAsia"/>
        </w:rPr>
        <w:t>→</w:t>
      </w:r>
      <w:r>
        <w:t xml:space="preserve"> Minimal Implementation = GREEN</w:t>
      </w:r>
    </w:p>
    <w:p w14:paraId="6A571E81" w14:textId="6FC5AB2A" w:rsidR="005E666A" w:rsidRDefault="0024007B" w:rsidP="0024007B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rPr>
          <w:rFonts w:hint="eastAsia"/>
        </w:rPr>
        <w:t>→</w:t>
      </w:r>
      <w:r>
        <w:t xml:space="preserve"> Structure Improvement = REFACTOR</w:t>
      </w:r>
      <w:r w:rsidR="005E666A">
        <w:br w:type="page"/>
      </w:r>
    </w:p>
    <w:p w14:paraId="686471A6" w14:textId="77777777" w:rsidR="005E666A" w:rsidRPr="005E666A" w:rsidRDefault="005E666A" w:rsidP="00120D28">
      <w:pPr>
        <w:pStyle w:val="a3"/>
        <w:wordWrap/>
        <w:jc w:val="center"/>
      </w:pPr>
    </w:p>
    <w:p w14:paraId="152241ED" w14:textId="583E52B3" w:rsidR="00120D28" w:rsidRPr="00794649" w:rsidRDefault="00120D28" w:rsidP="00120D28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120D28">
        <w:rPr>
          <w:rFonts w:ascii="돋움" w:eastAsia="돋움"/>
          <w:b/>
          <w:bCs/>
          <w:sz w:val="28"/>
          <w:szCs w:val="20"/>
          <w:u w:val="single"/>
        </w:rPr>
        <w:t>Magic Square To-Do 리스트 생성하시오．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120D28" w:rsidRPr="007253B1" w14:paraId="006A449F" w14:textId="77777777" w:rsidTr="00E80128">
        <w:tc>
          <w:tcPr>
            <w:tcW w:w="9270" w:type="dxa"/>
          </w:tcPr>
          <w:p w14:paraId="03F245BE" w14:textId="1B7BA88F" w:rsidR="00120D28" w:rsidRPr="007253B1" w:rsidRDefault="00120D28" w:rsidP="00E80128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120D28">
              <w:rPr>
                <w:rFonts w:ascii="돋움" w:eastAsia="돋움" w:hAnsi="돋움" w:hint="eastAsia"/>
                <w:b/>
                <w:bCs/>
                <w:sz w:val="24"/>
              </w:rPr>
              <w:t>앞서　작성한，</w:t>
            </w:r>
            <w:r w:rsidRPr="00120D28">
              <w:rPr>
                <w:rFonts w:ascii="돋움" w:eastAsia="돋움" w:hAnsi="돋움"/>
                <w:b/>
                <w:bCs/>
                <w:sz w:val="24"/>
              </w:rPr>
              <w:t xml:space="preserve"> Magic Square Ｐｒｄ를　기초로　Ｔｏ－Ｄｏ　리스트를　</w:t>
            </w:r>
            <w:r w:rsidR="00867834" w:rsidRPr="00120D28">
              <w:rPr>
                <w:rFonts w:ascii="돋움" w:eastAsia="돋움" w:hAnsi="돋움"/>
                <w:b/>
                <w:bCs/>
                <w:sz w:val="24"/>
              </w:rPr>
              <w:t xml:space="preserve"> </w:t>
            </w:r>
            <w:r w:rsidRPr="00120D28">
              <w:rPr>
                <w:rFonts w:ascii="돋움" w:eastAsia="돋움" w:hAnsi="돋움"/>
                <w:b/>
                <w:bCs/>
                <w:sz w:val="24"/>
              </w:rPr>
              <w:t xml:space="preserve">작성하시오．　　</w:t>
            </w:r>
          </w:p>
        </w:tc>
      </w:tr>
    </w:tbl>
    <w:p w14:paraId="07D73CE4" w14:textId="77777777" w:rsidR="00120D28" w:rsidRDefault="00120D28" w:rsidP="00120D2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02A49E9" w14:textId="6980F6F3" w:rsidR="00867834" w:rsidRDefault="00867834" w:rsidP="00867834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58743B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Pr="00867834">
        <w:rPr>
          <w:rFonts w:ascii="돋움" w:eastAsia="돋움"/>
          <w:b/>
          <w:bCs/>
          <w:spacing w:val="-3"/>
          <w:w w:val="95"/>
          <w:sz w:val="28"/>
          <w:szCs w:val="28"/>
        </w:rPr>
        <w:t xml:space="preserve"> </w:t>
      </w:r>
      <w:r w:rsidR="0024007B" w:rsidRPr="0024007B">
        <w:rPr>
          <w:rFonts w:ascii="돋움" w:eastAsia="돋움"/>
          <w:b/>
          <w:bCs/>
          <w:spacing w:val="-3"/>
          <w:w w:val="95"/>
          <w:sz w:val="28"/>
          <w:szCs w:val="28"/>
        </w:rPr>
        <w:t>To-Do List 도출용 프롬프트</w:t>
      </w:r>
    </w:p>
    <w:p w14:paraId="4B2BD75C" w14:textId="77777777" w:rsidR="005E666A" w:rsidRPr="005E666A" w:rsidRDefault="005E666A" w:rsidP="005E666A">
      <w:pPr>
        <w:spacing w:before="60" w:after="60"/>
      </w:pPr>
      <w:r w:rsidRPr="005E666A">
        <w:rPr>
          <w:rFonts w:ascii="Arial" w:eastAsia="Arial" w:hAnsi="Arial" w:cs="Arial"/>
          <w:b/>
          <w:bCs/>
          <w:color w:val="222222"/>
        </w:rPr>
        <w:t>▶ 프롬프트</w:t>
      </w:r>
    </w:p>
    <w:p w14:paraId="36BB5154" w14:textId="77777777" w:rsidR="005E666A" w:rsidRPr="00867834" w:rsidRDefault="005E666A" w:rsidP="00867834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21625540" w14:textId="77777777" w:rsidR="00867834" w:rsidRPr="005E666A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/>
          <w:spacing w:val="-3"/>
          <w:w w:val="95"/>
          <w:szCs w:val="20"/>
        </w:rPr>
        <w:t>```</w:t>
      </w:r>
    </w:p>
    <w:p w14:paraId="546D376A" w14:textId="77777777" w:rsidR="00867834" w:rsidRPr="005E666A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 w:hint="eastAsia"/>
          <w:spacing w:val="-3"/>
          <w:w w:val="95"/>
          <w:szCs w:val="20"/>
        </w:rPr>
        <w:t>Ｔｏ－Ｄｏ　리스트를</w:t>
      </w:r>
      <w:r w:rsidRPr="005E666A">
        <w:rPr>
          <w:rFonts w:ascii="돋움" w:eastAsia="돋움" w:hAnsi="돋움"/>
          <w:spacing w:val="-3"/>
          <w:w w:val="95"/>
          <w:szCs w:val="20"/>
        </w:rPr>
        <w:t xml:space="preserve"> 작성하고 싶습니다. 작성한 문서 중 무엇을 참조해서 만들어야 할까요?</w:t>
      </w:r>
    </w:p>
    <w:p w14:paraId="7CF3BC10" w14:textId="77777777" w:rsidR="00867834" w:rsidRPr="005E666A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/>
          <w:spacing w:val="-3"/>
          <w:w w:val="95"/>
          <w:szCs w:val="20"/>
        </w:rPr>
        <w:t>```</w:t>
      </w:r>
    </w:p>
    <w:p w14:paraId="5BF283A9" w14:textId="38DC7DEB" w:rsidR="00C37B66" w:rsidRDefault="00C37B66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C37B66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7DD76261" wp14:editId="0CCD0AEA">
            <wp:extent cx="5760720" cy="1379855"/>
            <wp:effectExtent l="0" t="0" r="0" b="0"/>
            <wp:docPr id="1904203567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9A0513C9-1591-72AE-F5D4-982F8D7089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9A0513C9-1591-72AE-F5D4-982F8D7089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922C" w14:textId="77777777" w:rsidR="00C37B66" w:rsidRDefault="00C37B66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29C5B18" w14:textId="77777777" w:rsidR="00867834" w:rsidRPr="00867834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2D82BADC" w14:textId="0D9F2AC1" w:rsidR="00867834" w:rsidRPr="00867834" w:rsidRDefault="00867834" w:rsidP="00867834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58743B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Pr="00867834">
        <w:rPr>
          <w:rFonts w:ascii="돋움" w:eastAsia="돋움"/>
          <w:b/>
          <w:bCs/>
          <w:spacing w:val="-3"/>
          <w:w w:val="95"/>
          <w:sz w:val="28"/>
          <w:szCs w:val="28"/>
        </w:rPr>
        <w:t xml:space="preserve"> Ｔｏ－Ｄｏ　리스트를 작성</w:t>
      </w:r>
    </w:p>
    <w:p w14:paraId="4E2F8CD8" w14:textId="77777777" w:rsidR="005E666A" w:rsidRPr="005E666A" w:rsidRDefault="005E666A" w:rsidP="005E666A">
      <w:pPr>
        <w:spacing w:before="60" w:after="60"/>
        <w:rPr>
          <w:sz w:val="32"/>
          <w:szCs w:val="32"/>
        </w:rPr>
      </w:pPr>
      <w:r w:rsidRPr="005E666A">
        <w:rPr>
          <w:rFonts w:ascii="Arial" w:eastAsia="Arial" w:hAnsi="Arial" w:cs="Arial"/>
          <w:b/>
          <w:bCs/>
          <w:color w:val="222222"/>
        </w:rPr>
        <w:t>▶ 프롬프트</w:t>
      </w:r>
    </w:p>
    <w:p w14:paraId="4167DE05" w14:textId="77777777" w:rsidR="00867834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B4745F1" w14:textId="6235B4D9" w:rsidR="00867834" w:rsidRPr="005E666A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/>
          <w:spacing w:val="-3"/>
          <w:w w:val="95"/>
          <w:szCs w:val="20"/>
        </w:rPr>
        <w:t>```</w:t>
      </w:r>
    </w:p>
    <w:p w14:paraId="7EDE249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당신은 Senior Software Architect이자 Dual-Track UI + Logic TDD 코치입니다.</w:t>
      </w:r>
    </w:p>
    <w:p w14:paraId="2B2E653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DEC9C0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목표:</w:t>
      </w:r>
    </w:p>
    <w:p w14:paraId="692BB91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MagicSquare 4x4 프로젝트의 구현을 시작하기 전에,</w:t>
      </w:r>
    </w:p>
    <w:p w14:paraId="4D67EEA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PRD를 기반으로 개발 To-Do List를 작성합니다.</w:t>
      </w:r>
    </w:p>
    <w:p w14:paraId="273AA9C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090D4F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이 To-Do List는 단순 작업 목록이 아니라,</w:t>
      </w:r>
    </w:p>
    <w:p w14:paraId="1F4804F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다음 TDD 흐름을 추적하는 개발 보드입니다.</w:t>
      </w:r>
    </w:p>
    <w:p w14:paraId="28F358C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AA1134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Scenario</w:t>
      </w:r>
    </w:p>
    <w:p w14:paraId="306E180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lastRenderedPageBreak/>
        <w:t>→ Acceptance Criteria</w:t>
      </w:r>
    </w:p>
    <w:p w14:paraId="0A9BF6E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RED Test ID</w:t>
      </w:r>
    </w:p>
    <w:p w14:paraId="1C5C685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Test Skeleton</w:t>
      </w:r>
    </w:p>
    <w:p w14:paraId="201AC83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Run Test</w:t>
      </w:r>
    </w:p>
    <w:p w14:paraId="3E7EAE5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Confirm Failure = RED</w:t>
      </w:r>
    </w:p>
    <w:p w14:paraId="1CF2C50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Minimal Implementation = GREEN</w:t>
      </w:r>
    </w:p>
    <w:p w14:paraId="287C6DD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Structure Improvement = REFACTOR</w:t>
      </w:r>
    </w:p>
    <w:p w14:paraId="488E869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ECEB65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중요:</w:t>
      </w:r>
    </w:p>
    <w:p w14:paraId="7B34D1E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지금 구현 코드를 작성하지 마십시오.</w:t>
      </w:r>
    </w:p>
    <w:p w14:paraId="3465AFF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지금 테스트 코드를 작성하지 마십시오.</w:t>
      </w:r>
    </w:p>
    <w:p w14:paraId="3C1D366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지금 파일을 생성하거나 수정하지 마십시오.</w:t>
      </w:r>
    </w:p>
    <w:p w14:paraId="47BC0D4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To-Do List 본문만 Markdown으로 출력하십시오.</w:t>
      </w:r>
    </w:p>
    <w:p w14:paraId="1456B8D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RED는 반드시 “실패 상태 확인”으로 표현하십시오.</w:t>
      </w:r>
    </w:p>
    <w:p w14:paraId="5DFE95C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GREEN Task는 실제 구현이 아니라 “RED 실패를 통과시키기 위한 최소 구현 작업 후보”로만 작성하십시오.</w:t>
      </w:r>
    </w:p>
    <w:p w14:paraId="0AC3F20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REFACTOR는 실제 수행하지 말고 “GREEN 이후 구조 개선 후보”로만 작성하십시오.</w:t>
      </w:r>
    </w:p>
    <w:p w14:paraId="1A295D2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모든 To-Do는 Scenario, Acceptance Criteria, RED Test ID, Test Skeleton, GREEN Task와 연결되어야 합니다.</w:t>
      </w:r>
    </w:p>
    <w:p w14:paraId="3FE83E4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BA9BC6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참고 문서:</w:t>
      </w:r>
    </w:p>
    <w:p w14:paraId="49AC8A8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docs/5.PRD_MagicSquare_4x4_TDD.md: PRD 요약과 요구사항의 1차 기준</w:t>
      </w:r>
    </w:p>
    <w:p w14:paraId="7B4AA30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Report/4.UserJourney_Epic_to_TechnicalScenario_Report.md: Epic, User Story, Scenario, Acceptance Criteria 기준</w:t>
      </w:r>
    </w:p>
    <w:p w14:paraId="795DECE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Report/2.CleanArchitecture_DualTrack_TDD_Design_Report.md: 입력/출력 계약, 오류 정책, Invariant, Layer Boundary 기준</w:t>
      </w:r>
    </w:p>
    <w:p w14:paraId="2357641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Report/3.DevelopmentEnvironment_CursorRules_ECB_UserEntity_Report.md: ECB, TDD, pytest, 품질 기준</w:t>
      </w:r>
    </w:p>
    <w:p w14:paraId="6AA89DE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.cursorrules 및 .cursor/rules/*.mdc: Cursor 개발 규칙</w:t>
      </w:r>
    </w:p>
    <w:p w14:paraId="61BE79F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358CFE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프로젝트:</w:t>
      </w:r>
    </w:p>
    <w:p w14:paraId="612D3B2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MagicSquare 4x4 TDD Practice</w:t>
      </w:r>
    </w:p>
    <w:p w14:paraId="1F42CCF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0BCEC8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도메인 규칙:</w:t>
      </w:r>
    </w:p>
    <w:p w14:paraId="4AC9D81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입력은 4x4 int 행렬입니다.</w:t>
      </w:r>
    </w:p>
    <w:p w14:paraId="3C74ED2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- 0은 빈칸입니다.</w:t>
      </w:r>
    </w:p>
    <w:p w14:paraId="6CBA235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빈칸은 정확히 2개입니다.</w:t>
      </w:r>
    </w:p>
    <w:p w14:paraId="3BE9BED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값은 0 또는 1~16입니다.</w:t>
      </w:r>
    </w:p>
    <w:p w14:paraId="114AB42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- 0을 제외한 중복 숫자는 허용되지 않습니다.</w:t>
      </w:r>
    </w:p>
    <w:p w14:paraId="79ED9CD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- 4x4 마방진 상수는 34입니다.</w:t>
      </w:r>
    </w:p>
    <w:p w14:paraId="2BA70D8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lastRenderedPageBreak/>
        <w:t>- 출력은 int[6]입니다.</w:t>
      </w:r>
    </w:p>
    <w:p w14:paraId="42BE755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출력 좌표는 1-index 기준입니다.</w:t>
      </w:r>
    </w:p>
    <w:p w14:paraId="1FA781A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출력 형식은 [r1, c1, n1, r2, c2, n2]입니다.</w:t>
      </w:r>
    </w:p>
    <w:p w14:paraId="7825228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첫 번째 빈칸은 row-major 순서로 처음 발견되는 0입니다.</w:t>
      </w:r>
    </w:p>
    <w:p w14:paraId="43AB815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먼저 작은 누락 숫자를 첫 번째 빈칸에, 큰 누락 숫자를 두 번째 빈칸에 넣습니다.</w:t>
      </w:r>
    </w:p>
    <w:p w14:paraId="258DEC3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첫 번째 시도가 실패하면 반대 조합을 시도합니다.</w:t>
      </w:r>
    </w:p>
    <w:p w14:paraId="50AB5B8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두 조합 모두 실패하면 PRD에 정의된 실패 정책을 따릅니다.</w:t>
      </w:r>
    </w:p>
    <w:p w14:paraId="58E4608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C58043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적용 방법론:</w:t>
      </w:r>
    </w:p>
    <w:p w14:paraId="67A7994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Concept-to-Code Traceability</w:t>
      </w:r>
    </w:p>
    <w:p w14:paraId="23AF77E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Dual-Track UI + Logic TDD</w:t>
      </w:r>
    </w:p>
    <w:p w14:paraId="1D97CD9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ECB, Entity / Control / Boundary</w:t>
      </w:r>
    </w:p>
    <w:p w14:paraId="63B69FD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RED → GREEN → REFACTOR</w:t>
      </w:r>
    </w:p>
    <w:p w14:paraId="701F360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Scenario → Acceptance Criteria → RED Test ID → Test Skeleton → RED Failure → GREEN Task → REFACTOR Candidate 추적</w:t>
      </w:r>
    </w:p>
    <w:p w14:paraId="786971F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0467B5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ECB 역할:</w:t>
      </w:r>
    </w:p>
    <w:p w14:paraId="2AF63AE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Entity:</w:t>
      </w:r>
    </w:p>
    <w:p w14:paraId="433F882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Board 상태와 순수 도메인 규칙을 표현한다.</w:t>
      </w:r>
    </w:p>
    <w:p w14:paraId="7756A07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예: MagicBoard, BlankFinder, MissingNumberFinder, MagicSquareValidator</w:t>
      </w:r>
    </w:p>
    <w:p w14:paraId="5157222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Control:</w:t>
      </w:r>
    </w:p>
    <w:p w14:paraId="16C687C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검증과 해 결정 흐름을 조정한다.</w:t>
      </w:r>
    </w:p>
    <w:p w14:paraId="595424C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예: Solver, MagicSquareUseCase</w:t>
      </w:r>
    </w:p>
    <w:p w14:paraId="0C12C7D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Boundary:</w:t>
      </w:r>
    </w:p>
    <w:p w14:paraId="4788969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입력 검증, 출력 형식, 오류 정책을 담당한다.</w:t>
      </w:r>
    </w:p>
    <w:p w14:paraId="5E06B7E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Domain Invariant를 직접 구현하지 않는다.</w:t>
      </w:r>
    </w:p>
    <w:p w14:paraId="42CA4C4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5DDD39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Scenario Level 정의:</w:t>
      </w:r>
    </w:p>
    <w:p w14:paraId="0A0BAC8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L0: 기능 개요</w:t>
      </w:r>
    </w:p>
    <w:p w14:paraId="7CE6EBB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L1: 정상 흐름</w:t>
      </w:r>
    </w:p>
    <w:p w14:paraId="41ECE30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L2: 경고/예외 상황</w:t>
      </w:r>
    </w:p>
    <w:p w14:paraId="37CE7BF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L3: 실패 상황</w:t>
      </w:r>
    </w:p>
    <w:p w14:paraId="0776158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823FC3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반드시 포함할 Scenario:</w:t>
      </w:r>
    </w:p>
    <w:p w14:paraId="778F713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None 입력</w:t>
      </w:r>
    </w:p>
    <w:p w14:paraId="54F8384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- 4x4가 아닌 입력</w:t>
      </w:r>
    </w:p>
    <w:p w14:paraId="519302A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빈칸 개수 오류</w:t>
      </w:r>
    </w:p>
    <w:p w14:paraId="0FD8E5B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값 범위 오류</w:t>
      </w:r>
    </w:p>
    <w:p w14:paraId="0EF116F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중복 숫자 오류</w:t>
      </w:r>
    </w:p>
    <w:p w14:paraId="520ABCC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빈칸 좌표 row-major 탐색</w:t>
      </w:r>
    </w:p>
    <w:p w14:paraId="00F8D6D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lastRenderedPageBreak/>
        <w:t>- 누락 숫자 오름차순 탐색</w:t>
      </w:r>
    </w:p>
    <w:p w14:paraId="6557BB7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모든 행 합 34 검증</w:t>
      </w:r>
    </w:p>
    <w:p w14:paraId="71BED21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모든 열 합 34 검증</w:t>
      </w:r>
    </w:p>
    <w:p w14:paraId="408F95B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두 대각선 합 34 검증</w:t>
      </w:r>
    </w:p>
    <w:p w14:paraId="5F6ED4E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small-first 성공</w:t>
      </w:r>
    </w:p>
    <w:p w14:paraId="39EAC32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small-first 실패 후 reverse 성공</w:t>
      </w:r>
    </w:p>
    <w:p w14:paraId="7E4DF7E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두 조합 모두 실패</w:t>
      </w:r>
    </w:p>
    <w:p w14:paraId="102C240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결과 배열 길이 6</w:t>
      </w:r>
    </w:p>
    <w:p w14:paraId="086DC7C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반환 좌표 1-index</w:t>
      </w:r>
    </w:p>
    <w:p w14:paraId="7695E47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F6AE53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출력 형식:</w:t>
      </w:r>
    </w:p>
    <w:p w14:paraId="72E8B1D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3FC7CB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 MagicSquare 4x4 개발 To-Do List</w:t>
      </w:r>
    </w:p>
    <w:p w14:paraId="68498E6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8E93DB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1. Epic</w:t>
      </w:r>
    </w:p>
    <w:p w14:paraId="56F2759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E9529D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Epic-001: ...</w:t>
      </w:r>
    </w:p>
    <w:p w14:paraId="2B72379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7CAFDE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2. User Stories</w:t>
      </w:r>
    </w:p>
    <w:p w14:paraId="217AAE2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A76F87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다음 형식으로 작성하십시오.</w:t>
      </w:r>
    </w:p>
    <w:p w14:paraId="4126A3D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268CC1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US-001: ...</w:t>
      </w:r>
    </w:p>
    <w:p w14:paraId="09699B4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US-002: ...</w:t>
      </w:r>
    </w:p>
    <w:p w14:paraId="3376598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US-003: ...</w:t>
      </w:r>
    </w:p>
    <w:p w14:paraId="5E56122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703965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3. Scenario → AC → RED → GREEN Tracking Board</w:t>
      </w:r>
    </w:p>
    <w:p w14:paraId="4FAB1E8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2BF379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다음 표 형식을 반드시 사용하십시오.</w:t>
      </w:r>
    </w:p>
    <w:p w14:paraId="2CC3D90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0696DC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| Status | Task ID | Scenario ID | Scenario Level | Track | ECB Layer | Scenario Summary | Acceptance Criteria | RED Test ID | Test Skeleton Candidate | Expected RED Failure | GREEN Task Candidate | REFACTOR Candidate | Code Target |</w:t>
      </w:r>
    </w:p>
    <w:p w14:paraId="17A4764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|---|---|---|---|---|---|---|---|---|---|---|---|---|---|</w:t>
      </w:r>
    </w:p>
    <w:p w14:paraId="1B59803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399A23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작성 규칙:</w:t>
      </w:r>
    </w:p>
    <w:p w14:paraId="47EFF93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Status는 모두 `- [ ]` 형식으로 작성하십시오.</w:t>
      </w:r>
    </w:p>
    <w:p w14:paraId="5C38441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Task ID는 TASK-001, TASK-002 형식으로 작성하십시오.</w:t>
      </w:r>
    </w:p>
    <w:p w14:paraId="7598038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Scenario ID는 SC-BND-001, SC-DOM-001 형식으로 작성하십시오.</w:t>
      </w:r>
    </w:p>
    <w:p w14:paraId="63CC83E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Track은 다음 중 하나로 작성하십시오.</w:t>
      </w:r>
    </w:p>
    <w:p w14:paraId="37EDD6F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lastRenderedPageBreak/>
        <w:t>- Boundary RED</w:t>
      </w:r>
    </w:p>
    <w:p w14:paraId="3A5CA09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Logic RED</w:t>
      </w:r>
    </w:p>
    <w:p w14:paraId="0E89990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Integration RED</w:t>
      </w:r>
    </w:p>
    <w:p w14:paraId="4FC1332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ECB Layer는 다음 중 하나로 작성하십시오.</w:t>
      </w:r>
    </w:p>
    <w:p w14:paraId="41D5530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Entity</w:t>
      </w:r>
    </w:p>
    <w:p w14:paraId="2FDF6C9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Control</w:t>
      </w:r>
    </w:p>
    <w:p w14:paraId="2956B5E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Boundary</w:t>
      </w:r>
    </w:p>
    <w:p w14:paraId="7E8D23D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RED Test ID는 RED-BND-001, RED-DOM-001 형식으로 작성하십시오.</w:t>
      </w:r>
    </w:p>
    <w:p w14:paraId="07A5403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Test Skeleton Candidate는 테스트 파일명 또는 테스트 함수명 후보로 작성하십시오.</w:t>
      </w:r>
    </w:p>
    <w:p w14:paraId="699DEFC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Expected RED Failure에는 “왜 현재 반드시 실패해야 하는지”를 작성하십시오.</w:t>
      </w:r>
    </w:p>
    <w:p w14:paraId="6B045EB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GREEN Task Candidate에는 “그 실패를 통과시키기 위한 최소 구현 후보”를 작성하십시오.</w:t>
      </w:r>
    </w:p>
    <w:p w14:paraId="21B1650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REFACTOR Candidate에는 GREEN 이후 가능한 구조 개선 후보만 작성하십시오.</w:t>
      </w:r>
    </w:p>
    <w:p w14:paraId="2D7D5DF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Code Target에는 향후 구현 대상 컴포넌트를 작성하십시오.</w:t>
      </w:r>
    </w:p>
    <w:p w14:paraId="3D8B7F5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BA0EA9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4. RED Start Checklist</w:t>
      </w:r>
    </w:p>
    <w:p w14:paraId="5753C53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3C0E70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다음 체크리스트를 작성하십시오.</w:t>
      </w:r>
    </w:p>
    <w:p w14:paraId="5A6CE06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DE97A8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모든 Scenario가 정의되었는가?</w:t>
      </w:r>
    </w:p>
    <w:p w14:paraId="210D6B5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모든 Acceptance Criteria가 테스트 가능한 문장인가?</w:t>
      </w:r>
    </w:p>
    <w:p w14:paraId="1ADC0FE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모든 Scenario에 RED Test ID가 부여되었는가?</w:t>
      </w:r>
    </w:p>
    <w:p w14:paraId="075B9B5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모든 RED Test ID에 Test Skeleton 후보가 있는가?</w:t>
      </w:r>
    </w:p>
    <w:p w14:paraId="6064155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각 RED 항목에 Expected RED Failure가 명시되었는가?</w:t>
      </w:r>
    </w:p>
    <w:p w14:paraId="7A93097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각 RED 실패에 대응하는 GREEN Task 후보가 있는가?</w:t>
      </w:r>
    </w:p>
    <w:p w14:paraId="75DFCF4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Boundary RED와 Logic RED가 분리되었는가?</w:t>
      </w:r>
    </w:p>
    <w:p w14:paraId="2620EDE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ECB Layer가 명확히 지정되었는가?</w:t>
      </w:r>
    </w:p>
    <w:p w14:paraId="5852A50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아직 구현 코드를 작성하지 않았는가?</w:t>
      </w:r>
    </w:p>
    <w:p w14:paraId="75920B0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아직 테스트 코드를 작성하지 않았는가?</w:t>
      </w:r>
    </w:p>
    <w:p w14:paraId="7EBD232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아직 REFACTOR를 수행하지 않았는가?</w:t>
      </w:r>
    </w:p>
    <w:p w14:paraId="38FB019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077BC2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5. Traceability Summary</w:t>
      </w:r>
    </w:p>
    <w:p w14:paraId="5C7A82B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2F51F5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다음 표 형식을 사용하십시오.</w:t>
      </w:r>
    </w:p>
    <w:p w14:paraId="70C102C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79598B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| Concept / Invariant | User Story | Scenario ID | Acceptance Criteria | RED Test ID | Test Skeleton Candidate | GREEN Task Candidate | Code Target |</w:t>
      </w:r>
    </w:p>
    <w:p w14:paraId="011166E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|---|---|---|---|---|---|---|---|</w:t>
      </w:r>
    </w:p>
    <w:p w14:paraId="13A5500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7FC31E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반드시 포함할 Concept / Invariant:</w:t>
      </w:r>
    </w:p>
    <w:p w14:paraId="3112441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- 4x4 입력</w:t>
      </w:r>
    </w:p>
    <w:p w14:paraId="24CB031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lastRenderedPageBreak/>
        <w:t>- None 입력 거부</w:t>
      </w:r>
    </w:p>
    <w:p w14:paraId="1B436AC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빈칸 2개</w:t>
      </w:r>
    </w:p>
    <w:p w14:paraId="0464BFD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값 범위 0 또는 1~16</w:t>
      </w:r>
    </w:p>
    <w:p w14:paraId="2821847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- 0 제외 중복 금지</w:t>
      </w:r>
    </w:p>
    <w:p w14:paraId="28E464E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row-major 첫 번째 빈칸</w:t>
      </w:r>
    </w:p>
    <w:p w14:paraId="5D000CA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누락 숫자 2개</w:t>
      </w:r>
    </w:p>
    <w:p w14:paraId="65F1F32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누락 숫자 오름차순</w:t>
      </w:r>
    </w:p>
    <w:p w14:paraId="0E09F78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마방진 상수 34</w:t>
      </w:r>
    </w:p>
    <w:p w14:paraId="2F6915F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모든 행 합 34</w:t>
      </w:r>
    </w:p>
    <w:p w14:paraId="6D7D43A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모든 열 합 34</w:t>
      </w:r>
    </w:p>
    <w:p w14:paraId="7998649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두 대각선 합 34</w:t>
      </w:r>
    </w:p>
    <w:p w14:paraId="665793F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small-first 시도</w:t>
      </w:r>
    </w:p>
    <w:p w14:paraId="48D3B9C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reverse 시도</w:t>
      </w:r>
    </w:p>
    <w:p w14:paraId="7D8BD63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int[6] 반환</w:t>
      </w:r>
    </w:p>
    <w:p w14:paraId="78A61FF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- 1-index 좌표</w:t>
      </w:r>
    </w:p>
    <w:p w14:paraId="18266B0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4E3D87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출력 요구:</w:t>
      </w:r>
    </w:p>
    <w:p w14:paraId="03F3EB3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한국어로 작성하십시오.</w:t>
      </w:r>
    </w:p>
    <w:p w14:paraId="3F92F68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Markdown으로 작성하십시오.</w:t>
      </w:r>
    </w:p>
    <w:p w14:paraId="0409055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구현 코드나 테스트 코드는 작성하지 마십시오.</w:t>
      </w:r>
    </w:p>
    <w:p w14:paraId="691FBCF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실제 파일을 생성하거나 수정하지 마십시오.</w:t>
      </w:r>
    </w:p>
    <w:p w14:paraId="01A0429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To-Do List 본문만 출력하십시오.</w:t>
      </w:r>
    </w:p>
    <w:p w14:paraId="59560EB7" w14:textId="5DCC3089" w:rsidR="00C37B66" w:rsidRPr="005E666A" w:rsidRDefault="005E666A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>
        <w:rPr>
          <w:rFonts w:ascii="돋움" w:eastAsia="돋움" w:hAnsi="돋움" w:hint="eastAsia"/>
          <w:spacing w:val="-3"/>
          <w:w w:val="95"/>
          <w:szCs w:val="20"/>
        </w:rPr>
        <w:t>```</w:t>
      </w:r>
    </w:p>
    <w:p w14:paraId="1352F876" w14:textId="77777777" w:rsidR="00C37B66" w:rsidRDefault="00C37B66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57EF4EB" w14:textId="77777777" w:rsidR="0024007B" w:rsidRDefault="0024007B" w:rsidP="00867834">
      <w:pPr>
        <w:pStyle w:val="a3"/>
        <w:snapToGrid w:val="0"/>
        <w:spacing w:line="480" w:lineRule="auto"/>
        <w:rPr>
          <w:rFonts w:ascii="돋움" w:eastAsia="돋움"/>
          <w:b/>
          <w:sz w:val="40"/>
          <w:szCs w:val="28"/>
          <w:u w:val="single"/>
        </w:rPr>
      </w:pPr>
      <w:r w:rsidRPr="0024007B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3488887F" wp14:editId="07F7D505">
            <wp:extent cx="5760720" cy="2704465"/>
            <wp:effectExtent l="0" t="0" r="0" b="0"/>
            <wp:docPr id="949195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950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A81B" w14:textId="77777777" w:rsidR="0024007B" w:rsidRDefault="0024007B">
      <w:pPr>
        <w:spacing w:after="160"/>
        <w:rPr>
          <w:rFonts w:ascii="돋움" w:eastAsia="돋움" w:hAnsiTheme="minorHAnsi" w:cstheme="minorBidi"/>
          <w:b/>
          <w:color w:val="000000"/>
          <w:kern w:val="2"/>
          <w:sz w:val="40"/>
          <w:szCs w:val="28"/>
          <w:u w:val="single"/>
          <w:shd w:val="clear" w:color="000000" w:fill="auto"/>
        </w:rPr>
      </w:pPr>
      <w:r>
        <w:rPr>
          <w:rFonts w:ascii="돋움" w:eastAsia="돋움"/>
          <w:b/>
          <w:sz w:val="40"/>
          <w:szCs w:val="28"/>
          <w:u w:val="single"/>
        </w:rPr>
        <w:br w:type="page"/>
      </w:r>
    </w:p>
    <w:p w14:paraId="424041D1" w14:textId="42869165" w:rsidR="00867834" w:rsidRPr="005E666A" w:rsidRDefault="00867834" w:rsidP="00867834">
      <w:pPr>
        <w:pStyle w:val="a3"/>
        <w:snapToGrid w:val="0"/>
        <w:spacing w:line="480" w:lineRule="auto"/>
        <w:rPr>
          <w:rFonts w:ascii="돋움" w:eastAsia="돋움"/>
          <w:b/>
          <w:bCs/>
          <w:sz w:val="40"/>
          <w:szCs w:val="28"/>
          <w:u w:val="single"/>
        </w:rPr>
      </w:pPr>
      <w:r w:rsidRPr="005E666A">
        <w:rPr>
          <w:rFonts w:ascii="돋움" w:eastAsia="돋움" w:hint="eastAsia"/>
          <w:b/>
          <w:sz w:val="40"/>
          <w:szCs w:val="28"/>
          <w:u w:val="single"/>
        </w:rPr>
        <w:lastRenderedPageBreak/>
        <w:t>과제 2</w:t>
      </w:r>
      <w:r w:rsidRPr="005E666A">
        <w:rPr>
          <w:rFonts w:ascii="돋움" w:eastAsia="돋움"/>
          <w:b/>
          <w:sz w:val="40"/>
          <w:szCs w:val="28"/>
          <w:u w:val="single"/>
        </w:rPr>
        <w:t xml:space="preserve">: </w:t>
      </w:r>
      <w:r w:rsidRPr="005E666A">
        <w:rPr>
          <w:rFonts w:ascii="돋움" w:eastAsia="돋움"/>
          <w:b/>
          <w:bCs/>
          <w:sz w:val="40"/>
          <w:szCs w:val="28"/>
          <w:u w:val="single"/>
        </w:rPr>
        <w:t>READMD.md 파일</w:t>
      </w:r>
      <w:r w:rsidRPr="005E666A">
        <w:rPr>
          <w:rFonts w:ascii="돋움" w:eastAsia="돋움" w:hint="eastAsia"/>
          <w:b/>
          <w:bCs/>
          <w:sz w:val="40"/>
          <w:szCs w:val="28"/>
          <w:u w:val="single"/>
        </w:rPr>
        <w:t>을</w:t>
      </w:r>
      <w:r w:rsidRPr="005E666A">
        <w:rPr>
          <w:rFonts w:ascii="돋움" w:eastAsia="돋움"/>
          <w:b/>
          <w:bCs/>
          <w:sz w:val="40"/>
          <w:szCs w:val="28"/>
          <w:u w:val="single"/>
        </w:rPr>
        <w:t xml:space="preserve"> 생성하시오．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867834" w:rsidRPr="007253B1" w14:paraId="7AF9A507" w14:textId="77777777" w:rsidTr="0024007B">
        <w:tc>
          <w:tcPr>
            <w:tcW w:w="9005" w:type="dxa"/>
          </w:tcPr>
          <w:p w14:paraId="3629C1B9" w14:textId="4F11D85E" w:rsidR="00867834" w:rsidRPr="007253B1" w:rsidRDefault="00867834" w:rsidP="00EF1ED1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120D28">
              <w:rPr>
                <w:rFonts w:ascii="돋움" w:eastAsia="돋움" w:hAnsi="돋움"/>
                <w:b/>
                <w:bCs/>
                <w:sz w:val="24"/>
              </w:rPr>
              <w:t xml:space="preserve">ＲＥＡＤＭＥ．ｍｄ　파일을　작성하시오．　　</w:t>
            </w:r>
          </w:p>
        </w:tc>
      </w:tr>
    </w:tbl>
    <w:p w14:paraId="16BB5EDE" w14:textId="77777777" w:rsidR="0024007B" w:rsidRDefault="0024007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80C176C" w14:textId="77777777" w:rsidR="0024007B" w:rsidRDefault="0024007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24007B">
        <w:rPr>
          <w:rFonts w:ascii="돋움" w:eastAsia="돋움" w:hAnsi="돋움"/>
          <w:spacing w:val="-3"/>
          <w:w w:val="95"/>
          <w:sz w:val="24"/>
        </w:rPr>
        <w:t>1. To-Do List 도출용 프롬프트 실행</w:t>
      </w:r>
    </w:p>
    <w:p w14:paraId="20983AC0" w14:textId="77777777" w:rsidR="0024007B" w:rsidRDefault="0024007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24007B">
        <w:rPr>
          <w:rFonts w:ascii="돋움" w:eastAsia="돋움" w:hAnsi="돋움"/>
          <w:spacing w:val="-3"/>
          <w:w w:val="95"/>
          <w:sz w:val="24"/>
        </w:rPr>
        <w:t>2. 결과 검토</w:t>
      </w:r>
    </w:p>
    <w:p w14:paraId="31DF364E" w14:textId="77777777" w:rsidR="0024007B" w:rsidRDefault="0024007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24007B">
        <w:rPr>
          <w:rFonts w:ascii="돋움" w:eastAsia="돋움" w:hAnsi="돋움"/>
          <w:spacing w:val="-3"/>
          <w:w w:val="95"/>
          <w:sz w:val="24"/>
        </w:rPr>
        <w:t>3. README.md 생성용 프롬프트 실행</w:t>
      </w:r>
    </w:p>
    <w:p w14:paraId="6D63B685" w14:textId="77777777" w:rsidR="0024007B" w:rsidRDefault="0024007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24007B">
        <w:rPr>
          <w:rFonts w:ascii="돋움" w:eastAsia="돋움" w:hAnsi="돋움"/>
          <w:spacing w:val="-3"/>
          <w:w w:val="95"/>
          <w:sz w:val="24"/>
        </w:rPr>
        <w:t>4. README에 To-Do 보드 포함 여부 확인</w:t>
      </w:r>
    </w:p>
    <w:p w14:paraId="00BECA23" w14:textId="50F8A1CB" w:rsidR="00882758" w:rsidRDefault="0024007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24007B">
        <w:rPr>
          <w:rFonts w:ascii="돋움" w:eastAsia="돋움" w:hAnsi="돋움"/>
          <w:spacing w:val="-3"/>
          <w:w w:val="95"/>
          <w:sz w:val="24"/>
        </w:rPr>
        <w:t>5. 승인 후 README.md에 반영</w:t>
      </w:r>
    </w:p>
    <w:p w14:paraId="21727A54" w14:textId="77777777" w:rsidR="0024007B" w:rsidRPr="00867834" w:rsidRDefault="0024007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BC508FD" w14:textId="2A2537C7" w:rsidR="00867834" w:rsidRDefault="00867834" w:rsidP="00FC5B24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58743B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>□</w:t>
      </w:r>
      <w:r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 </w:t>
      </w:r>
      <w:r w:rsidRPr="00867834">
        <w:rPr>
          <w:rFonts w:ascii="돋움" w:eastAsia="돋움"/>
          <w:b/>
          <w:bCs/>
          <w:spacing w:val="-3"/>
          <w:w w:val="95"/>
          <w:sz w:val="28"/>
          <w:szCs w:val="28"/>
        </w:rPr>
        <w:t>READMD.md 파일 작성</w:t>
      </w:r>
    </w:p>
    <w:p w14:paraId="30A7C798" w14:textId="77777777" w:rsidR="005E666A" w:rsidRPr="005E666A" w:rsidRDefault="005E666A" w:rsidP="005E666A">
      <w:pPr>
        <w:spacing w:before="60" w:after="60"/>
        <w:rPr>
          <w:sz w:val="32"/>
          <w:szCs w:val="32"/>
        </w:rPr>
      </w:pPr>
      <w:r w:rsidRPr="005E666A">
        <w:rPr>
          <w:rFonts w:ascii="Arial" w:eastAsia="Arial" w:hAnsi="Arial" w:cs="Arial"/>
          <w:b/>
          <w:bCs/>
          <w:color w:val="222222"/>
        </w:rPr>
        <w:t>▶ 프롬프트</w:t>
      </w:r>
    </w:p>
    <w:p w14:paraId="246E25AB" w14:textId="77777777" w:rsidR="005E666A" w:rsidRPr="005E666A" w:rsidRDefault="005E666A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57B8CB7" w14:textId="77777777" w:rsidR="00867834" w:rsidRPr="005E666A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/>
          <w:spacing w:val="-3"/>
          <w:w w:val="95"/>
          <w:szCs w:val="20"/>
        </w:rPr>
        <w:t>```</w:t>
      </w:r>
    </w:p>
    <w:p w14:paraId="1FD23654" w14:textId="77777777" w:rsidR="00867834" w:rsidRPr="005E666A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 w:hint="eastAsia"/>
          <w:spacing w:val="-3"/>
          <w:w w:val="95"/>
          <w:szCs w:val="20"/>
        </w:rPr>
        <w:t>Ｔｏ－Ｄｏ　리스트를</w:t>
      </w:r>
      <w:r w:rsidRPr="005E666A">
        <w:rPr>
          <w:rFonts w:ascii="돋움" w:eastAsia="돋움" w:hAnsi="돋움"/>
          <w:spacing w:val="-3"/>
          <w:w w:val="95"/>
          <w:szCs w:val="20"/>
        </w:rPr>
        <w:t xml:space="preserve">  포함해 READMD.md 파일을 만들고 싶습니다. 무슨 문서를 참조하면 좋을까요?</w:t>
      </w:r>
    </w:p>
    <w:p w14:paraId="5E7AF314" w14:textId="77777777" w:rsidR="00867834" w:rsidRPr="005E666A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/>
          <w:spacing w:val="-3"/>
          <w:w w:val="95"/>
          <w:szCs w:val="20"/>
        </w:rPr>
        <w:t>```</w:t>
      </w:r>
    </w:p>
    <w:p w14:paraId="54ED2763" w14:textId="0F354C74" w:rsidR="00C37B66" w:rsidRDefault="00C37B66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C37B66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0AC2A7F4" wp14:editId="6EF5F6EC">
            <wp:extent cx="5760720" cy="1183640"/>
            <wp:effectExtent l="0" t="0" r="0" b="0"/>
            <wp:docPr id="1714903925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B2D069A5-6C27-D272-BC4E-A93B33FFC3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B2D069A5-6C27-D272-BC4E-A93B33FFC3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34AC" w14:textId="77777777" w:rsidR="00C37B66" w:rsidRPr="00867834" w:rsidRDefault="00C37B66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8AA7007" w14:textId="77777777" w:rsidR="005E666A" w:rsidRPr="005E666A" w:rsidRDefault="005E666A" w:rsidP="005E666A">
      <w:pPr>
        <w:spacing w:before="60" w:after="60"/>
        <w:rPr>
          <w:sz w:val="32"/>
          <w:szCs w:val="32"/>
        </w:rPr>
      </w:pPr>
      <w:r w:rsidRPr="005E666A">
        <w:rPr>
          <w:rFonts w:ascii="Arial" w:eastAsia="Arial" w:hAnsi="Arial" w:cs="Arial"/>
          <w:b/>
          <w:bCs/>
          <w:color w:val="222222"/>
        </w:rPr>
        <w:t>▶ 프롬프트</w:t>
      </w:r>
    </w:p>
    <w:p w14:paraId="2DCC39CE" w14:textId="77777777" w:rsidR="00867834" w:rsidRPr="00867834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ED27120" w14:textId="77777777" w:rsidR="00867834" w:rsidRPr="005E666A" w:rsidRDefault="00867834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/>
          <w:spacing w:val="-3"/>
          <w:w w:val="95"/>
          <w:szCs w:val="20"/>
        </w:rPr>
        <w:t>```</w:t>
      </w:r>
    </w:p>
    <w:p w14:paraId="4B4D5B8B" w14:textId="77777777" w:rsidR="0024007B" w:rsidRPr="0024007B" w:rsidRDefault="00867834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/>
          <w:spacing w:val="-3"/>
          <w:w w:val="95"/>
          <w:szCs w:val="20"/>
        </w:rPr>
        <w:t xml:space="preserve"> </w:t>
      </w:r>
      <w:r w:rsidR="0024007B" w:rsidRPr="0024007B">
        <w:rPr>
          <w:rFonts w:ascii="돋움" w:eastAsia="돋움" w:hAnsi="돋움"/>
          <w:spacing w:val="-3"/>
          <w:w w:val="95"/>
          <w:szCs w:val="20"/>
        </w:rPr>
        <w:t>당신은 Technical Writer이자 Dual-Track UI + Logic TDD 코치입니다.</w:t>
      </w:r>
    </w:p>
    <w:p w14:paraId="71BDC9E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8F8483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목표:</w:t>
      </w:r>
    </w:p>
    <w:p w14:paraId="07F6312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MagicSquare 4x4 프로젝트의 시작을 알리는 README.md 초안을 작성합니다.</w:t>
      </w:r>
    </w:p>
    <w:p w14:paraId="0AC9801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F43A5A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이 README.md는 단순 소개 문서가 아니라,</w:t>
      </w:r>
    </w:p>
    <w:p w14:paraId="1137EE5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PRD 요약을 기반으로 프로젝트 시작 상태를 선언하고,</w:t>
      </w:r>
    </w:p>
    <w:p w14:paraId="29BE2E5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Scenario → Acceptance Criteria → RED Test ID → Test Skeleton → Run Test → Confirm Failure(RED) → GREEN Task → REFACTOR Candidate 흐름을 보여주는 개발 가이드입니다.</w:t>
      </w:r>
    </w:p>
    <w:p w14:paraId="0004405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E25B5D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중요:</w:t>
      </w:r>
    </w:p>
    <w:p w14:paraId="47BE616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지금 구현 코드를 작성하지 마십시오.</w:t>
      </w:r>
    </w:p>
    <w:p w14:paraId="6DAAD79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지금 테스트 코드를 작성하지 마십시오.</w:t>
      </w:r>
    </w:p>
    <w:p w14:paraId="4E1DF11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지금 파일을 생성하거나 수정하지 마십시오.</w:t>
      </w:r>
    </w:p>
    <w:p w14:paraId="6DB781A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README.md에 복사할 수 있는 Markdown 본문만 출력하십시오.</w:t>
      </w:r>
    </w:p>
    <w:p w14:paraId="33F5021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RED는 반드시 “테스트 실패 상태를 확인하는 단계”로 설명하십시오.</w:t>
      </w:r>
    </w:p>
    <w:p w14:paraId="595ED97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GREEN Task는 실제 구현이 아니라 “RED 실패를 통과시키기 위한 최소 구현 작업 후보”로만 설명하십시오.</w:t>
      </w:r>
    </w:p>
    <w:p w14:paraId="26CA912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REFACTOR는 실제 수행하지 말고 “GREEN 이후 구조 개선 후보”로만 설명하십시오.</w:t>
      </w:r>
    </w:p>
    <w:p w14:paraId="442EC7C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1B3E66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참고 문서:</w:t>
      </w:r>
    </w:p>
    <w:p w14:paraId="7D99E81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docs/5.PRD_MagicSquare_4x4_TDD.md: 프로젝트 목적, 요구사항, 검증 기준의 1차 기준</w:t>
      </w:r>
    </w:p>
    <w:p w14:paraId="14696D7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Report/4.UserJourney_Epic_to_TechnicalScenario_Report.md: Epic, User Journey, User Story, Scenario, Acceptance Criteria 기준</w:t>
      </w:r>
    </w:p>
    <w:p w14:paraId="2B98F6D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Report/2.CleanArchitecture_DualTrack_TDD_Design_Report.md: 입력/출력 계약, 오류 정책, Invariant, Layer Boundary 기준</w:t>
      </w:r>
    </w:p>
    <w:p w14:paraId="2642B86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Report/3.DevelopmentEnvironment_CursorRules_ECB_UserEntity_Report.md: 개발 환경, ECB, TDD, pytest, 품질 기준</w:t>
      </w:r>
    </w:p>
    <w:p w14:paraId="68A90B8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pyproject.toml: 실행/테스트 도구 설정</w:t>
      </w:r>
    </w:p>
    <w:p w14:paraId="382C182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.cursorrules 및 .cursor/rules/*.mdc: Cursor 개발 규칙</w:t>
      </w:r>
    </w:p>
    <w:p w14:paraId="0EA76F6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Report/5가 있다면 문서 간 관계 요약에 참고</w:t>
      </w:r>
    </w:p>
    <w:p w14:paraId="4869971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5D60A9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프로젝트:</w:t>
      </w:r>
    </w:p>
    <w:p w14:paraId="4F606C3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MagicSquare 4x4 TDD Practice</w:t>
      </w:r>
    </w:p>
    <w:p w14:paraId="41253AE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C51621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README.md에 반드시 포함할 핵심 흐름:</w:t>
      </w:r>
    </w:p>
    <w:p w14:paraId="692E0D8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1. Scenario 정의</w:t>
      </w:r>
    </w:p>
    <w:p w14:paraId="26CB200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2. Acceptance Criteria 정의</w:t>
      </w:r>
    </w:p>
    <w:p w14:paraId="5998C12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3. RED Test ID 부여</w:t>
      </w:r>
    </w:p>
    <w:p w14:paraId="5435C9E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4. Test Skeleton 작성</w:t>
      </w:r>
    </w:p>
    <w:p w14:paraId="2E8EB41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5. 테스트 실행</w:t>
      </w:r>
    </w:p>
    <w:p w14:paraId="33A00A7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6. 실패 확인 = RED</w:t>
      </w:r>
    </w:p>
    <w:p w14:paraId="1DBF040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7. 그 실패를 통과시키는 최소 구현 = GREEN</w:t>
      </w:r>
    </w:p>
    <w:p w14:paraId="44093C6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8. 구조 개선 = REFACTOR</w:t>
      </w:r>
    </w:p>
    <w:p w14:paraId="315E40E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7ED052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도메인 규칙:</w:t>
      </w:r>
    </w:p>
    <w:p w14:paraId="2AEBB98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입력은 4x4 int 행렬입니다.</w:t>
      </w:r>
    </w:p>
    <w:p w14:paraId="303A574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- 0은 빈칸입니다.</w:t>
      </w:r>
    </w:p>
    <w:p w14:paraId="493203D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빈칸은 정확히 2개입니다.</w:t>
      </w:r>
    </w:p>
    <w:p w14:paraId="1ECA6E4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lastRenderedPageBreak/>
        <w:t>- 값은 0 또는 1~16입니다.</w:t>
      </w:r>
    </w:p>
    <w:p w14:paraId="56F485F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- 0을 제외한 중복 숫자는 허용되지 않습니다.</w:t>
      </w:r>
    </w:p>
    <w:p w14:paraId="7DC3F9B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- 4x4 마방진 상수는 34입니다.</w:t>
      </w:r>
    </w:p>
    <w:p w14:paraId="6250E3E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출력은 int[6]입니다.</w:t>
      </w:r>
    </w:p>
    <w:p w14:paraId="54434AA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출력 좌표는 1-index 기준입니다.</w:t>
      </w:r>
    </w:p>
    <w:p w14:paraId="3494356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출력 형식은 [r1, c1, n1, r2, c2, n2]입니다.</w:t>
      </w:r>
    </w:p>
    <w:p w14:paraId="34D060A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첫 번째 빈칸은 row-major 순서로 처음 발견되는 0입니다.</w:t>
      </w:r>
    </w:p>
    <w:p w14:paraId="3918595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먼저 작은 누락 숫자를 첫 번째 빈칸에, 큰 누락 숫자를 두 번째 빈칸에 넣습니다.</w:t>
      </w:r>
    </w:p>
    <w:p w14:paraId="7627DEF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첫 번째 시도가 실패하면 반대 조합을 시도합니다.</w:t>
      </w:r>
    </w:p>
    <w:p w14:paraId="72A2198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FB926E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적용 방법론:</w:t>
      </w:r>
    </w:p>
    <w:p w14:paraId="0D1753C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Concept-to-Code Traceability</w:t>
      </w:r>
    </w:p>
    <w:p w14:paraId="52F6A30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Dual-Track UI + Logic TDD</w:t>
      </w:r>
    </w:p>
    <w:p w14:paraId="5ADA4A2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ECB, Entity / Control / Boundary</w:t>
      </w:r>
    </w:p>
    <w:p w14:paraId="035B432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RED → GREEN → REFACTOR</w:t>
      </w:r>
    </w:p>
    <w:p w14:paraId="5F2C4DF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Scenario → Acceptance Criteria → RED Test ID → Test Skeleton → RED Failure → GREEN Task → REFACTOR Candidate 추적</w:t>
      </w:r>
    </w:p>
    <w:p w14:paraId="41B6EC6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198A4D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README.md 출력 구조:</w:t>
      </w:r>
    </w:p>
    <w:p w14:paraId="77F9332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E2D72C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 MagicSquare 4x4 TDD Practice</w:t>
      </w:r>
    </w:p>
    <w:p w14:paraId="209A35D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710F76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1. Project Start Declaration</w:t>
      </w:r>
    </w:p>
    <w:p w14:paraId="40F063B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12E44E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포함 내용:</w:t>
      </w:r>
    </w:p>
    <w:p w14:paraId="4715976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이 프로젝트가 무엇을 시작하는지 선언하십시오.</w:t>
      </w:r>
    </w:p>
    <w:p w14:paraId="225E033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현재 단계가 PRD 기반 TDD 시작 준비 단계임을 명시하십시오.</w:t>
      </w:r>
    </w:p>
    <w:p w14:paraId="0BAE22A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RED는 “실패하는 테스트를 만들고 실패를 확인하는 단계”임을 명시하십시오.</w:t>
      </w:r>
    </w:p>
    <w:p w14:paraId="327554E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이 README는 구현 전에 개발 방향과 추적 구조를 고정하는 문서임을 설명하십시오.</w:t>
      </w:r>
    </w:p>
    <w:p w14:paraId="5A47577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DF374D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2. PRD Summary</w:t>
      </w:r>
    </w:p>
    <w:p w14:paraId="7FD6BC5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C052EA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포함 내용:</w:t>
      </w:r>
    </w:p>
    <w:p w14:paraId="1DDB81A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프로젝트 목적</w:t>
      </w:r>
    </w:p>
    <w:p w14:paraId="090AAEE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학습 목표</w:t>
      </w:r>
    </w:p>
    <w:p w14:paraId="79E5953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핵심 도메인 규칙</w:t>
      </w:r>
    </w:p>
    <w:p w14:paraId="779A0DA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입력 계약</w:t>
      </w:r>
    </w:p>
    <w:p w14:paraId="6C0AEC8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출력 계약</w:t>
      </w:r>
    </w:p>
    <w:p w14:paraId="7A20D2A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성공 기준</w:t>
      </w:r>
    </w:p>
    <w:p w14:paraId="583F3CB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D0A35A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lastRenderedPageBreak/>
        <w:t>## 3. TDD Development Flow</w:t>
      </w:r>
    </w:p>
    <w:p w14:paraId="5BB8AEA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710B02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다음 흐름을 설명하십시오.</w:t>
      </w:r>
    </w:p>
    <w:p w14:paraId="3642BB8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9222C4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Scenario</w:t>
      </w:r>
    </w:p>
    <w:p w14:paraId="6F0A472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Acceptance Criteria</w:t>
      </w:r>
    </w:p>
    <w:p w14:paraId="7858CAC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RED Test ID</w:t>
      </w:r>
    </w:p>
    <w:p w14:paraId="0168413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Test Skeleton</w:t>
      </w:r>
    </w:p>
    <w:p w14:paraId="179B67E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Run Test</w:t>
      </w:r>
    </w:p>
    <w:p w14:paraId="3FEDB8E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Confirm Failure = RED</w:t>
      </w:r>
    </w:p>
    <w:p w14:paraId="1DDA31F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Minimal Implementation = GREEN</w:t>
      </w:r>
    </w:p>
    <w:p w14:paraId="56BAD48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→ Structure Improvement = REFACTOR</w:t>
      </w:r>
    </w:p>
    <w:p w14:paraId="5877063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93581E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각 단계의 의미를 1~2문장으로 설명하십시오.</w:t>
      </w:r>
    </w:p>
    <w:p w14:paraId="44C48D2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367C0A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4. Development Methodology</w:t>
      </w:r>
    </w:p>
    <w:p w14:paraId="7E57667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A02D73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포함 내용:</w:t>
      </w:r>
    </w:p>
    <w:p w14:paraId="5A07601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Dual-Track UI + Logic TDD</w:t>
      </w:r>
    </w:p>
    <w:p w14:paraId="67FDA5E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Boundary RED와 Logic RED의 분리</w:t>
      </w:r>
    </w:p>
    <w:p w14:paraId="08D3339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ECB 역할 분리</w:t>
      </w:r>
    </w:p>
    <w:p w14:paraId="296EEE1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Concept-to-Code Traceability</w:t>
      </w:r>
    </w:p>
    <w:p w14:paraId="1FAFBD3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RED → GREEN → REFACTOR 원칙</w:t>
      </w:r>
    </w:p>
    <w:p w14:paraId="33FAEC4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C473EF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5. ECB Role Separation</w:t>
      </w:r>
    </w:p>
    <w:p w14:paraId="1446E45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EB2C54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다음 표 형식으로 작성하십시오.</w:t>
      </w:r>
    </w:p>
    <w:p w14:paraId="2B482A2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A86453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| ECB Layer | Responsibility | Example Component |</w:t>
      </w:r>
    </w:p>
    <w:p w14:paraId="5C1AB63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|---|---|---|</w:t>
      </w:r>
    </w:p>
    <w:p w14:paraId="07CCFDE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E362B7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포함할 계층:</w:t>
      </w:r>
    </w:p>
    <w:p w14:paraId="5F2D465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Entity</w:t>
      </w:r>
    </w:p>
    <w:p w14:paraId="66EFA17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Control</w:t>
      </w:r>
    </w:p>
    <w:p w14:paraId="121123E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Boundary</w:t>
      </w:r>
    </w:p>
    <w:p w14:paraId="369A083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E39F68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설명 조건:</w:t>
      </w:r>
    </w:p>
    <w:p w14:paraId="20B37D0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Entity는 Board 상태와 순수 도메인 규칙을 표현한다.</w:t>
      </w:r>
    </w:p>
    <w:p w14:paraId="20CF285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Control은 검증과 해 결정 흐름을 조정한다.</w:t>
      </w:r>
    </w:p>
    <w:p w14:paraId="464A718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Boundary는 입력 검증, 출력 형식, 오류 정책을 담당한다.</w:t>
      </w:r>
    </w:p>
    <w:p w14:paraId="30F3556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lastRenderedPageBreak/>
        <w:t>- Boundary는 Domain Invariant를 직접 구현하지 않는다.</w:t>
      </w:r>
    </w:p>
    <w:p w14:paraId="021F9A0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Domain은 UI, DB, Web, 파일 시스템에 의존하지 않는다.</w:t>
      </w:r>
    </w:p>
    <w:p w14:paraId="1164909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A0C352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6. Scenario → AC → RED → GREEN Tracking Board</w:t>
      </w:r>
    </w:p>
    <w:p w14:paraId="21609F9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2D65B9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다음 표 형식을 반드시 사용하십시오.</w:t>
      </w:r>
    </w:p>
    <w:p w14:paraId="44836DA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1120D9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| Status | Scenario ID | Scenario Summary | Acceptance Criteria | RED Test ID | Test Skeleton Candidate | Expected RED Failure | GREEN Task Candidate | REFACTOR Candidate | ECB Layer | Code Target |</w:t>
      </w:r>
    </w:p>
    <w:p w14:paraId="2CA0FC2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|---|---|---|---|---|---|---|---|---|---|---|</w:t>
      </w:r>
    </w:p>
    <w:p w14:paraId="36F54B6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B5A12A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반드시 포함할 Scenario:</w:t>
      </w:r>
    </w:p>
    <w:p w14:paraId="498A989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None 입력</w:t>
      </w:r>
    </w:p>
    <w:p w14:paraId="650C9F8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- 4x4가 아닌 입력</w:t>
      </w:r>
    </w:p>
    <w:p w14:paraId="3050497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빈칸 개수 오류</w:t>
      </w:r>
    </w:p>
    <w:p w14:paraId="131E60A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값 범위 오류</w:t>
      </w:r>
    </w:p>
    <w:p w14:paraId="0F6D952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중복 숫자 오류</w:t>
      </w:r>
    </w:p>
    <w:p w14:paraId="7A00718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빈칸 좌표 row-major 탐색</w:t>
      </w:r>
    </w:p>
    <w:p w14:paraId="7E1133B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누락 숫자 오름차순 탐색</w:t>
      </w:r>
    </w:p>
    <w:p w14:paraId="74FAF43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모든 행 합 34 검증</w:t>
      </w:r>
    </w:p>
    <w:p w14:paraId="5A78978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모든 열 합 34 검증</w:t>
      </w:r>
    </w:p>
    <w:p w14:paraId="5F593DD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두 대각선 합 34 검증</w:t>
      </w:r>
    </w:p>
    <w:p w14:paraId="7DA6B60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small-first 성공</w:t>
      </w:r>
    </w:p>
    <w:p w14:paraId="7FA2F31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small-first 실패 후 reverse 성공</w:t>
      </w:r>
    </w:p>
    <w:p w14:paraId="2955195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두 조합 모두 실패</w:t>
      </w:r>
    </w:p>
    <w:p w14:paraId="40B90F6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결과 배열 길이 6</w:t>
      </w:r>
    </w:p>
    <w:p w14:paraId="1691514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반환 좌표 1-index</w:t>
      </w:r>
    </w:p>
    <w:p w14:paraId="5FE8606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0C7CF3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각 행에는 반드시 다음이 있어야 합니다.</w:t>
      </w:r>
    </w:p>
    <w:p w14:paraId="3C659C3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Acceptance Criteria</w:t>
      </w:r>
    </w:p>
    <w:p w14:paraId="2125DF9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RED Test ID</w:t>
      </w:r>
    </w:p>
    <w:p w14:paraId="44FF6AE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Test Skeleton Candidate</w:t>
      </w:r>
    </w:p>
    <w:p w14:paraId="15B467C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Expected RED Failure</w:t>
      </w:r>
    </w:p>
    <w:p w14:paraId="44FED51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GREEN Task Candidate</w:t>
      </w:r>
    </w:p>
    <w:p w14:paraId="7F411D2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REFACTOR Candidate</w:t>
      </w:r>
    </w:p>
    <w:p w14:paraId="0009616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ECB Layer</w:t>
      </w:r>
    </w:p>
    <w:p w14:paraId="02EA714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Code Target</w:t>
      </w:r>
    </w:p>
    <w:p w14:paraId="770887D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D50ECF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7. RED Start Checklist</w:t>
      </w:r>
    </w:p>
    <w:p w14:paraId="449F92A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8CAD39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다음 체크리스트를 작성하십시오.</w:t>
      </w:r>
    </w:p>
    <w:p w14:paraId="5824DC9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92E78C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모든 Scenario가 정의되었는가?</w:t>
      </w:r>
    </w:p>
    <w:p w14:paraId="26DD06F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모든 Acceptance Criteria가 테스트 가능한 문장인가?</w:t>
      </w:r>
    </w:p>
    <w:p w14:paraId="08604DC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모든 Scenario에 RED Test ID가 부여되었는가?</w:t>
      </w:r>
    </w:p>
    <w:p w14:paraId="7194994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모든 RED Test ID에 Test Skeleton 후보가 있는가?</w:t>
      </w:r>
    </w:p>
    <w:p w14:paraId="6CC9AF7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각 RED 항목에 Expected RED Failure가 명시되었는가?</w:t>
      </w:r>
    </w:p>
    <w:p w14:paraId="105CF3D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각 RED 실패에 대응하는 GREEN Task 후보가 있는가?</w:t>
      </w:r>
    </w:p>
    <w:p w14:paraId="5903854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Boundary RED와 Logic RED가 분리되었는가?</w:t>
      </w:r>
    </w:p>
    <w:p w14:paraId="771DC10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ECB Layer가 명확히 지정되었는가?</w:t>
      </w:r>
    </w:p>
    <w:p w14:paraId="4B82EC2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아직 구현 코드를 작성하지 않았는가?</w:t>
      </w:r>
    </w:p>
    <w:p w14:paraId="78AA807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아직 테스트 코드를 작성하지 않았는가?</w:t>
      </w:r>
    </w:p>
    <w:p w14:paraId="400E349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[ ] 아직 REFACTOR를 수행하지 않았는가?</w:t>
      </w:r>
    </w:p>
    <w:p w14:paraId="7C04278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66E038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8. Quality Gates</w:t>
      </w:r>
    </w:p>
    <w:p w14:paraId="0589E14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5934F9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포함 내용:</w:t>
      </w:r>
    </w:p>
    <w:p w14:paraId="4F60E03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Domain Logic coverage 95%+</w:t>
      </w:r>
    </w:p>
    <w:p w14:paraId="52869D0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Boundary Validation coverage 85%+</w:t>
      </w:r>
    </w:p>
    <w:p w14:paraId="114424B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pytest 사용</w:t>
      </w:r>
    </w:p>
    <w:p w14:paraId="7E403E6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AAA pattern 적용</w:t>
      </w:r>
    </w:p>
    <w:p w14:paraId="01A7577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테스트 약화 금지</w:t>
      </w:r>
    </w:p>
    <w:p w14:paraId="0BD3BD9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print() debugging 금지</w:t>
      </w:r>
    </w:p>
    <w:p w14:paraId="551DDEC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설명 없는 magic number 금지</w:t>
      </w:r>
    </w:p>
    <w:p w14:paraId="75F8DDE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type hints 필수</w:t>
      </w:r>
    </w:p>
    <w:p w14:paraId="676612C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PEP8 준수</w:t>
      </w:r>
    </w:p>
    <w:p w14:paraId="51EC36B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입력/출력 계약 변경 금지</w:t>
      </w:r>
    </w:p>
    <w:p w14:paraId="6DFACD3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99F7133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9. Reference Documents</w:t>
      </w:r>
    </w:p>
    <w:p w14:paraId="04C6909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0A69DC4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다음 문서가 어떤 역할을 하는지 한 줄씩 설명하십시오.</w:t>
      </w:r>
    </w:p>
    <w:p w14:paraId="22FF5407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84752A1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docs/5.PRD_MagicSquare_4x4_TDD.md</w:t>
      </w:r>
    </w:p>
    <w:p w14:paraId="2339CC4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Report/1.ProblemDefinition_Report.md</w:t>
      </w:r>
    </w:p>
    <w:p w14:paraId="7B5E4E7A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Report/2.CleanArchitecture_DualTrack_TDD_Design_Report.md</w:t>
      </w:r>
    </w:p>
    <w:p w14:paraId="6BF58F3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Report/3.DevelopmentEnvironment_CursorRules_ECB_UserEntity_Report.md</w:t>
      </w:r>
    </w:p>
    <w:p w14:paraId="4684E6CF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Report/4.UserJourney_Epic_to_TechnicalScenario_Report.md</w:t>
      </w:r>
    </w:p>
    <w:p w14:paraId="7397705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.cursorrules</w:t>
      </w:r>
    </w:p>
    <w:p w14:paraId="13BD649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.cursor/rules/*.mdc</w:t>
      </w:r>
    </w:p>
    <w:p w14:paraId="63C9BF10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DB3B575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## 10. Current Project Status</w:t>
      </w:r>
    </w:p>
    <w:p w14:paraId="024531E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3975F8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포함 내용:</w:t>
      </w:r>
    </w:p>
    <w:p w14:paraId="513983C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현재 단계: PRD 기반 TDD 시작 준비</w:t>
      </w:r>
    </w:p>
    <w:p w14:paraId="26808AA9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아직 구현 전</w:t>
      </w:r>
    </w:p>
    <w:p w14:paraId="2C543F6D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아직 테스트 코드 작성 전</w:t>
      </w:r>
    </w:p>
    <w:p w14:paraId="3711FDC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다음 단계: Test Skeleton 작성 및 RED 실패 확인</w:t>
      </w:r>
    </w:p>
    <w:p w14:paraId="4840C80E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8478CF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출력 요구:</w:t>
      </w:r>
    </w:p>
    <w:p w14:paraId="6BF89FD2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한국어로 작성하십시오.</w:t>
      </w:r>
    </w:p>
    <w:p w14:paraId="3C183A4B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Markdown으로 작성하십시오.</w:t>
      </w:r>
    </w:p>
    <w:p w14:paraId="08812498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README.md 본문만 출력하십시오.</w:t>
      </w:r>
    </w:p>
    <w:p w14:paraId="5D658A6C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구현 코드나 테스트 코드는 작성하지 마십시오.</w:t>
      </w:r>
    </w:p>
    <w:p w14:paraId="1B7C3BB6" w14:textId="77777777" w:rsidR="0024007B" w:rsidRPr="0024007B" w:rsidRDefault="0024007B" w:rsidP="0024007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4007B">
        <w:rPr>
          <w:rFonts w:ascii="돋움" w:eastAsia="돋움" w:hAnsi="돋움"/>
          <w:spacing w:val="-3"/>
          <w:w w:val="95"/>
          <w:szCs w:val="20"/>
        </w:rPr>
        <w:t>- 실제 파일을 생성하거나 수정하지 마십시오.</w:t>
      </w:r>
    </w:p>
    <w:p w14:paraId="2ED4418C" w14:textId="080B6CDE" w:rsidR="005E666A" w:rsidRPr="005E666A" w:rsidRDefault="005E666A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E666A">
        <w:rPr>
          <w:rFonts w:ascii="돋움" w:eastAsia="돋움" w:hAnsi="돋움" w:hint="eastAsia"/>
          <w:spacing w:val="-3"/>
          <w:w w:val="95"/>
          <w:szCs w:val="20"/>
        </w:rPr>
        <w:t>```</w:t>
      </w:r>
    </w:p>
    <w:p w14:paraId="109C8C5D" w14:textId="77777777" w:rsidR="00C37B66" w:rsidRDefault="00C37B66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9D483AA" w14:textId="45C1C7CF" w:rsidR="00C37B66" w:rsidRDefault="0024007B" w:rsidP="0086783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24007B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361B1CA1" wp14:editId="18F423DB">
            <wp:extent cx="5760720" cy="3420110"/>
            <wp:effectExtent l="0" t="0" r="0" b="0"/>
            <wp:docPr id="1677156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5649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5EDB" w14:textId="77777777" w:rsidR="000939BC" w:rsidRDefault="000939BC">
      <w:pPr>
        <w:spacing w:after="160"/>
        <w:rPr>
          <w:rFonts w:ascii="돋움" w:eastAsia="돋움" w:hAnsi="돋움"/>
          <w:spacing w:val="-3"/>
          <w:w w:val="95"/>
        </w:rPr>
      </w:pPr>
      <w:r>
        <w:rPr>
          <w:rFonts w:ascii="돋움" w:eastAsia="돋움" w:hAnsi="돋움"/>
          <w:spacing w:val="-3"/>
          <w:w w:val="95"/>
        </w:rPr>
        <w:br w:type="page"/>
      </w:r>
    </w:p>
    <w:p w14:paraId="46E8D49F" w14:textId="77777777" w:rsidR="000939BC" w:rsidRDefault="000939BC" w:rsidP="000939BC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lastRenderedPageBreak/>
        <w:t>Report 폴더에 보고서 생성하고, Prompting 폴더에 Transcript도 Export 해줘</w:t>
      </w:r>
    </w:p>
    <w:p w14:paraId="6D31A22A" w14:textId="77777777" w:rsidR="000939BC" w:rsidRDefault="000939BC" w:rsidP="000939BC">
      <w:pPr>
        <w:spacing w:after="160"/>
        <w:rPr>
          <w:sz w:val="20"/>
          <w:szCs w:val="20"/>
        </w:rPr>
      </w:pPr>
    </w:p>
    <w:p w14:paraId="24270D43" w14:textId="77777777" w:rsidR="000939BC" w:rsidRDefault="000939BC" w:rsidP="000939BC">
      <w:pPr>
        <w:spacing w:after="160"/>
      </w:pPr>
      <w:r w:rsidRPr="00EF2295">
        <w:rPr>
          <w:noProof/>
        </w:rPr>
        <w:drawing>
          <wp:inline distT="0" distB="0" distL="0" distR="0" wp14:anchorId="09347B51" wp14:editId="3D6B79D7">
            <wp:extent cx="5760720" cy="536575"/>
            <wp:effectExtent l="0" t="0" r="0" b="0"/>
            <wp:docPr id="1609167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EF31" w14:textId="5F2DF569" w:rsidR="00E60E0F" w:rsidRDefault="00E60E0F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452FF20F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58743B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>□</w:t>
      </w:r>
      <w:r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 1일차 작업 깃헙에 업로드</w:t>
      </w:r>
    </w:p>
    <w:p w14:paraId="5B65F952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721AB0C1" w14:textId="77777777" w:rsidR="00E60E0F" w:rsidRPr="00C37B66" w:rsidRDefault="00E60E0F" w:rsidP="00E60E0F">
      <w:pPr>
        <w:pStyle w:val="a4"/>
        <w:numPr>
          <w:ilvl w:val="0"/>
          <w:numId w:val="35"/>
        </w:numPr>
        <w:spacing w:line="312" w:lineRule="auto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>Repository : 프로젝트명_개인번호 (ex: MagicSquare _xx)</w:t>
      </w:r>
    </w:p>
    <w:p w14:paraId="04FBC085" w14:textId="77777777" w:rsidR="00E60E0F" w:rsidRPr="00C37B66" w:rsidRDefault="00E60E0F" w:rsidP="00E60E0F">
      <w:pPr>
        <w:pStyle w:val="a4"/>
        <w:numPr>
          <w:ilvl w:val="0"/>
          <w:numId w:val="35"/>
        </w:numPr>
        <w:spacing w:line="312" w:lineRule="auto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>description : Author, Reviewer 성명</w:t>
      </w:r>
    </w:p>
    <w:p w14:paraId="49157114" w14:textId="77777777" w:rsidR="00E60E0F" w:rsidRPr="00C37B66" w:rsidRDefault="00E60E0F" w:rsidP="00E60E0F">
      <w:pPr>
        <w:pStyle w:val="a4"/>
        <w:numPr>
          <w:ilvl w:val="0"/>
          <w:numId w:val="36"/>
        </w:numPr>
        <w:spacing w:line="312" w:lineRule="auto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>ex: Author : 홍길동, Reviewer : 박문수, 이순신, 황진희</w:t>
      </w:r>
    </w:p>
    <w:p w14:paraId="569FE009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4E6295F5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C37B66">
        <w:rPr>
          <w:rFonts w:ascii="돋움" w:eastAsia="돋움"/>
          <w:b/>
          <w:bCs/>
          <w:noProof/>
          <w:spacing w:val="-3"/>
          <w:w w:val="95"/>
          <w:sz w:val="28"/>
          <w:szCs w:val="28"/>
        </w:rPr>
        <w:drawing>
          <wp:inline distT="0" distB="0" distL="0" distR="0" wp14:anchorId="0188579E" wp14:editId="6695F20E">
            <wp:extent cx="5760720" cy="2404745"/>
            <wp:effectExtent l="0" t="0" r="0" b="0"/>
            <wp:docPr id="28595659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4C7E7A5F-6981-DADF-FE0A-F38869DAC3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4C7E7A5F-6981-DADF-FE0A-F38869DAC3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A5EE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542D71B4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6E6FE2DA" w14:textId="77777777" w:rsidR="00E60E0F" w:rsidRPr="008B7C98" w:rsidRDefault="00E60E0F" w:rsidP="00E60E0F">
      <w:pPr>
        <w:spacing w:before="60" w:after="60"/>
        <w:rPr>
          <w:sz w:val="32"/>
          <w:szCs w:val="32"/>
        </w:rPr>
      </w:pPr>
      <w:r w:rsidRPr="008B7C98">
        <w:rPr>
          <w:rFonts w:ascii="Arial" w:eastAsia="Arial" w:hAnsi="Arial" w:cs="Arial"/>
          <w:b/>
          <w:bCs/>
          <w:color w:val="222222"/>
        </w:rPr>
        <w:t>▶ 프롬프트</w:t>
      </w:r>
    </w:p>
    <w:p w14:paraId="555EA494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2ADCA473" w14:textId="77777777" w:rsidR="00E60E0F" w:rsidRPr="008B7C98" w:rsidRDefault="00E60E0F" w:rsidP="00E60E0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int="eastAsia"/>
          <w:b/>
          <w:bCs/>
          <w:spacing w:val="-3"/>
          <w:w w:val="95"/>
          <w:szCs w:val="20"/>
        </w:rPr>
        <w:t>```</w:t>
      </w:r>
    </w:p>
    <w:p w14:paraId="6D9D8BB8" w14:textId="77777777" w:rsidR="00E60E0F" w:rsidRPr="008B7C98" w:rsidRDefault="00E60E0F" w:rsidP="00E60E0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@https://github.com/kznetwork/MagicSquare_1004.git에 @c:\DEV\MagicSquare _1004\ 프로젝트를 업로드해줘</w:t>
      </w:r>
    </w:p>
    <w:p w14:paraId="5005F7AC" w14:textId="77777777" w:rsidR="00E60E0F" w:rsidRPr="008B7C98" w:rsidRDefault="00E60E0F" w:rsidP="00E60E0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```</w:t>
      </w:r>
    </w:p>
    <w:p w14:paraId="0FFB55A2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810DAA7" w14:textId="77777777" w:rsidR="00E60E0F" w:rsidRPr="00867834" w:rsidRDefault="00E60E0F" w:rsidP="00E60E0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C37B66">
        <w:rPr>
          <w:rFonts w:ascii="돋움" w:eastAsia="돋움" w:hAnsi="돋움"/>
          <w:noProof/>
          <w:spacing w:val="-3"/>
          <w:w w:val="95"/>
          <w:sz w:val="24"/>
        </w:rPr>
        <w:lastRenderedPageBreak/>
        <w:drawing>
          <wp:inline distT="0" distB="0" distL="0" distR="0" wp14:anchorId="217402FE" wp14:editId="7AA38B88">
            <wp:extent cx="5760720" cy="1851025"/>
            <wp:effectExtent l="0" t="0" r="0" b="0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B6724C89-38B2-6C17-E1CA-A77FE7D0B7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B6724C89-38B2-6C17-E1CA-A77FE7D0B7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1859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4300CD0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268526B" w14:textId="77777777" w:rsidR="00E60E0F" w:rsidRPr="00867834" w:rsidRDefault="00E60E0F" w:rsidP="00E60E0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C37B66">
        <w:rPr>
          <w:rFonts w:ascii="돋움" w:eastAsia="돋움"/>
          <w:noProof/>
          <w:spacing w:val="-3"/>
          <w:w w:val="95"/>
        </w:rPr>
        <w:drawing>
          <wp:inline distT="0" distB="0" distL="0" distR="0" wp14:anchorId="6F2CE8A0" wp14:editId="28E524A8">
            <wp:extent cx="5760720" cy="2592070"/>
            <wp:effectExtent l="0" t="0" r="0" b="0"/>
            <wp:docPr id="1739516310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96F54B00-7DF2-255E-6D1E-6616EF7AAC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96F54B00-7DF2-255E-6D1E-6616EF7AAC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97F4" w14:textId="77777777" w:rsidR="00E60E0F" w:rsidRDefault="00E60E0F" w:rsidP="00E60E0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>
        <w:rPr>
          <w:rFonts w:ascii="돋움" w:eastAsia="돋움"/>
          <w:spacing w:val="-3"/>
          <w:w w:val="95"/>
        </w:rPr>
        <w:br w:type="page"/>
      </w:r>
    </w:p>
    <w:p w14:paraId="3C3868B6" w14:textId="4AA92D4C" w:rsidR="00086F17" w:rsidRDefault="00086F17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086F17" w14:paraId="646BDD22" w14:textId="77777777" w:rsidTr="00E80128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715C6DD9" w14:textId="77777777" w:rsidR="00086F17" w:rsidRDefault="00086F17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</w:p>
          <w:p w14:paraId="01EF053D" w14:textId="77777777" w:rsidR="00086F17" w:rsidRDefault="00086F17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2E776021" w14:textId="77777777" w:rsidR="008B7C98" w:rsidRDefault="008B7C98" w:rsidP="008B7C98">
            <w:pPr>
              <w:pStyle w:val="10"/>
            </w:pPr>
            <w:r>
              <w:rPr>
                <w:rFonts w:ascii="Arial" w:eastAsia="Arial" w:hAnsi="Arial" w:cs="Arial"/>
                <w:b/>
                <w:bCs/>
                <w:color w:val="1A3A5C"/>
                <w:sz w:val="36"/>
                <w:szCs w:val="36"/>
              </w:rPr>
              <w:t>PART 2  RED 단계 프롬프트 (Dual-Track)</w:t>
            </w:r>
          </w:p>
          <w:p w14:paraId="34AF993F" w14:textId="77777777" w:rsidR="008B7C98" w:rsidRDefault="008B7C98" w:rsidP="008B7C98">
            <w:pPr>
              <w:spacing w:before="60" w:after="6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RED 단계는 Track A(UI/Boundary)와 Track B(Domain/Logic)를 동시에 진행합니다. 구현 코드는 일절 작성하지 않으며, 오직 실패하는 테스트만 작성합니다.</w:t>
            </w:r>
          </w:p>
          <w:p w14:paraId="4F96D5C2" w14:textId="77777777" w:rsidR="008B7C98" w:rsidRDefault="008B7C98" w:rsidP="008B7C98"/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83"/>
              <w:gridCol w:w="260"/>
              <w:gridCol w:w="4383"/>
            </w:tblGrid>
            <w:tr w:rsidR="008B7C98" w14:paraId="2134E78D" w14:textId="77777777" w:rsidTr="005B5918">
              <w:tc>
                <w:tcPr>
                  <w:tcW w:w="4413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EF9E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8936571" w14:textId="77777777" w:rsidR="008B7C98" w:rsidRDefault="008B7C98" w:rsidP="008B7C98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7D6608"/>
                      <w:sz w:val="19"/>
                      <w:szCs w:val="19"/>
                    </w:rPr>
                    <w:t>Track A — UI / Boundary</w:t>
                  </w:r>
                </w:p>
              </w:tc>
              <w:tc>
                <w:tcPr>
                  <w:tcW w:w="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A78474" w14:textId="77777777" w:rsidR="008B7C98" w:rsidRDefault="008B7C98" w:rsidP="008B7C98"/>
              </w:tc>
              <w:tc>
                <w:tcPr>
                  <w:tcW w:w="4413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D5F5E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913F44" w14:textId="77777777" w:rsidR="008B7C98" w:rsidRDefault="008B7C98" w:rsidP="008B7C98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E8449"/>
                      <w:sz w:val="19"/>
                      <w:szCs w:val="19"/>
                    </w:rPr>
                    <w:t>Track B — Domain / Logic</w:t>
                  </w:r>
                </w:p>
              </w:tc>
            </w:tr>
            <w:tr w:rsidR="008B7C98" w14:paraId="011713AF" w14:textId="77777777" w:rsidTr="005B5918">
              <w:tc>
                <w:tcPr>
                  <w:tcW w:w="4413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E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5A3C985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입력 계약 검증 테스트</w:t>
                  </w:r>
                </w:p>
                <w:p w14:paraId="777696C1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4x4 아닌 입력 → 예외</w:t>
                  </w:r>
                </w:p>
                <w:p w14:paraId="1B826719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빈칸 != 2개 → 예외</w:t>
                  </w:r>
                </w:p>
                <w:p w14:paraId="74B9DCA8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값 범위 위반 → 예외</w:t>
                  </w:r>
                </w:p>
                <w:p w14:paraId="19530A2D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중복 숫자 → 예외</w:t>
                  </w:r>
                </w:p>
                <w:p w14:paraId="21BA1E9E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반환 배열 길이 = 6</w:t>
                  </w:r>
                </w:p>
                <w:p w14:paraId="7C3544B3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반환 좌표 = 1-index</w:t>
                  </w:r>
                </w:p>
              </w:tc>
              <w:tc>
                <w:tcPr>
                  <w:tcW w:w="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29974CD" w14:textId="77777777" w:rsidR="008B7C98" w:rsidRDefault="008B7C98" w:rsidP="008B7C98"/>
              </w:tc>
              <w:tc>
                <w:tcPr>
                  <w:tcW w:w="4413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5FF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42293FE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도메인 로직 단위 테스트</w:t>
                  </w:r>
                </w:p>
                <w:p w14:paraId="6D9467F7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find_blank_coords() — row-major 2개</w:t>
                  </w:r>
                </w:p>
                <w:p w14:paraId="71654FC3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find_not_exist_nums() — 오름차순 2개</w:t>
                  </w:r>
                </w:p>
                <w:p w14:paraId="56B1CE5F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is_magic_square() — 행·열·대각선 = 34</w:t>
                  </w:r>
                </w:p>
                <w:p w14:paraId="7E46E6F4" w14:textId="77777777" w:rsidR="008B7C98" w:rsidRDefault="008B7C98" w:rsidP="008B7C98">
                  <w:pPr>
                    <w:spacing w:before="40" w:after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solution() — 조합 시도 + 1-index 반환</w:t>
                  </w:r>
                </w:p>
              </w:tc>
            </w:tr>
          </w:tbl>
          <w:p w14:paraId="49A89BBF" w14:textId="566A62BE" w:rsidR="00086F17" w:rsidRDefault="00086F17" w:rsidP="00E80128">
            <w:pPr>
              <w:pStyle w:val="a3"/>
              <w:wordWrap/>
              <w:snapToGrid w:val="0"/>
              <w:spacing w:line="480" w:lineRule="auto"/>
              <w:jc w:val="center"/>
            </w:pPr>
          </w:p>
        </w:tc>
      </w:tr>
    </w:tbl>
    <w:p w14:paraId="190F3DAA" w14:textId="77777777" w:rsidR="00086F17" w:rsidRDefault="00086F17" w:rsidP="00086F17">
      <w:pPr>
        <w:pStyle w:val="a3"/>
        <w:wordWrap/>
        <w:jc w:val="center"/>
      </w:pPr>
    </w:p>
    <w:p w14:paraId="425F7B62" w14:textId="50654DD8" w:rsidR="00D70EC6" w:rsidRDefault="00D70EC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174"/>
      </w:tblGrid>
      <w:tr w:rsidR="00A969AE" w14:paraId="3DAC36DE" w14:textId="77777777" w:rsidTr="00AD70CD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47BB553D" w14:textId="77777777" w:rsidR="008B7C98" w:rsidRDefault="00A969AE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lastRenderedPageBreak/>
              <w:t>PART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</w:p>
          <w:p w14:paraId="78C1DC4C" w14:textId="77777777" w:rsidR="008B7C98" w:rsidRDefault="008B7C98" w:rsidP="008B7C98"/>
          <w:p w14:paraId="402D5954" w14:textId="77777777" w:rsidR="008B7C98" w:rsidRDefault="008B7C98" w:rsidP="008B7C98">
            <w:pPr>
              <w:pStyle w:val="20"/>
            </w:pPr>
            <w:r>
              <w:rPr>
                <w:rFonts w:ascii="Arial" w:eastAsia="Arial" w:hAnsi="Arial" w:cs="Arial"/>
                <w:b/>
                <w:bCs/>
                <w:color w:val="1A5276"/>
                <w:sz w:val="28"/>
                <w:szCs w:val="28"/>
              </w:rPr>
              <w:t>P-04  RED 단계 — Dual-Track 실패 테스트 설계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6626"/>
            </w:tblGrid>
            <w:tr w:rsidR="008B7C98" w14:paraId="0542E833" w14:textId="77777777" w:rsidTr="00AD70CD">
              <w:tc>
                <w:tcPr>
                  <w:tcW w:w="24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C8BFF6" w14:textId="77777777" w:rsidR="008B7C98" w:rsidRDefault="008B7C98" w:rsidP="008B7C98">
                  <w:r>
                    <w:rPr>
                      <w:rFonts w:ascii="Arial" w:eastAsia="Arial" w:hAnsi="Arial" w:cs="Arial"/>
                      <w:b/>
                      <w:bCs/>
                      <w:color w:val="4A4A4A"/>
                      <w:sz w:val="18"/>
                      <w:szCs w:val="18"/>
                    </w:rPr>
                    <w:t>목적</w:t>
                  </w:r>
                </w:p>
              </w:tc>
              <w:tc>
                <w:tcPr>
                  <w:tcW w:w="6626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790F0A" w14:textId="77777777" w:rsidR="008B7C98" w:rsidRDefault="008B7C98" w:rsidP="008B7C98"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Track A(Boundary) + Track B(Logic) 실패 테스트 동시 설계</w:t>
                  </w:r>
                </w:p>
              </w:tc>
            </w:tr>
            <w:tr w:rsidR="008B7C98" w14:paraId="068716E2" w14:textId="77777777" w:rsidTr="00AD70CD">
              <w:tc>
                <w:tcPr>
                  <w:tcW w:w="24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2D29FDA" w14:textId="77777777" w:rsidR="008B7C98" w:rsidRDefault="008B7C98" w:rsidP="008B7C98">
                  <w:r>
                    <w:rPr>
                      <w:rFonts w:ascii="Arial" w:eastAsia="Arial" w:hAnsi="Arial" w:cs="Arial"/>
                      <w:b/>
                      <w:bCs/>
                      <w:color w:val="4A4A4A"/>
                      <w:sz w:val="18"/>
                      <w:szCs w:val="18"/>
                    </w:rPr>
                    <w:t>산출물</w:t>
                  </w:r>
                </w:p>
              </w:tc>
              <w:tc>
                <w:tcPr>
                  <w:tcW w:w="6626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4B584C" w14:textId="77777777" w:rsidR="008B7C98" w:rsidRDefault="008B7C98" w:rsidP="008B7C98"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pytest 테스트 파일 스켈레톤 (fail/assert False 한 줄)</w:t>
                  </w:r>
                </w:p>
              </w:tc>
            </w:tr>
            <w:tr w:rsidR="008B7C98" w14:paraId="48BC4C1E" w14:textId="77777777" w:rsidTr="00AD70CD">
              <w:tc>
                <w:tcPr>
                  <w:tcW w:w="24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2F3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7858338" w14:textId="77777777" w:rsidR="008B7C98" w:rsidRDefault="008B7C98" w:rsidP="008B7C98">
                  <w:r>
                    <w:rPr>
                      <w:rFonts w:ascii="Arial" w:eastAsia="Arial" w:hAnsi="Arial" w:cs="Arial"/>
                      <w:b/>
                      <w:bCs/>
                      <w:color w:val="4A4A4A"/>
                      <w:sz w:val="18"/>
                      <w:szCs w:val="18"/>
                    </w:rPr>
                    <w:t>브랜치</w:t>
                  </w:r>
                </w:p>
              </w:tc>
              <w:tc>
                <w:tcPr>
                  <w:tcW w:w="6626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807A7C7" w14:textId="77777777" w:rsidR="008B7C98" w:rsidRDefault="008B7C98" w:rsidP="008B7C98"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feature/dual-track-tdd</w:t>
                  </w:r>
                </w:p>
              </w:tc>
            </w:tr>
          </w:tbl>
          <w:p w14:paraId="7AC0F808" w14:textId="77777777" w:rsidR="008B7C98" w:rsidRDefault="008B7C98" w:rsidP="008B7C98"/>
          <w:p w14:paraId="57F842A4" w14:textId="77777777" w:rsidR="008B7C98" w:rsidRDefault="008B7C98" w:rsidP="008B7C9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22222"/>
                <w:sz w:val="20"/>
                <w:szCs w:val="20"/>
              </w:rPr>
              <w:t>▶ 제약 조건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13"/>
              <w:gridCol w:w="4513"/>
            </w:tblGrid>
            <w:tr w:rsidR="008B7C98" w14:paraId="28A60004" w14:textId="77777777" w:rsidTr="00AD70CD">
              <w:tc>
                <w:tcPr>
                  <w:tcW w:w="4513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ADB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21719B" w14:textId="77777777" w:rsidR="008B7C98" w:rsidRDefault="008B7C98" w:rsidP="008B7C98">
                  <w:r>
                    <w:rPr>
                      <w:rFonts w:ascii="Arial" w:eastAsia="Arial" w:hAnsi="Arial" w:cs="Arial"/>
                      <w:color w:val="C0392B"/>
                      <w:sz w:val="17"/>
                      <w:szCs w:val="17"/>
                    </w:rPr>
                    <w:t>⚠ 구현 코드 작성 금지</w:t>
                  </w:r>
                </w:p>
              </w:tc>
              <w:tc>
                <w:tcPr>
                  <w:tcW w:w="4513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ADB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1033F5" w14:textId="77777777" w:rsidR="008B7C98" w:rsidRDefault="008B7C98" w:rsidP="008B7C98">
                  <w:r>
                    <w:rPr>
                      <w:rFonts w:ascii="Arial" w:eastAsia="Arial" w:hAnsi="Arial" w:cs="Arial"/>
                      <w:color w:val="C0392B"/>
                      <w:sz w:val="17"/>
                      <w:szCs w:val="17"/>
                    </w:rPr>
                    <w:t>⚠ GREEN·REFACTOR 단계 진입 금지</w:t>
                  </w:r>
                </w:p>
              </w:tc>
            </w:tr>
            <w:tr w:rsidR="008B7C98" w14:paraId="1248D258" w14:textId="77777777" w:rsidTr="00AD70CD">
              <w:tc>
                <w:tcPr>
                  <w:tcW w:w="4513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ADB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5B7445" w14:textId="77777777" w:rsidR="008B7C98" w:rsidRDefault="008B7C98" w:rsidP="008B7C98">
                  <w:r>
                    <w:rPr>
                      <w:rFonts w:ascii="Arial" w:eastAsia="Arial" w:hAnsi="Arial" w:cs="Arial"/>
                      <w:color w:val="C0392B"/>
                      <w:sz w:val="17"/>
                      <w:szCs w:val="17"/>
                    </w:rPr>
                    <w:t>⚠ 모든 테스트는 현재 실패 상태여야 함</w:t>
                  </w:r>
                </w:p>
              </w:tc>
              <w:tc>
                <w:tcPr>
                  <w:tcW w:w="4513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ADB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688343C" w14:textId="77777777" w:rsidR="008B7C98" w:rsidRDefault="008B7C98" w:rsidP="008B7C98">
                  <w:r>
                    <w:rPr>
                      <w:rFonts w:ascii="Arial" w:eastAsia="Arial" w:hAnsi="Arial" w:cs="Arial"/>
                      <w:color w:val="C0392B"/>
                      <w:sz w:val="17"/>
                      <w:szCs w:val="17"/>
                    </w:rPr>
                    <w:t>⚠ Domain은 Mock으로 가정</w:t>
                  </w:r>
                </w:p>
              </w:tc>
            </w:tr>
          </w:tbl>
          <w:p w14:paraId="0EBA26B4" w14:textId="77777777" w:rsidR="008B7C98" w:rsidRDefault="008B7C98" w:rsidP="008B7C98"/>
          <w:p w14:paraId="5CF41924" w14:textId="6576D79F" w:rsidR="00B2774A" w:rsidRPr="00794649" w:rsidRDefault="00B2774A" w:rsidP="00B2774A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bCs/>
                <w:sz w:val="28"/>
                <w:szCs w:val="20"/>
                <w:u w:val="single"/>
              </w:rPr>
            </w:pPr>
            <w:r w:rsidRPr="00FC5B24"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>1</w:t>
            </w:r>
            <w:r w:rsidRPr="00FC5B24">
              <w:rPr>
                <w:rFonts w:ascii="돋움" w:eastAsia="돋움"/>
                <w:b/>
                <w:sz w:val="28"/>
                <w:szCs w:val="20"/>
                <w:u w:val="single"/>
              </w:rPr>
              <w:t xml:space="preserve">: </w:t>
            </w:r>
            <w:r w:rsidRPr="00491CD1">
              <w:rPr>
                <w:rFonts w:ascii="돋움" w:eastAsia="돋움"/>
                <w:b/>
                <w:sz w:val="28"/>
                <w:szCs w:val="20"/>
                <w:u w:val="single"/>
              </w:rPr>
              <w:t>테스트 케이스</w:t>
            </w:r>
            <w:r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 xml:space="preserve">(Unit Test </w:t>
            </w:r>
            <w:r>
              <w:rPr>
                <w:rFonts w:ascii="돋움" w:eastAsia="돋움"/>
                <w:b/>
                <w:sz w:val="28"/>
                <w:szCs w:val="20"/>
                <w:u w:val="single"/>
              </w:rPr>
              <w:t>…</w:t>
            </w:r>
            <w:r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>)</w:t>
            </w:r>
            <w:r w:rsidRPr="00491CD1">
              <w:rPr>
                <w:rFonts w:ascii="돋움" w:eastAsia="돋움"/>
                <w:b/>
                <w:sz w:val="28"/>
                <w:szCs w:val="20"/>
                <w:u w:val="single"/>
              </w:rPr>
              <w:t xml:space="preserve"> 문제</w:t>
            </w:r>
            <w:r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 xml:space="preserve"> 例1</w:t>
            </w:r>
          </w:p>
          <w:tbl>
            <w:tblPr>
              <w:tblStyle w:val="aff0"/>
              <w:tblW w:w="0" w:type="auto"/>
              <w:tblInd w:w="283" w:type="dxa"/>
              <w:tblLook w:val="04A0" w:firstRow="1" w:lastRow="0" w:firstColumn="1" w:lastColumn="0" w:noHBand="0" w:noVBand="1"/>
            </w:tblPr>
            <w:tblGrid>
              <w:gridCol w:w="8677"/>
            </w:tblGrid>
            <w:tr w:rsidR="00B2774A" w:rsidRPr="007253B1" w14:paraId="0303C34D" w14:textId="77777777" w:rsidTr="00805E9A">
              <w:tc>
                <w:tcPr>
                  <w:tcW w:w="9270" w:type="dxa"/>
                </w:tcPr>
                <w:p w14:paraId="1B756DD8" w14:textId="77777777" w:rsidR="00B2774A" w:rsidRPr="007253B1" w:rsidRDefault="00B2774A" w:rsidP="00B2774A">
                  <w:pPr>
                    <w:pStyle w:val="a3"/>
                    <w:wordWrap/>
                    <w:snapToGrid w:val="0"/>
                    <w:spacing w:line="480" w:lineRule="auto"/>
                    <w:jc w:val="left"/>
                    <w:rPr>
                      <w:rFonts w:ascii="돋움" w:eastAsia="돋움" w:hAnsi="돋움"/>
                      <w:spacing w:val="-3"/>
                      <w:w w:val="95"/>
                      <w:sz w:val="24"/>
                    </w:rPr>
                  </w:pPr>
                  <w:r w:rsidRPr="00C13B16">
                    <w:rPr>
                      <w:rFonts w:ascii="돋움" w:eastAsia="돋움" w:hAnsi="돋움"/>
                      <w:b/>
                      <w:bCs/>
                      <w:sz w:val="24"/>
                    </w:rPr>
                    <w:t>docs/5.PRD_MagicSquare_4x4_TDD.md</w:t>
                  </w:r>
                  <w:r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 xml:space="preserve"> 참고해서, 아래- 표에 </w:t>
                  </w:r>
                  <w:r w:rsidRPr="00086F17">
                    <w:rPr>
                      <w:rFonts w:ascii="돋움" w:eastAsia="돋움" w:hAnsi="돋움"/>
                      <w:b/>
                      <w:bCs/>
                      <w:sz w:val="24"/>
                    </w:rPr>
                    <w:t>Magic Square</w:t>
                  </w:r>
                  <w:r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>에 대한 테스트 케이스를 작성하시오.</w:t>
                  </w:r>
                </w:p>
              </w:tc>
            </w:tr>
          </w:tbl>
          <w:p w14:paraId="42680D8E" w14:textId="77777777" w:rsidR="00B2774A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</w:p>
          <w:p w14:paraId="2CDCDD5A" w14:textId="77777777" w:rsidR="00B2774A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</w:p>
          <w:p w14:paraId="30248B3B" w14:textId="77777777" w:rsidR="00B2774A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  <w:r>
              <w:rPr>
                <w:rFonts w:ascii="돋움" w:eastAsia="돋움" w:hint="eastAsia"/>
                <w:spacing w:val="-3"/>
                <w:w w:val="95"/>
              </w:rPr>
              <w:t>아래-</w:t>
            </w:r>
          </w:p>
          <w:p w14:paraId="04FE1F7E" w14:textId="77777777" w:rsidR="00B2774A" w:rsidRPr="00120D28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</w:p>
          <w:tbl>
            <w:tblPr>
              <w:tblOverlap w:val="never"/>
              <w:tblW w:w="9017" w:type="dxa"/>
              <w:tblInd w:w="1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56"/>
              <w:gridCol w:w="1065"/>
              <w:gridCol w:w="1066"/>
              <w:gridCol w:w="1066"/>
              <w:gridCol w:w="1066"/>
              <w:gridCol w:w="1066"/>
              <w:gridCol w:w="1066"/>
              <w:gridCol w:w="1066"/>
            </w:tblGrid>
            <w:tr w:rsidR="00B2774A" w14:paraId="68496F30" w14:textId="77777777" w:rsidTr="00805E9A">
              <w:trPr>
                <w:trHeight w:val="250"/>
              </w:trPr>
              <w:tc>
                <w:tcPr>
                  <w:tcW w:w="3689" w:type="dxa"/>
                  <w:gridSpan w:val="3"/>
                  <w:vMerge w:val="restart"/>
                  <w:tcBorders>
                    <w:top w:val="single" w:sz="11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40ADC1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>
                    <w:rPr>
                      <w:rFonts w:ascii="한양중고딕" w:eastAsia="한양중고딕"/>
                      <w:spacing w:val="-5"/>
                      <w:sz w:val="22"/>
                    </w:rPr>
                    <w:t>테스트 케이스</w:t>
                  </w:r>
                </w:p>
              </w:tc>
              <w:tc>
                <w:tcPr>
                  <w:tcW w:w="2132" w:type="dxa"/>
                  <w:gridSpan w:val="2"/>
                  <w:tcBorders>
                    <w:top w:val="single" w:sz="11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FA97A53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프로젝트명</w:t>
                  </w:r>
                </w:p>
              </w:tc>
              <w:tc>
                <w:tcPr>
                  <w:tcW w:w="3197" w:type="dxa"/>
                  <w:gridSpan w:val="3"/>
                  <w:tcBorders>
                    <w:top w:val="single" w:sz="11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3C6AF8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7BAF1DBB" w14:textId="77777777" w:rsidTr="00805E9A">
              <w:trPr>
                <w:trHeight w:val="57"/>
              </w:trPr>
              <w:tc>
                <w:tcPr>
                  <w:tcW w:w="3689" w:type="dxa"/>
                  <w:gridSpan w:val="3"/>
                  <w:vMerge/>
                  <w:tcBorders>
                    <w:top w:val="single" w:sz="11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43B82C4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213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A147C7B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대상 시스템</w:t>
                  </w: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EF86E5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6C9B74C3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148C5E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단계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759A85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59B3824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작성자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EC59B9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DEDBF06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승인자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4C62F9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21D32C3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문서 상태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5313A6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76C99704" w14:textId="77777777" w:rsidTr="00805E9A">
              <w:trPr>
                <w:trHeight w:val="593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2DB3EC6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작성일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003F4F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2DA7D8E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버전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30F7CC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43320CF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범위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7E6D5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53612D3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조직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67D0F88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34058455" w14:textId="77777777" w:rsidTr="00805E9A">
              <w:trPr>
                <w:trHeight w:val="593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EB360A7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ID</w:t>
                  </w: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28FA53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>
                    <w:tab/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BC2BBF9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일자</w:t>
                  </w: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B21CB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024F3CB9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2B28C84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목적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C5836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552BDE1B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4D93610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기능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BFBC7C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5490FB8A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EF49039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입력값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74D891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6C75AD99" w14:textId="77777777" w:rsidTr="00805E9A">
              <w:trPr>
                <w:trHeight w:val="307"/>
              </w:trPr>
              <w:tc>
                <w:tcPr>
                  <w:tcW w:w="1557" w:type="dxa"/>
                  <w:vMerge w:val="restart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90EC236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테스트단계</w:t>
                  </w: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3D6CB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D8116F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C5B54E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6D4105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083699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06AFA885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991C32F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7F9E4F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8D20AE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CF8658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05CD05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3B0F4E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3DC66E96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BE0BA0E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74E665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5B97E8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838209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C46298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AB2F0A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3BCF5E94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08D5487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8F05EF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877EBB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B9BBE4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0E0677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BEF063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1AD7BC81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D6C1661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6A34D1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1D0907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94318C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E1A1AD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A84FC8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57B84053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16759F5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4F2F59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7C405F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626588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1E436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C0C878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766504A5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889AC6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DA689F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90812D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5C68AF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CCE9BB8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D38C83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12855DCC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C703005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6EEEFE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775703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F5DDF6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F4FE62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73C61E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3FBEC1D7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16C2464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CBCDC88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4651CD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60FDF8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9FF618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54DABA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490F555B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41F3A56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D0DB7E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255F24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63BD52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06CE05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BE7DCD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430B6CBD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C4A6191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C8DEBE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B9F592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B2CFAF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7A5046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0A6335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5C78E921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8575EFC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AE3B89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D2D914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82A7C5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0F1475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34A826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5DC06318" w14:textId="77777777" w:rsidTr="00805E9A">
              <w:trPr>
                <w:trHeight w:val="920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59476AD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B99939A" w14:textId="77777777" w:rsidR="00B2774A" w:rsidRDefault="00B2774A" w:rsidP="00B2774A">
                  <w:pPr>
                    <w:pStyle w:val="a3"/>
                    <w:spacing w:line="288" w:lineRule="auto"/>
                  </w:pPr>
                </w:p>
              </w:tc>
            </w:tr>
            <w:tr w:rsidR="00B2774A" w14:paraId="30C6C241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8A67BFE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테스트환경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5EF84C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2566FD61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4171546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전제 조건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497FA38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64BFA1C6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B132D34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성공 /실패 기준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9BA223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45B50679" w14:textId="77777777" w:rsidTr="00805E9A">
              <w:trPr>
                <w:trHeight w:val="593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11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AE0432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특별하게 필요한 절차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11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CE3AEC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</w:tbl>
          <w:p w14:paraId="4CC6254D" w14:textId="77777777" w:rsidR="00B2774A" w:rsidRPr="00086F17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</w:p>
          <w:p w14:paraId="6891D08A" w14:textId="77777777" w:rsidR="00B2774A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</w:p>
          <w:p w14:paraId="3CFA289B" w14:textId="77777777" w:rsidR="00B2774A" w:rsidRPr="00C13B16" w:rsidRDefault="00B2774A" w:rsidP="00B2774A">
            <w:pPr>
              <w:pStyle w:val="a3"/>
              <w:wordWrap/>
              <w:jc w:val="center"/>
            </w:pPr>
          </w:p>
          <w:p w14:paraId="63F4A06B" w14:textId="68A83B06" w:rsidR="00B2774A" w:rsidRPr="00794649" w:rsidRDefault="00B2774A" w:rsidP="00B2774A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bCs/>
                <w:sz w:val="28"/>
                <w:szCs w:val="20"/>
                <w:u w:val="single"/>
              </w:rPr>
            </w:pPr>
            <w:r w:rsidRPr="00FC5B24"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>2</w:t>
            </w:r>
            <w:r w:rsidRPr="00FC5B24">
              <w:rPr>
                <w:rFonts w:ascii="돋움" w:eastAsia="돋움"/>
                <w:b/>
                <w:sz w:val="28"/>
                <w:szCs w:val="20"/>
                <w:u w:val="single"/>
              </w:rPr>
              <w:t xml:space="preserve">: </w:t>
            </w:r>
            <w:r w:rsidRPr="00491CD1">
              <w:rPr>
                <w:rFonts w:ascii="돋움" w:eastAsia="돋움"/>
                <w:b/>
                <w:sz w:val="28"/>
                <w:szCs w:val="20"/>
                <w:u w:val="single"/>
              </w:rPr>
              <w:t>테스트 케이스</w:t>
            </w:r>
            <w:r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 xml:space="preserve">(Unit Test </w:t>
            </w:r>
            <w:r>
              <w:rPr>
                <w:rFonts w:ascii="돋움" w:eastAsia="돋움"/>
                <w:b/>
                <w:sz w:val="28"/>
                <w:szCs w:val="20"/>
                <w:u w:val="single"/>
              </w:rPr>
              <w:t>…</w:t>
            </w:r>
            <w:r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>)</w:t>
            </w:r>
            <w:r w:rsidRPr="00491CD1">
              <w:rPr>
                <w:rFonts w:ascii="돋움" w:eastAsia="돋움"/>
                <w:b/>
                <w:sz w:val="28"/>
                <w:szCs w:val="20"/>
                <w:u w:val="single"/>
              </w:rPr>
              <w:t xml:space="preserve">  문제</w:t>
            </w:r>
            <w:r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 xml:space="preserve"> 例2</w:t>
            </w:r>
          </w:p>
          <w:tbl>
            <w:tblPr>
              <w:tblStyle w:val="aff0"/>
              <w:tblW w:w="0" w:type="auto"/>
              <w:tblInd w:w="283" w:type="dxa"/>
              <w:tblLook w:val="04A0" w:firstRow="1" w:lastRow="0" w:firstColumn="1" w:lastColumn="0" w:noHBand="0" w:noVBand="1"/>
            </w:tblPr>
            <w:tblGrid>
              <w:gridCol w:w="8677"/>
            </w:tblGrid>
            <w:tr w:rsidR="00B2774A" w:rsidRPr="007253B1" w14:paraId="3432C87B" w14:textId="77777777" w:rsidTr="00805E9A">
              <w:tc>
                <w:tcPr>
                  <w:tcW w:w="9270" w:type="dxa"/>
                </w:tcPr>
                <w:p w14:paraId="3ABB081B" w14:textId="77777777" w:rsidR="00B2774A" w:rsidRPr="007253B1" w:rsidRDefault="00B2774A" w:rsidP="00B2774A">
                  <w:pPr>
                    <w:pStyle w:val="a3"/>
                    <w:wordWrap/>
                    <w:snapToGrid w:val="0"/>
                    <w:spacing w:line="480" w:lineRule="auto"/>
                    <w:jc w:val="left"/>
                    <w:rPr>
                      <w:rFonts w:ascii="돋움" w:eastAsia="돋움" w:hAnsi="돋움"/>
                      <w:spacing w:val="-3"/>
                      <w:w w:val="95"/>
                      <w:sz w:val="24"/>
                    </w:rPr>
                  </w:pPr>
                  <w:r>
                    <w:rPr>
                      <w:rFonts w:ascii="돋움" w:eastAsia="돋움" w:hAnsi="돋움"/>
                      <w:b/>
                      <w:bCs/>
                      <w:sz w:val="24"/>
                    </w:rPr>
                    <w:t>S</w:t>
                  </w:r>
                  <w:r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>rc\</w:t>
                  </w:r>
                  <w:r>
                    <w:t xml:space="preserve"> </w:t>
                  </w:r>
                  <w:r w:rsidRPr="00086F17">
                    <w:rPr>
                      <w:rFonts w:ascii="돋움" w:eastAsia="돋움" w:hAnsi="돋움"/>
                      <w:b/>
                      <w:bCs/>
                      <w:sz w:val="24"/>
                    </w:rPr>
                    <w:t>magic_square_tc.xlsx</w:t>
                  </w:r>
                  <w:r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 xml:space="preserve">에 있는 내용을 참고해 -아래- 표에 </w:t>
                  </w:r>
                  <w:r w:rsidRPr="00086F17">
                    <w:rPr>
                      <w:rFonts w:ascii="돋움" w:eastAsia="돋움" w:hAnsi="돋움"/>
                      <w:b/>
                      <w:bCs/>
                      <w:sz w:val="24"/>
                    </w:rPr>
                    <w:t>Magic Square</w:t>
                  </w:r>
                  <w:r>
                    <w:rPr>
                      <w:rFonts w:ascii="돋움" w:eastAsia="돋움" w:hAnsi="돋움" w:hint="eastAsia"/>
                      <w:b/>
                      <w:bCs/>
                      <w:sz w:val="24"/>
                    </w:rPr>
                    <w:t>에 대한 테스트 케이스를 작성하시오.</w:t>
                  </w:r>
                </w:p>
              </w:tc>
            </w:tr>
          </w:tbl>
          <w:p w14:paraId="1B41D3E7" w14:textId="77777777" w:rsidR="00B2774A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</w:p>
          <w:p w14:paraId="476B07C1" w14:textId="77777777" w:rsidR="00B2774A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  <w:r>
              <w:rPr>
                <w:rFonts w:ascii="돋움" w:eastAsia="돋움" w:hint="eastAsia"/>
                <w:spacing w:val="-3"/>
                <w:w w:val="95"/>
              </w:rPr>
              <w:t>-아래-</w:t>
            </w:r>
          </w:p>
          <w:p w14:paraId="701551D9" w14:textId="77777777" w:rsidR="00B2774A" w:rsidRPr="00120D28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</w:p>
          <w:tbl>
            <w:tblPr>
              <w:tblOverlap w:val="never"/>
              <w:tblW w:w="9017" w:type="dxa"/>
              <w:tblInd w:w="1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56"/>
              <w:gridCol w:w="1065"/>
              <w:gridCol w:w="1066"/>
              <w:gridCol w:w="1066"/>
              <w:gridCol w:w="1066"/>
              <w:gridCol w:w="1066"/>
              <w:gridCol w:w="1066"/>
              <w:gridCol w:w="1066"/>
            </w:tblGrid>
            <w:tr w:rsidR="00B2774A" w14:paraId="59E75DFB" w14:textId="77777777" w:rsidTr="00805E9A">
              <w:trPr>
                <w:trHeight w:val="250"/>
              </w:trPr>
              <w:tc>
                <w:tcPr>
                  <w:tcW w:w="3689" w:type="dxa"/>
                  <w:gridSpan w:val="3"/>
                  <w:vMerge w:val="restart"/>
                  <w:tcBorders>
                    <w:top w:val="single" w:sz="11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CF1F0C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>
                    <w:rPr>
                      <w:rFonts w:ascii="한양중고딕" w:eastAsia="한양중고딕"/>
                      <w:spacing w:val="-5"/>
                      <w:sz w:val="22"/>
                    </w:rPr>
                    <w:t>테스트 케이스</w:t>
                  </w:r>
                </w:p>
              </w:tc>
              <w:tc>
                <w:tcPr>
                  <w:tcW w:w="2132" w:type="dxa"/>
                  <w:gridSpan w:val="2"/>
                  <w:tcBorders>
                    <w:top w:val="single" w:sz="11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8AE374A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프로젝트명</w:t>
                  </w:r>
                </w:p>
              </w:tc>
              <w:tc>
                <w:tcPr>
                  <w:tcW w:w="3197" w:type="dxa"/>
                  <w:gridSpan w:val="3"/>
                  <w:tcBorders>
                    <w:top w:val="single" w:sz="11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E8BF29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0217B714" w14:textId="77777777" w:rsidTr="00805E9A">
              <w:trPr>
                <w:trHeight w:val="57"/>
              </w:trPr>
              <w:tc>
                <w:tcPr>
                  <w:tcW w:w="3689" w:type="dxa"/>
                  <w:gridSpan w:val="3"/>
                  <w:vMerge/>
                  <w:tcBorders>
                    <w:top w:val="single" w:sz="11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C0D4439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213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3FEF09C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대상 시스템</w:t>
                  </w: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61697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6A8DE4E6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2D71A42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단계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17455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4CB487C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작성자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5A893E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F3E594F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승인자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5F5107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585FDEC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문서 상태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06B2C4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55531BD3" w14:textId="77777777" w:rsidTr="00805E9A">
              <w:trPr>
                <w:trHeight w:val="593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0932E3C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작성일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961961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FC84945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버전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1AFD68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1C4BED9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범위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3DA563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A2A251E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조직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DDEBF0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435E5F82" w14:textId="77777777" w:rsidTr="00805E9A">
              <w:trPr>
                <w:trHeight w:val="593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05F54E7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ID</w:t>
                  </w: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449074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>
                    <w:tab/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0A9BF4E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일자</w:t>
                  </w: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B1D053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2A2D18E3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682C51D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목적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1D0969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6AA85969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F2078A2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기능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BC0B33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15BCE445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77B0AD4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입력값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5B404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5DAF780C" w14:textId="77777777" w:rsidTr="00805E9A">
              <w:trPr>
                <w:trHeight w:val="307"/>
              </w:trPr>
              <w:tc>
                <w:tcPr>
                  <w:tcW w:w="1557" w:type="dxa"/>
                  <w:vMerge w:val="restart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A8DD8B4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테스트단계</w:t>
                  </w: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EBF164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3C5A38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01FBC9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C922C4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916E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236B86B2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F9D5B0C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2BAAA6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E2849D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AA4E8A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37E806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7109D3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0D4D45D5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F1B13FB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CDA82A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5D37E9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DAD123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39FD4B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5B1491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31FC5F89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87CAD61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2145A8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1E0A86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2AA6C3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F053A5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69AF6D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5ECAFBF8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9E9E4E9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CFF85D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1BDDEE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C1DD37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F46138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E68352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20596532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C312FCA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60311E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ED39E1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765C9D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FC974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343EFF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507598A1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08BE4D1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1D5DB8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452927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EC9DEB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170B85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C5DAAF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3B489EC7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A6D47D5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D698D1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555CB7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76AC17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58BA42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9263EE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08FF26D0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C00173A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A87EB3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B58044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A933C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834D35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D9C1C8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75972CB4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F809CC7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40B665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463097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66E70C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5EA0AC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EACC89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7B7F9C5D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39AE0EA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7B33DA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2514F4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45AB97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78B162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DDDA7E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115352CE" w14:textId="77777777" w:rsidTr="00805E9A">
              <w:trPr>
                <w:trHeight w:val="307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99E8C40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3197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27765D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989D25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7578ED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5102EF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E6979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7E6C4505" w14:textId="77777777" w:rsidTr="00805E9A">
              <w:trPr>
                <w:trHeight w:val="920"/>
              </w:trPr>
              <w:tc>
                <w:tcPr>
                  <w:tcW w:w="1557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49C6A79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FAD824B" w14:textId="77777777" w:rsidR="00B2774A" w:rsidRDefault="00B2774A" w:rsidP="00B2774A">
                  <w:pPr>
                    <w:pStyle w:val="a3"/>
                    <w:spacing w:line="288" w:lineRule="auto"/>
                  </w:pPr>
                </w:p>
              </w:tc>
            </w:tr>
            <w:tr w:rsidR="00B2774A" w14:paraId="37CA7042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AA0BF7D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테스트환경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3DEDCD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4D4AD20B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C415324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전제 조건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11F6AA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3005B135" w14:textId="77777777" w:rsidTr="00805E9A">
              <w:trPr>
                <w:trHeight w:val="307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A68E03D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성공 /실패 기준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46F61B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497C1D26" w14:textId="77777777" w:rsidTr="00805E9A">
              <w:trPr>
                <w:trHeight w:val="593"/>
              </w:trPr>
              <w:tc>
                <w:tcPr>
                  <w:tcW w:w="1557" w:type="dxa"/>
                  <w:tcBorders>
                    <w:top w:val="single" w:sz="2" w:space="0" w:color="000000"/>
                    <w:left w:val="single" w:sz="11" w:space="0" w:color="000000"/>
                    <w:bottom w:val="single" w:sz="11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56C0968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특별하게 필요한 절차</w:t>
                  </w:r>
                </w:p>
              </w:tc>
              <w:tc>
                <w:tcPr>
                  <w:tcW w:w="7460" w:type="dxa"/>
                  <w:gridSpan w:val="7"/>
                  <w:tcBorders>
                    <w:top w:val="single" w:sz="2" w:space="0" w:color="000000"/>
                    <w:left w:val="single" w:sz="2" w:space="0" w:color="000000"/>
                    <w:bottom w:val="single" w:sz="11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CB1BBB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</w:tbl>
          <w:p w14:paraId="39770C67" w14:textId="77777777" w:rsidR="00B2774A" w:rsidRPr="00086F17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</w:p>
          <w:p w14:paraId="79DE01D0" w14:textId="77777777" w:rsidR="00B2774A" w:rsidRPr="00B2774A" w:rsidRDefault="00B2774A" w:rsidP="00B2774A">
            <w:pPr>
              <w:spacing w:after="160"/>
              <w:rPr>
                <w:rFonts w:ascii="돋움" w:eastAsia="돋움"/>
                <w:b/>
                <w:bCs/>
                <w:spacing w:val="-3"/>
                <w:w w:val="95"/>
                <w:sz w:val="32"/>
                <w:szCs w:val="32"/>
              </w:rPr>
            </w:pPr>
            <w:r w:rsidRPr="00B2774A">
              <w:rPr>
                <w:rFonts w:ascii="돋움" w:eastAsia="돋움" w:hint="eastAsia"/>
                <w:b/>
                <w:bCs/>
                <w:spacing w:val="-3"/>
                <w:w w:val="95"/>
                <w:sz w:val="32"/>
                <w:szCs w:val="32"/>
              </w:rPr>
              <w:lastRenderedPageBreak/>
              <w:t>例</w:t>
            </w:r>
          </w:p>
          <w:p w14:paraId="54F87E0D" w14:textId="77777777" w:rsidR="00B2774A" w:rsidRPr="00120D28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</w:p>
          <w:tbl>
            <w:tblPr>
              <w:tblOverlap w:val="never"/>
              <w:tblW w:w="9017" w:type="dxa"/>
              <w:tblInd w:w="1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82"/>
              <w:gridCol w:w="1735"/>
              <w:gridCol w:w="58"/>
              <w:gridCol w:w="661"/>
              <w:gridCol w:w="810"/>
              <w:gridCol w:w="444"/>
              <w:gridCol w:w="709"/>
              <w:gridCol w:w="1833"/>
              <w:gridCol w:w="37"/>
              <w:gridCol w:w="624"/>
              <w:gridCol w:w="1024"/>
            </w:tblGrid>
            <w:tr w:rsidR="00B2774A" w14:paraId="24EA84F3" w14:textId="77777777" w:rsidTr="00805E9A">
              <w:trPr>
                <w:trHeight w:val="250"/>
              </w:trPr>
              <w:tc>
                <w:tcPr>
                  <w:tcW w:w="3261" w:type="dxa"/>
                  <w:gridSpan w:val="4"/>
                  <w:vMerge w:val="restart"/>
                  <w:tcBorders>
                    <w:top w:val="single" w:sz="11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C088B5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rPr>
                      <w:rFonts w:ascii="한양중고딕" w:eastAsia="한양중고딕"/>
                      <w:spacing w:val="-5"/>
                      <w:sz w:val="22"/>
                    </w:rPr>
                    <w:t xml:space="preserve">Magic Square 4x4 </w:t>
                  </w:r>
                  <w:r w:rsidRPr="00C72515">
                    <w:rPr>
                      <w:rFonts w:ascii="한양중고딕" w:eastAsia="한양중고딕"/>
                      <w:spacing w:val="-5"/>
                      <w:sz w:val="22"/>
                    </w:rPr>
                    <w:t>—</w:t>
                  </w:r>
                  <w:r w:rsidRPr="00C72515">
                    <w:rPr>
                      <w:rFonts w:ascii="한양중고딕" w:eastAsia="한양중고딕"/>
                      <w:spacing w:val="-5"/>
                      <w:sz w:val="22"/>
                    </w:rPr>
                    <w:t xml:space="preserve"> 입력 검증 및 해 찾기</w:t>
                  </w:r>
                </w:p>
              </w:tc>
              <w:tc>
                <w:tcPr>
                  <w:tcW w:w="2126" w:type="dxa"/>
                  <w:gridSpan w:val="3"/>
                  <w:tcBorders>
                    <w:top w:val="single" w:sz="11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ED77C66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프로젝트명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11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BCC3A6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 xml:space="preserve">Magic Square (4x4) </w:t>
                  </w:r>
                  <w:r w:rsidRPr="00C72515">
                    <w:t>—</w:t>
                  </w:r>
                  <w:r w:rsidRPr="00C72515">
                    <w:t xml:space="preserve"> Dual-Track TDD Training</w:t>
                  </w:r>
                </w:p>
              </w:tc>
            </w:tr>
            <w:tr w:rsidR="00B2774A" w14:paraId="3DFDCA9A" w14:textId="77777777" w:rsidTr="00805E9A">
              <w:trPr>
                <w:trHeight w:val="57"/>
              </w:trPr>
              <w:tc>
                <w:tcPr>
                  <w:tcW w:w="3261" w:type="dxa"/>
                  <w:gridSpan w:val="4"/>
                  <w:vMerge/>
                  <w:tcBorders>
                    <w:top w:val="single" w:sz="11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3FB22D6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2126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744D4C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대상 시스템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CC6497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Magic Square Solver Domain System</w:t>
                  </w:r>
                </w:p>
              </w:tc>
            </w:tr>
            <w:tr w:rsidR="00B2774A" w14:paraId="2CBB29AD" w14:textId="77777777" w:rsidTr="00805E9A">
              <w:trPr>
                <w:trHeight w:val="307"/>
              </w:trPr>
              <w:tc>
                <w:tcPr>
                  <w:tcW w:w="709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C524465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단계</w:t>
                  </w:r>
                </w:p>
              </w:tc>
              <w:tc>
                <w:tcPr>
                  <w:tcW w:w="191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B16B75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System Test / Contract Test</w:t>
                  </w:r>
                </w:p>
              </w:tc>
              <w:tc>
                <w:tcPr>
                  <w:tcW w:w="6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184B750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작성자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B7933B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QA / TDD 학습자</w:t>
                  </w:r>
                </w:p>
              </w:tc>
              <w:tc>
                <w:tcPr>
                  <w:tcW w:w="70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3C170B5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승인자</w:t>
                  </w:r>
                </w:p>
              </w:tc>
              <w:tc>
                <w:tcPr>
                  <w:tcW w:w="19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F0DBFC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리뷰어</w:t>
                  </w:r>
                </w:p>
              </w:tc>
              <w:tc>
                <w:tcPr>
                  <w:tcW w:w="580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D82D79D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문서 상태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6"/>
                  </w:tblGrid>
                  <w:tr w:rsidR="00B2774A" w:rsidRPr="00C72515" w14:paraId="76750796" w14:textId="77777777" w:rsidTr="00805E9A">
                    <w:trPr>
                      <w:tblCellSpacing w:w="15" w:type="dxa"/>
                    </w:trPr>
                    <w:tc>
                      <w:tcPr>
                        <w:tcW w:w="576" w:type="dxa"/>
                        <w:vAlign w:val="center"/>
                        <w:hideMark/>
                      </w:tcPr>
                      <w:p w14:paraId="6F965CDA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Draft</w:t>
                        </w:r>
                      </w:p>
                    </w:tc>
                  </w:tr>
                </w:tbl>
                <w:p w14:paraId="02B0F105" w14:textId="77777777" w:rsidR="00B2774A" w:rsidRPr="00C72515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2774A" w:rsidRPr="00C72515" w14:paraId="79ED25AE" w14:textId="77777777" w:rsidTr="00805E9A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591AF31B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</w:p>
                    </w:tc>
                  </w:tr>
                </w:tbl>
                <w:p w14:paraId="19CB710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5BCA2BB9" w14:textId="77777777" w:rsidTr="00805E9A">
              <w:trPr>
                <w:trHeight w:val="593"/>
              </w:trPr>
              <w:tc>
                <w:tcPr>
                  <w:tcW w:w="709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33AA46C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작성일</w:t>
                  </w:r>
                </w:p>
              </w:tc>
              <w:tc>
                <w:tcPr>
                  <w:tcW w:w="191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BC27D28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2026-04-2</w:t>
                  </w: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F482AAC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버전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E99B25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v1.0</w:t>
                  </w:r>
                </w:p>
              </w:tc>
              <w:tc>
                <w:tcPr>
                  <w:tcW w:w="70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95CAE98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범위</w:t>
                  </w:r>
                </w:p>
              </w:tc>
              <w:tc>
                <w:tcPr>
                  <w:tcW w:w="19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3A2CD0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Boundary Validation / Domain Logic / Integration</w:t>
                  </w:r>
                </w:p>
              </w:tc>
              <w:tc>
                <w:tcPr>
                  <w:tcW w:w="580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79FFD74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조직</w:t>
                  </w:r>
                </w:p>
              </w:tc>
              <w:tc>
                <w:tcPr>
                  <w:tcW w:w="10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FCB0D4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TDD Practice Team</w:t>
                  </w:r>
                </w:p>
              </w:tc>
            </w:tr>
            <w:tr w:rsidR="00B2774A" w14:paraId="5B4DE69E" w14:textId="77777777" w:rsidTr="00805E9A">
              <w:trPr>
                <w:trHeight w:val="593"/>
              </w:trPr>
              <w:tc>
                <w:tcPr>
                  <w:tcW w:w="709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5FC2FA5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ID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6BCCC2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>
                    <w:tab/>
                  </w:r>
                  <w:r w:rsidRPr="00C72515">
                    <w:t>TC-MS-001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3F177F1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일자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1934F1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미정</w:t>
                  </w:r>
                </w:p>
              </w:tc>
            </w:tr>
            <w:tr w:rsidR="00B2774A" w14:paraId="02818513" w14:textId="77777777" w:rsidTr="00805E9A">
              <w:trPr>
                <w:trHeight w:val="307"/>
              </w:trPr>
              <w:tc>
                <w:tcPr>
                  <w:tcW w:w="709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6951D41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목적</w:t>
                  </w:r>
                </w:p>
              </w:tc>
              <w:tc>
                <w:tcPr>
                  <w:tcW w:w="8308" w:type="dxa"/>
                  <w:gridSpan w:val="10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19028F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입력 계약 검증,</w:t>
                  </w:r>
                  <w:r w:rsidRPr="00C72515">
                    <w:br/>
                    <w:t>누락 숫자 탐색,</w:t>
                  </w:r>
                  <w:r w:rsidRPr="00C72515">
                    <w:br/>
                    <w:t>마방진 판정,</w:t>
                  </w:r>
                  <w:r w:rsidRPr="00C72515">
                    <w:br/>
                    <w:t>두 조합 시도 로직,</w:t>
                  </w:r>
                  <w:r w:rsidRPr="00C72515">
                    <w:br/>
                    <w:t>출력 계약 준수 여부를 검증한다.</w:t>
                  </w:r>
                </w:p>
              </w:tc>
            </w:tr>
            <w:tr w:rsidR="00B2774A" w14:paraId="05256284" w14:textId="77777777" w:rsidTr="00805E9A">
              <w:trPr>
                <w:trHeight w:val="307"/>
              </w:trPr>
              <w:tc>
                <w:tcPr>
                  <w:tcW w:w="709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DDAD37D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테스트 기능</w:t>
                  </w:r>
                </w:p>
              </w:tc>
              <w:tc>
                <w:tcPr>
                  <w:tcW w:w="8308" w:type="dxa"/>
                  <w:gridSpan w:val="10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4"/>
                    <w:gridCol w:w="796"/>
                  </w:tblGrid>
                  <w:tr w:rsidR="00B2774A" w:rsidRPr="00C72515" w14:paraId="5B737406" w14:textId="77777777" w:rsidTr="00805E9A">
                    <w:trPr>
                      <w:tblHeader/>
                      <w:tblCellSpacing w:w="15" w:type="dxa"/>
                    </w:trPr>
                    <w:tc>
                      <w:tcPr>
                        <w:tcW w:w="869" w:type="dxa"/>
                        <w:vAlign w:val="center"/>
                        <w:hideMark/>
                      </w:tcPr>
                      <w:p w14:paraId="0EF034FD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b/>
                            <w:bCs/>
                          </w:rPr>
                        </w:pPr>
                        <w:r w:rsidRPr="00C72515">
                          <w:rPr>
                            <w:b/>
                            <w:bCs/>
                          </w:rPr>
                          <w:t>기능 ID</w:t>
                        </w:r>
                      </w:p>
                    </w:tc>
                    <w:tc>
                      <w:tcPr>
                        <w:tcW w:w="751" w:type="dxa"/>
                        <w:vAlign w:val="center"/>
                        <w:hideMark/>
                      </w:tcPr>
                      <w:p w14:paraId="302D7879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b/>
                            <w:bCs/>
                          </w:rPr>
                        </w:pPr>
                        <w:r w:rsidRPr="00C72515">
                          <w:rPr>
                            <w:b/>
                            <w:bCs/>
                          </w:rPr>
                          <w:t>기능명</w:t>
                        </w:r>
                      </w:p>
                    </w:tc>
                  </w:tr>
                </w:tbl>
                <w:p w14:paraId="7737019D" w14:textId="77777777" w:rsidR="00B2774A" w:rsidRPr="00C72515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4"/>
                    <w:gridCol w:w="1155"/>
                  </w:tblGrid>
                  <w:tr w:rsidR="00B2774A" w:rsidRPr="00C72515" w14:paraId="4F4537A9" w14:textId="77777777" w:rsidTr="00805E9A">
                    <w:trPr>
                      <w:tblCellSpacing w:w="15" w:type="dxa"/>
                    </w:trPr>
                    <w:tc>
                      <w:tcPr>
                        <w:tcW w:w="759" w:type="dxa"/>
                        <w:vAlign w:val="center"/>
                        <w:hideMark/>
                      </w:tcPr>
                      <w:p w14:paraId="1445D268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FR-01</w:t>
                        </w:r>
                      </w:p>
                    </w:tc>
                    <w:tc>
                      <w:tcPr>
                        <w:tcW w:w="1110" w:type="dxa"/>
                        <w:vAlign w:val="center"/>
                        <w:hideMark/>
                      </w:tcPr>
                      <w:p w14:paraId="55A5A8AF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입력 검증</w:t>
                        </w:r>
                      </w:p>
                    </w:tc>
                  </w:tr>
                </w:tbl>
                <w:p w14:paraId="2D75326D" w14:textId="77777777" w:rsidR="00B2774A" w:rsidRPr="00C72515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4"/>
                    <w:gridCol w:w="1155"/>
                  </w:tblGrid>
                  <w:tr w:rsidR="00B2774A" w:rsidRPr="00C72515" w14:paraId="7AE48058" w14:textId="77777777" w:rsidTr="00805E9A">
                    <w:trPr>
                      <w:tblCellSpacing w:w="15" w:type="dxa"/>
                    </w:trPr>
                    <w:tc>
                      <w:tcPr>
                        <w:tcW w:w="759" w:type="dxa"/>
                        <w:vAlign w:val="center"/>
                        <w:hideMark/>
                      </w:tcPr>
                      <w:p w14:paraId="041C45E2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FR-02</w:t>
                        </w:r>
                      </w:p>
                    </w:tc>
                    <w:tc>
                      <w:tcPr>
                        <w:tcW w:w="1110" w:type="dxa"/>
                        <w:vAlign w:val="center"/>
                        <w:hideMark/>
                      </w:tcPr>
                      <w:p w14:paraId="4BB1B11D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빈칸 탐색</w:t>
                        </w:r>
                      </w:p>
                    </w:tc>
                  </w:tr>
                </w:tbl>
                <w:p w14:paraId="2B1CB5DE" w14:textId="77777777" w:rsidR="00B2774A" w:rsidRPr="00C72515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4"/>
                    <w:gridCol w:w="1755"/>
                  </w:tblGrid>
                  <w:tr w:rsidR="00B2774A" w:rsidRPr="00C72515" w14:paraId="449145C3" w14:textId="77777777" w:rsidTr="00805E9A">
                    <w:trPr>
                      <w:tblCellSpacing w:w="15" w:type="dxa"/>
                    </w:trPr>
                    <w:tc>
                      <w:tcPr>
                        <w:tcW w:w="759" w:type="dxa"/>
                        <w:vAlign w:val="center"/>
                        <w:hideMark/>
                      </w:tcPr>
                      <w:p w14:paraId="0779CFE8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FR-03</w:t>
                        </w:r>
                      </w:p>
                    </w:tc>
                    <w:tc>
                      <w:tcPr>
                        <w:tcW w:w="1710" w:type="dxa"/>
                        <w:vAlign w:val="center"/>
                        <w:hideMark/>
                      </w:tcPr>
                      <w:p w14:paraId="6729AAFB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누락 숫자 탐색</w:t>
                        </w:r>
                      </w:p>
                    </w:tc>
                  </w:tr>
                </w:tbl>
                <w:p w14:paraId="142E16DE" w14:textId="77777777" w:rsidR="00B2774A" w:rsidRPr="00C72515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4"/>
                    <w:gridCol w:w="1395"/>
                  </w:tblGrid>
                  <w:tr w:rsidR="00B2774A" w:rsidRPr="00C72515" w14:paraId="23644B54" w14:textId="77777777" w:rsidTr="00805E9A">
                    <w:trPr>
                      <w:tblCellSpacing w:w="15" w:type="dxa"/>
                    </w:trPr>
                    <w:tc>
                      <w:tcPr>
                        <w:tcW w:w="759" w:type="dxa"/>
                        <w:vAlign w:val="center"/>
                        <w:hideMark/>
                      </w:tcPr>
                      <w:p w14:paraId="473011FF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FR-04</w:t>
                        </w:r>
                      </w:p>
                    </w:tc>
                    <w:tc>
                      <w:tcPr>
                        <w:tcW w:w="1350" w:type="dxa"/>
                        <w:vAlign w:val="center"/>
                        <w:hideMark/>
                      </w:tcPr>
                      <w:p w14:paraId="1A2F4B31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마방진 판정</w:t>
                        </w:r>
                      </w:p>
                    </w:tc>
                  </w:tr>
                </w:tbl>
                <w:p w14:paraId="59AA95A7" w14:textId="77777777" w:rsidR="00B2774A" w:rsidRPr="00C72515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4"/>
                    <w:gridCol w:w="915"/>
                  </w:tblGrid>
                  <w:tr w:rsidR="00B2774A" w:rsidRPr="00C72515" w14:paraId="50434AD4" w14:textId="77777777" w:rsidTr="00805E9A">
                    <w:trPr>
                      <w:tblCellSpacing w:w="15" w:type="dxa"/>
                    </w:trPr>
                    <w:tc>
                      <w:tcPr>
                        <w:tcW w:w="759" w:type="dxa"/>
                        <w:vAlign w:val="center"/>
                        <w:hideMark/>
                      </w:tcPr>
                      <w:p w14:paraId="003C1418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FR-05</w:t>
                        </w:r>
                      </w:p>
                    </w:tc>
                    <w:tc>
                      <w:tcPr>
                        <w:tcW w:w="870" w:type="dxa"/>
                        <w:vAlign w:val="center"/>
                        <w:hideMark/>
                      </w:tcPr>
                      <w:p w14:paraId="1BDB89D4" w14:textId="77777777" w:rsidR="00B2774A" w:rsidRPr="00C72515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C72515">
                          <w:t>해 찾기</w:t>
                        </w:r>
                      </w:p>
                    </w:tc>
                  </w:tr>
                </w:tbl>
                <w:p w14:paraId="409A93D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262476D9" w14:textId="77777777" w:rsidTr="00805E9A">
              <w:trPr>
                <w:trHeight w:val="307"/>
              </w:trPr>
              <w:tc>
                <w:tcPr>
                  <w:tcW w:w="709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6410E2A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입력값</w:t>
                  </w:r>
                </w:p>
              </w:tc>
              <w:tc>
                <w:tcPr>
                  <w:tcW w:w="8308" w:type="dxa"/>
                  <w:gridSpan w:val="10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C91B2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72515">
                    <w:t>[</w:t>
                  </w:r>
                  <w:r w:rsidRPr="00C72515">
                    <w:br/>
                    <w:t>[16, 2, 3, 13],</w:t>
                  </w:r>
                  <w:r w:rsidRPr="00C72515">
                    <w:br/>
                    <w:t>[5, 11, 10, 8],</w:t>
                  </w:r>
                  <w:r w:rsidRPr="00C72515">
                    <w:br/>
                  </w:r>
                  <w:r w:rsidRPr="00C72515">
                    <w:lastRenderedPageBreak/>
                    <w:t>[9, 7, 0, 12],</w:t>
                  </w:r>
                  <w:r w:rsidRPr="00C72515">
                    <w:br/>
                    <w:t>[4, 14, 15, 0]</w:t>
                  </w:r>
                  <w:r w:rsidRPr="00C72515">
                    <w:br/>
                    <w:t>]</w:t>
                  </w:r>
                </w:p>
              </w:tc>
            </w:tr>
            <w:tr w:rsidR="00B2774A" w14:paraId="56F35BE3" w14:textId="77777777" w:rsidTr="00805E9A">
              <w:trPr>
                <w:trHeight w:val="307"/>
              </w:trPr>
              <w:tc>
                <w:tcPr>
                  <w:tcW w:w="709" w:type="dxa"/>
                  <w:vMerge w:val="restart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FF03314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lastRenderedPageBreak/>
                    <w:t>테스트단계</w:t>
                  </w: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CE474B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rPr>
                      <w:b/>
                      <w:bCs/>
                    </w:rPr>
                    <w:t>단계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35E39E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rPr>
                      <w:b/>
                      <w:bCs/>
                    </w:rPr>
                    <w:t>테스트 내용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0E0B10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rPr>
                      <w:b/>
                      <w:bCs/>
                    </w:rPr>
                    <w:t>기대 결과</w:t>
                  </w:r>
                </w:p>
              </w:tc>
            </w:tr>
            <w:tr w:rsidR="00B2774A" w14:paraId="24EFD7CF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118FC37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690A14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1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587C55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입력 행렬 크기 검증 수행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4AB267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4x4 검증 성공</w:t>
                  </w:r>
                </w:p>
              </w:tc>
            </w:tr>
            <w:tr w:rsidR="00B2774A" w14:paraId="7EE9563C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036F099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6B8F39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2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066228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빈칸 개수 검증 수행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946745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0이 정확히 2개 확인</w:t>
                  </w:r>
                </w:p>
              </w:tc>
            </w:tr>
            <w:tr w:rsidR="00B2774A" w14:paraId="658CC803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89E43F1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AA1500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3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9886128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값 범위 검증 수행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00406F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모든 값이 0 또는 1~16 확인</w:t>
                  </w:r>
                </w:p>
              </w:tc>
            </w:tr>
            <w:tr w:rsidR="00B2774A" w14:paraId="79A2DF9A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4E20C9B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F0A774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4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F8E473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중복 숫자 검증 수행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04DF45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중복 없음</w:t>
                  </w:r>
                </w:p>
              </w:tc>
            </w:tr>
            <w:tr w:rsidR="00B2774A" w14:paraId="0C211474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86913D9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22B643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5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5B17478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row-major 기준 빈칸 탐색 수행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3CDE04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[(3,3), (4,4)] 반환</w:t>
                  </w:r>
                </w:p>
              </w:tc>
            </w:tr>
            <w:tr w:rsidR="00B2774A" w14:paraId="65096030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C1A5CC3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A658EA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6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51DEF5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누락 숫자 탐색 수행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873943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[1,6] 반환</w:t>
                  </w:r>
                </w:p>
              </w:tc>
            </w:tr>
            <w:tr w:rsidR="00B2774A" w14:paraId="3C8B72CB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3BBEE5A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BB3AF2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7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753A823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작은 수</w:t>
                  </w:r>
                  <w:r w:rsidRPr="00C97864">
                    <w:t>→</w:t>
                  </w:r>
                  <w:r w:rsidRPr="00C97864">
                    <w:t>첫 빈칸 조합 시도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F66244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마방진 실패 여부 판정</w:t>
                  </w:r>
                </w:p>
              </w:tc>
            </w:tr>
            <w:tr w:rsidR="00B2774A" w14:paraId="2315FDB5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CBFA0E6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E8C788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8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DF81514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역순 조합 시도 수행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14D71D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마방진 성공</w:t>
                  </w:r>
                </w:p>
              </w:tc>
            </w:tr>
            <w:tr w:rsidR="00B2774A" w14:paraId="20B933C4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DB2DB1A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8C3FD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9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C79512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모든 행 합 검증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52B145E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34 확인</w:t>
                  </w:r>
                </w:p>
              </w:tc>
            </w:tr>
            <w:tr w:rsidR="00B2774A" w14:paraId="414EED4A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C03A2F7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28FE9D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10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60AF71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모든 열 합 검증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DB5C4E1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34 확인</w:t>
                  </w:r>
                </w:p>
              </w:tc>
            </w:tr>
            <w:tr w:rsidR="00B2774A" w14:paraId="63E7CFF2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BF20BF9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FC20BFF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11</w:t>
                  </w:r>
                </w:p>
              </w:tc>
              <w:tc>
                <w:tcPr>
                  <w:tcW w:w="1616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2532CD9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두 대각선 합 검증</w:t>
                  </w:r>
                </w:p>
              </w:tc>
              <w:tc>
                <w:tcPr>
                  <w:tcW w:w="1219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BEC5A4C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34 확인</w:t>
                  </w:r>
                </w:p>
              </w:tc>
              <w:tc>
                <w:tcPr>
                  <w:tcW w:w="201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550EAC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  <w:tc>
                <w:tcPr>
                  <w:tcW w:w="1617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C4CA878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  <w:tr w:rsidR="00B2774A" w14:paraId="6A2C6D9B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F215446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CAAE7B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12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387E245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출력 포맷 검증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F0050E7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int[6] 형식 확인</w:t>
                  </w:r>
                </w:p>
              </w:tc>
            </w:tr>
            <w:tr w:rsidR="00B2774A" w14:paraId="30BAE542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575BC48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0C5025A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13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0F81BA0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좌표 1-index 검증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948964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좌표 범위 1~4 확인</w:t>
                  </w:r>
                </w:p>
              </w:tc>
            </w:tr>
            <w:tr w:rsidR="00B2774A" w14:paraId="05F98802" w14:textId="77777777" w:rsidTr="00805E9A">
              <w:trPr>
                <w:trHeight w:val="307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CF9F44A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18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C1D7028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14</w:t>
                  </w:r>
                </w:p>
              </w:tc>
              <w:tc>
                <w:tcPr>
                  <w:tcW w:w="2835" w:type="dxa"/>
                  <w:gridSpan w:val="5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0648DFD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</w:pPr>
                  <w:r w:rsidRPr="00C97864">
                    <w:t>최종 결과 반환 확인</w:t>
                  </w:r>
                </w:p>
              </w:tc>
              <w:tc>
                <w:tcPr>
                  <w:tcW w:w="3630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CA80CA2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C97864">
                    <w:t>[3,3,6,4,4,1] 반환</w:t>
                  </w:r>
                </w:p>
              </w:tc>
            </w:tr>
            <w:tr w:rsidR="00B2774A" w14:paraId="3DEA1575" w14:textId="77777777" w:rsidTr="00805E9A">
              <w:trPr>
                <w:trHeight w:val="920"/>
              </w:trPr>
              <w:tc>
                <w:tcPr>
                  <w:tcW w:w="709" w:type="dxa"/>
                  <w:vMerge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0E37098" w14:textId="77777777" w:rsidR="00B2774A" w:rsidRDefault="00B2774A" w:rsidP="00B2774A">
                  <w:pPr>
                    <w:pStyle w:val="a3"/>
                  </w:pPr>
                </w:p>
              </w:tc>
              <w:tc>
                <w:tcPr>
                  <w:tcW w:w="8308" w:type="dxa"/>
                  <w:gridSpan w:val="10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0635614" w14:textId="77777777" w:rsidR="00B2774A" w:rsidRDefault="00B2774A" w:rsidP="00B2774A">
                  <w:pPr>
                    <w:pStyle w:val="a3"/>
                    <w:spacing w:line="288" w:lineRule="auto"/>
                  </w:pPr>
                </w:p>
              </w:tc>
            </w:tr>
            <w:tr w:rsidR="00B2774A" w14:paraId="747EE2AA" w14:textId="77777777" w:rsidTr="00805E9A">
              <w:trPr>
                <w:trHeight w:val="307"/>
              </w:trPr>
              <w:tc>
                <w:tcPr>
                  <w:tcW w:w="709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845FB53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eastAsia="한양중고딕"/>
                      <w:b/>
                      <w:spacing w:val="-5"/>
                      <w:sz w:val="22"/>
                    </w:rPr>
                    <w:t>테스트환경</w:t>
                  </w:r>
                </w:p>
              </w:tc>
              <w:tc>
                <w:tcPr>
                  <w:tcW w:w="8308" w:type="dxa"/>
                  <w:gridSpan w:val="10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FC7867B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  <w:r w:rsidRPr="00AA10C2">
                    <w:rPr>
                      <w:rFonts w:ascii="한양중고딕" w:eastAsia="한양중고딕"/>
                      <w:spacing w:val="-5"/>
                      <w:sz w:val="22"/>
                    </w:rPr>
                    <w:t>JUnit / PyTest 등</w:t>
                  </w:r>
                </w:p>
              </w:tc>
            </w:tr>
            <w:tr w:rsidR="00B2774A" w14:paraId="110A69CB" w14:textId="77777777" w:rsidTr="00805E9A">
              <w:trPr>
                <w:trHeight w:val="307"/>
              </w:trPr>
              <w:tc>
                <w:tcPr>
                  <w:tcW w:w="709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2CA869F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전제 조건</w:t>
                  </w:r>
                </w:p>
              </w:tc>
              <w:tc>
                <w:tcPr>
                  <w:tcW w:w="8308" w:type="dxa"/>
                  <w:gridSpan w:val="10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6"/>
                    <w:gridCol w:w="556"/>
                  </w:tblGrid>
                  <w:tr w:rsidR="00B2774A" w:rsidRPr="00AA10C2" w14:paraId="06B2F535" w14:textId="77777777" w:rsidTr="00805E9A">
                    <w:trPr>
                      <w:tblHeader/>
                      <w:tblCellSpacing w:w="15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6E9B6D22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b/>
                            <w:bCs/>
                          </w:rPr>
                        </w:pPr>
                        <w:r w:rsidRPr="00AA10C2">
                          <w:rPr>
                            <w:b/>
                            <w:bCs/>
                          </w:rPr>
                          <w:t>번호</w:t>
                        </w:r>
                      </w:p>
                    </w:tc>
                    <w:tc>
                      <w:tcPr>
                        <w:tcW w:w="511" w:type="dxa"/>
                        <w:vAlign w:val="center"/>
                        <w:hideMark/>
                      </w:tcPr>
                      <w:p w14:paraId="5BB6965B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b/>
                            <w:bCs/>
                          </w:rPr>
                        </w:pPr>
                        <w:r w:rsidRPr="00AA10C2">
                          <w:rPr>
                            <w:b/>
                            <w:bCs/>
                          </w:rPr>
                          <w:t>조건</w:t>
                        </w:r>
                      </w:p>
                    </w:tc>
                  </w:tr>
                </w:tbl>
                <w:p w14:paraId="1A75A50F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6"/>
                    <w:gridCol w:w="3915"/>
                  </w:tblGrid>
                  <w:tr w:rsidR="00B2774A" w:rsidRPr="00AA10C2" w14:paraId="0365BE6E" w14:textId="77777777" w:rsidTr="00805E9A">
                    <w:trPr>
                      <w:tblCellSpacing w:w="15" w:type="dxa"/>
                    </w:trPr>
                    <w:tc>
                      <w:tcPr>
                        <w:tcW w:w="781" w:type="dxa"/>
                        <w:vAlign w:val="center"/>
                        <w:hideMark/>
                      </w:tcPr>
                      <w:p w14:paraId="2E49E9C5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PC-01</w:t>
                        </w:r>
                      </w:p>
                    </w:tc>
                    <w:tc>
                      <w:tcPr>
                        <w:tcW w:w="3870" w:type="dxa"/>
                        <w:vAlign w:val="center"/>
                        <w:hideMark/>
                      </w:tcPr>
                      <w:p w14:paraId="649A02AE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입력 행렬은 정수 배열이어야 한다</w:t>
                        </w:r>
                      </w:p>
                    </w:tc>
                  </w:tr>
                </w:tbl>
                <w:p w14:paraId="7147470B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6"/>
                    <w:gridCol w:w="2419"/>
                  </w:tblGrid>
                  <w:tr w:rsidR="00B2774A" w:rsidRPr="00AA10C2" w14:paraId="00B14650" w14:textId="77777777" w:rsidTr="00805E9A">
                    <w:trPr>
                      <w:tblCellSpacing w:w="15" w:type="dxa"/>
                    </w:trPr>
                    <w:tc>
                      <w:tcPr>
                        <w:tcW w:w="781" w:type="dxa"/>
                        <w:vAlign w:val="center"/>
                        <w:hideMark/>
                      </w:tcPr>
                      <w:p w14:paraId="567D5CF7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PC-02</w:t>
                        </w:r>
                      </w:p>
                    </w:tc>
                    <w:tc>
                      <w:tcPr>
                        <w:tcW w:w="2374" w:type="dxa"/>
                        <w:vAlign w:val="center"/>
                        <w:hideMark/>
                      </w:tcPr>
                      <w:p w14:paraId="22646632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Magic Constant = 34</w:t>
                        </w:r>
                      </w:p>
                    </w:tc>
                  </w:tr>
                </w:tbl>
                <w:p w14:paraId="2BE31CBE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6"/>
                    <w:gridCol w:w="4155"/>
                  </w:tblGrid>
                  <w:tr w:rsidR="00B2774A" w:rsidRPr="00AA10C2" w14:paraId="77C85B9D" w14:textId="77777777" w:rsidTr="00805E9A">
                    <w:trPr>
                      <w:tblCellSpacing w:w="15" w:type="dxa"/>
                    </w:trPr>
                    <w:tc>
                      <w:tcPr>
                        <w:tcW w:w="781" w:type="dxa"/>
                        <w:vAlign w:val="center"/>
                        <w:hideMark/>
                      </w:tcPr>
                      <w:p w14:paraId="42D268E9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PC-03</w:t>
                        </w:r>
                      </w:p>
                    </w:tc>
                    <w:tc>
                      <w:tcPr>
                        <w:tcW w:w="4110" w:type="dxa"/>
                        <w:vAlign w:val="center"/>
                        <w:hideMark/>
                      </w:tcPr>
                      <w:p w14:paraId="1D0F875A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입력 데이터는 수정되지 않아야 한다</w:t>
                        </w:r>
                      </w:p>
                    </w:tc>
                  </w:tr>
                </w:tbl>
                <w:p w14:paraId="5C6F80A8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6"/>
                    <w:gridCol w:w="5274"/>
                  </w:tblGrid>
                  <w:tr w:rsidR="00B2774A" w:rsidRPr="00AA10C2" w14:paraId="3A6E0249" w14:textId="77777777" w:rsidTr="00805E9A">
                    <w:trPr>
                      <w:tblCellSpacing w:w="15" w:type="dxa"/>
                    </w:trPr>
                    <w:tc>
                      <w:tcPr>
                        <w:tcW w:w="781" w:type="dxa"/>
                        <w:vAlign w:val="center"/>
                        <w:hideMark/>
                      </w:tcPr>
                      <w:p w14:paraId="3CA79927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PC-04</w:t>
                        </w:r>
                      </w:p>
                    </w:tc>
                    <w:tc>
                      <w:tcPr>
                        <w:tcW w:w="5229" w:type="dxa"/>
                        <w:vAlign w:val="center"/>
                        <w:hideMark/>
                      </w:tcPr>
                      <w:p w14:paraId="04AB4B22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Domain Layer는 순수 함수처럼 동작해야 한다</w:t>
                        </w:r>
                      </w:p>
                    </w:tc>
                  </w:tr>
                </w:tbl>
                <w:p w14:paraId="295A876F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4C7496AD" w14:textId="77777777" w:rsidTr="00805E9A">
              <w:trPr>
                <w:trHeight w:val="307"/>
              </w:trPr>
              <w:tc>
                <w:tcPr>
                  <w:tcW w:w="709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7895AA0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lastRenderedPageBreak/>
                    <w:t>성공 /실패 기준</w:t>
                  </w:r>
                </w:p>
              </w:tc>
              <w:tc>
                <w:tcPr>
                  <w:tcW w:w="8308" w:type="dxa"/>
                  <w:gridSpan w:val="10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B6689B6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b/>
                      <w:bCs/>
                    </w:rPr>
                  </w:pPr>
                  <w:r w:rsidRPr="00AA10C2">
                    <w:rPr>
                      <w:b/>
                      <w:bCs/>
                    </w:rPr>
                    <w:t>성공 기준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5"/>
                    <w:gridCol w:w="3435"/>
                  </w:tblGrid>
                  <w:tr w:rsidR="00B2774A" w:rsidRPr="00AA10C2" w14:paraId="0B537B91" w14:textId="77777777" w:rsidTr="00805E9A">
                    <w:trPr>
                      <w:tblHeader/>
                      <w:tblCellSpacing w:w="15" w:type="dxa"/>
                    </w:trPr>
                    <w:tc>
                      <w:tcPr>
                        <w:tcW w:w="780" w:type="dxa"/>
                        <w:vAlign w:val="center"/>
                        <w:hideMark/>
                      </w:tcPr>
                      <w:p w14:paraId="37BDDFF0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b/>
                            <w:bCs/>
                          </w:rPr>
                        </w:pPr>
                        <w:r w:rsidRPr="00AA10C2">
                          <w:rPr>
                            <w:b/>
                            <w:bCs/>
                          </w:rPr>
                          <w:t>번호</w:t>
                        </w:r>
                      </w:p>
                    </w:tc>
                    <w:tc>
                      <w:tcPr>
                        <w:tcW w:w="3390" w:type="dxa"/>
                        <w:vAlign w:val="center"/>
                        <w:hideMark/>
                      </w:tcPr>
                      <w:p w14:paraId="0A44C558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b/>
                            <w:bCs/>
                          </w:rPr>
                        </w:pPr>
                        <w:r w:rsidRPr="00AA10C2">
                          <w:rPr>
                            <w:b/>
                            <w:bCs/>
                          </w:rPr>
                          <w:t>조건</w:t>
                        </w:r>
                      </w:p>
                    </w:tc>
                  </w:tr>
                  <w:tr w:rsidR="00B2774A" w:rsidRPr="00AA10C2" w14:paraId="4D0F5517" w14:textId="77777777" w:rsidTr="00805E9A">
                    <w:trPr>
                      <w:tblCellSpacing w:w="15" w:type="dxa"/>
                    </w:trPr>
                    <w:tc>
                      <w:tcPr>
                        <w:tcW w:w="780" w:type="dxa"/>
                        <w:vAlign w:val="center"/>
                        <w:hideMark/>
                      </w:tcPr>
                      <w:p w14:paraId="1CB81ECD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SC-01</w:t>
                        </w:r>
                      </w:p>
                    </w:tc>
                    <w:tc>
                      <w:tcPr>
                        <w:tcW w:w="3390" w:type="dxa"/>
                        <w:vAlign w:val="center"/>
                        <w:hideMark/>
                      </w:tcPr>
                      <w:p w14:paraId="5E826FFE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모든 입력 계약 검증 통과</w:t>
                        </w:r>
                      </w:p>
                    </w:tc>
                  </w:tr>
                  <w:tr w:rsidR="00B2774A" w:rsidRPr="00AA10C2" w14:paraId="1983560E" w14:textId="77777777" w:rsidTr="00805E9A">
                    <w:trPr>
                      <w:tblCellSpacing w:w="15" w:type="dxa"/>
                    </w:trPr>
                    <w:tc>
                      <w:tcPr>
                        <w:tcW w:w="780" w:type="dxa"/>
                        <w:vAlign w:val="center"/>
                        <w:hideMark/>
                      </w:tcPr>
                      <w:p w14:paraId="604029D2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SC-02</w:t>
                        </w:r>
                      </w:p>
                    </w:tc>
                    <w:tc>
                      <w:tcPr>
                        <w:tcW w:w="3390" w:type="dxa"/>
                        <w:vAlign w:val="center"/>
                        <w:hideMark/>
                      </w:tcPr>
                      <w:p w14:paraId="18914EA9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두 빈칸 좌표 정확 반환</w:t>
                        </w:r>
                      </w:p>
                    </w:tc>
                  </w:tr>
                  <w:tr w:rsidR="00B2774A" w:rsidRPr="00AA10C2" w14:paraId="49F8C181" w14:textId="77777777" w:rsidTr="00805E9A">
                    <w:trPr>
                      <w:tblCellSpacing w:w="15" w:type="dxa"/>
                    </w:trPr>
                    <w:tc>
                      <w:tcPr>
                        <w:tcW w:w="780" w:type="dxa"/>
                        <w:vAlign w:val="center"/>
                        <w:hideMark/>
                      </w:tcPr>
                      <w:p w14:paraId="5E891473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SC-03</w:t>
                        </w:r>
                      </w:p>
                    </w:tc>
                    <w:tc>
                      <w:tcPr>
                        <w:tcW w:w="3390" w:type="dxa"/>
                        <w:vAlign w:val="center"/>
                        <w:hideMark/>
                      </w:tcPr>
                      <w:p w14:paraId="4BE276EA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누락 숫자 정확 반환</w:t>
                        </w:r>
                      </w:p>
                    </w:tc>
                  </w:tr>
                  <w:tr w:rsidR="00B2774A" w:rsidRPr="00AA10C2" w14:paraId="1896FBF8" w14:textId="77777777" w:rsidTr="00805E9A">
                    <w:trPr>
                      <w:tblCellSpacing w:w="15" w:type="dxa"/>
                    </w:trPr>
                    <w:tc>
                      <w:tcPr>
                        <w:tcW w:w="780" w:type="dxa"/>
                        <w:vAlign w:val="center"/>
                        <w:hideMark/>
                      </w:tcPr>
                      <w:p w14:paraId="67244B2D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SC-04</w:t>
                        </w:r>
                      </w:p>
                    </w:tc>
                    <w:tc>
                      <w:tcPr>
                        <w:tcW w:w="3390" w:type="dxa"/>
                        <w:vAlign w:val="center"/>
                        <w:hideMark/>
                      </w:tcPr>
                      <w:p w14:paraId="7664EAF7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완성 결과가 마방진 조건 만족</w:t>
                        </w:r>
                      </w:p>
                    </w:tc>
                  </w:tr>
                  <w:tr w:rsidR="00B2774A" w:rsidRPr="00AA10C2" w14:paraId="0BA73A3C" w14:textId="77777777" w:rsidTr="00805E9A">
                    <w:trPr>
                      <w:tblCellSpacing w:w="15" w:type="dxa"/>
                    </w:trPr>
                    <w:tc>
                      <w:tcPr>
                        <w:tcW w:w="780" w:type="dxa"/>
                        <w:vAlign w:val="center"/>
                        <w:hideMark/>
                      </w:tcPr>
                      <w:p w14:paraId="734D24D8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SC-05</w:t>
                        </w:r>
                      </w:p>
                    </w:tc>
                    <w:tc>
                      <w:tcPr>
                        <w:tcW w:w="3390" w:type="dxa"/>
                        <w:vAlign w:val="center"/>
                        <w:hideMark/>
                      </w:tcPr>
                      <w:p w14:paraId="718B64CE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출력 형식이 int[6] 준수</w:t>
                        </w:r>
                      </w:p>
                    </w:tc>
                  </w:tr>
                  <w:tr w:rsidR="00B2774A" w:rsidRPr="00AA10C2" w14:paraId="64738826" w14:textId="77777777" w:rsidTr="00805E9A">
                    <w:trPr>
                      <w:tblCellSpacing w:w="15" w:type="dxa"/>
                    </w:trPr>
                    <w:tc>
                      <w:tcPr>
                        <w:tcW w:w="780" w:type="dxa"/>
                        <w:vAlign w:val="center"/>
                        <w:hideMark/>
                      </w:tcPr>
                      <w:p w14:paraId="2971CBF7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SC-06</w:t>
                        </w:r>
                      </w:p>
                    </w:tc>
                    <w:tc>
                      <w:tcPr>
                        <w:tcW w:w="3390" w:type="dxa"/>
                        <w:vAlign w:val="center"/>
                        <w:hideMark/>
                      </w:tcPr>
                      <w:p w14:paraId="0DAA971A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좌표가 1-index 준수</w:t>
                        </w:r>
                      </w:p>
                    </w:tc>
                  </w:tr>
                </w:tbl>
                <w:p w14:paraId="3F3B137D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b/>
                      <w:bCs/>
                    </w:rPr>
                  </w:pPr>
                  <w:r w:rsidRPr="00AA10C2">
                    <w:rPr>
                      <w:b/>
                      <w:bCs/>
                    </w:rPr>
                    <w:t>실패 기준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6"/>
                    <w:gridCol w:w="3795"/>
                  </w:tblGrid>
                  <w:tr w:rsidR="00B2774A" w:rsidRPr="00AA10C2" w14:paraId="275D0C00" w14:textId="77777777" w:rsidTr="00805E9A">
                    <w:trPr>
                      <w:tblHeader/>
                      <w:tblCellSpacing w:w="15" w:type="dxa"/>
                    </w:trPr>
                    <w:tc>
                      <w:tcPr>
                        <w:tcW w:w="771" w:type="dxa"/>
                        <w:vAlign w:val="center"/>
                        <w:hideMark/>
                      </w:tcPr>
                      <w:p w14:paraId="58677BA6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b/>
                            <w:bCs/>
                          </w:rPr>
                        </w:pPr>
                        <w:r w:rsidRPr="00AA10C2">
                          <w:rPr>
                            <w:b/>
                            <w:bCs/>
                          </w:rPr>
                          <w:t>번호</w:t>
                        </w:r>
                      </w:p>
                    </w:tc>
                    <w:tc>
                      <w:tcPr>
                        <w:tcW w:w="3750" w:type="dxa"/>
                        <w:vAlign w:val="center"/>
                        <w:hideMark/>
                      </w:tcPr>
                      <w:p w14:paraId="14FF75F6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b/>
                            <w:bCs/>
                          </w:rPr>
                        </w:pPr>
                        <w:r w:rsidRPr="00AA10C2">
                          <w:rPr>
                            <w:b/>
                            <w:bCs/>
                          </w:rPr>
                          <w:t>조건</w:t>
                        </w:r>
                      </w:p>
                    </w:tc>
                  </w:tr>
                  <w:tr w:rsidR="00B2774A" w:rsidRPr="00AA10C2" w14:paraId="24B6E501" w14:textId="77777777" w:rsidTr="00805E9A">
                    <w:trPr>
                      <w:tblCellSpacing w:w="15" w:type="dxa"/>
                    </w:trPr>
                    <w:tc>
                      <w:tcPr>
                        <w:tcW w:w="771" w:type="dxa"/>
                        <w:vAlign w:val="center"/>
                        <w:hideMark/>
                      </w:tcPr>
                      <w:p w14:paraId="37A2273B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FC-01</w:t>
                        </w:r>
                      </w:p>
                    </w:tc>
                    <w:tc>
                      <w:tcPr>
                        <w:tcW w:w="3750" w:type="dxa"/>
                        <w:vAlign w:val="center"/>
                        <w:hideMark/>
                      </w:tcPr>
                      <w:p w14:paraId="62C7C3FE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4x4가 아닌 입력 허용</w:t>
                        </w:r>
                      </w:p>
                    </w:tc>
                  </w:tr>
                  <w:tr w:rsidR="00B2774A" w:rsidRPr="00AA10C2" w14:paraId="074EBA4C" w14:textId="77777777" w:rsidTr="00805E9A">
                    <w:trPr>
                      <w:tblCellSpacing w:w="15" w:type="dxa"/>
                    </w:trPr>
                    <w:tc>
                      <w:tcPr>
                        <w:tcW w:w="771" w:type="dxa"/>
                        <w:vAlign w:val="center"/>
                        <w:hideMark/>
                      </w:tcPr>
                      <w:p w14:paraId="177C2943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FC-02</w:t>
                        </w:r>
                      </w:p>
                    </w:tc>
                    <w:tc>
                      <w:tcPr>
                        <w:tcW w:w="3750" w:type="dxa"/>
                        <w:vAlign w:val="center"/>
                        <w:hideMark/>
                      </w:tcPr>
                      <w:p w14:paraId="1147B746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빈칸 개수 오류 미검출</w:t>
                        </w:r>
                      </w:p>
                    </w:tc>
                  </w:tr>
                  <w:tr w:rsidR="00B2774A" w:rsidRPr="00AA10C2" w14:paraId="7A77FE22" w14:textId="77777777" w:rsidTr="00805E9A">
                    <w:trPr>
                      <w:tblCellSpacing w:w="15" w:type="dxa"/>
                    </w:trPr>
                    <w:tc>
                      <w:tcPr>
                        <w:tcW w:w="771" w:type="dxa"/>
                        <w:vAlign w:val="center"/>
                        <w:hideMark/>
                      </w:tcPr>
                      <w:p w14:paraId="724D9C1F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FC-03</w:t>
                        </w:r>
                      </w:p>
                    </w:tc>
                    <w:tc>
                      <w:tcPr>
                        <w:tcW w:w="3750" w:type="dxa"/>
                        <w:vAlign w:val="center"/>
                        <w:hideMark/>
                      </w:tcPr>
                      <w:p w14:paraId="266B390A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중복 숫자 허용</w:t>
                        </w:r>
                      </w:p>
                    </w:tc>
                  </w:tr>
                  <w:tr w:rsidR="00B2774A" w:rsidRPr="00AA10C2" w14:paraId="5092BFC2" w14:textId="77777777" w:rsidTr="00805E9A">
                    <w:trPr>
                      <w:tblCellSpacing w:w="15" w:type="dxa"/>
                    </w:trPr>
                    <w:tc>
                      <w:tcPr>
                        <w:tcW w:w="771" w:type="dxa"/>
                        <w:vAlign w:val="center"/>
                        <w:hideMark/>
                      </w:tcPr>
                      <w:p w14:paraId="685D65D2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FC-04</w:t>
                        </w:r>
                      </w:p>
                    </w:tc>
                    <w:tc>
                      <w:tcPr>
                        <w:tcW w:w="3750" w:type="dxa"/>
                        <w:vAlign w:val="center"/>
                        <w:hideMark/>
                      </w:tcPr>
                      <w:p w14:paraId="621812B6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잘못된 출력 포맷 반환</w:t>
                        </w:r>
                      </w:p>
                    </w:tc>
                  </w:tr>
                  <w:tr w:rsidR="00B2774A" w:rsidRPr="00AA10C2" w14:paraId="4E802064" w14:textId="77777777" w:rsidTr="00805E9A">
                    <w:trPr>
                      <w:tblCellSpacing w:w="15" w:type="dxa"/>
                    </w:trPr>
                    <w:tc>
                      <w:tcPr>
                        <w:tcW w:w="771" w:type="dxa"/>
                        <w:vAlign w:val="center"/>
                        <w:hideMark/>
                      </w:tcPr>
                      <w:p w14:paraId="28D3680B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FC-05</w:t>
                        </w:r>
                      </w:p>
                    </w:tc>
                    <w:tc>
                      <w:tcPr>
                        <w:tcW w:w="3750" w:type="dxa"/>
                        <w:vAlign w:val="center"/>
                        <w:hideMark/>
                      </w:tcPr>
                      <w:p w14:paraId="514B3D6B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행/열/대각선 합 불일치</w:t>
                        </w:r>
                      </w:p>
                    </w:tc>
                  </w:tr>
                  <w:tr w:rsidR="00B2774A" w:rsidRPr="00AA10C2" w14:paraId="251C1E1F" w14:textId="77777777" w:rsidTr="00805E9A">
                    <w:trPr>
                      <w:tblCellSpacing w:w="15" w:type="dxa"/>
                    </w:trPr>
                    <w:tc>
                      <w:tcPr>
                        <w:tcW w:w="771" w:type="dxa"/>
                        <w:vAlign w:val="center"/>
                        <w:hideMark/>
                      </w:tcPr>
                      <w:p w14:paraId="24677319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FC-06</w:t>
                        </w:r>
                      </w:p>
                    </w:tc>
                    <w:tc>
                      <w:tcPr>
                        <w:tcW w:w="3750" w:type="dxa"/>
                        <w:vAlign w:val="center"/>
                        <w:hideMark/>
                      </w:tcPr>
                      <w:p w14:paraId="2FB74699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</w:pPr>
                        <w:r w:rsidRPr="00AA10C2">
                          <w:t>두 조합 모두 실패인데 정상 반환</w:t>
                        </w:r>
                      </w:p>
                    </w:tc>
                  </w:tr>
                </w:tbl>
                <w:p w14:paraId="42BC4A20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</w:pPr>
                </w:p>
              </w:tc>
            </w:tr>
            <w:tr w:rsidR="00B2774A" w14:paraId="5477591A" w14:textId="77777777" w:rsidTr="00805E9A">
              <w:trPr>
                <w:trHeight w:val="593"/>
              </w:trPr>
              <w:tc>
                <w:tcPr>
                  <w:tcW w:w="709" w:type="dxa"/>
                  <w:tcBorders>
                    <w:top w:val="single" w:sz="2" w:space="0" w:color="000000"/>
                    <w:left w:val="single" w:sz="11" w:space="0" w:color="000000"/>
                    <w:bottom w:val="single" w:sz="11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FC537A7" w14:textId="77777777" w:rsidR="00B2774A" w:rsidRDefault="00B2774A" w:rsidP="00B2774A">
                  <w:pPr>
                    <w:pStyle w:val="a3"/>
                    <w:wordWrap/>
                    <w:snapToGrid w:val="0"/>
                    <w:spacing w:line="312" w:lineRule="auto"/>
                    <w:jc w:val="center"/>
                  </w:pPr>
                  <w:r>
                    <w:rPr>
                      <w:rFonts w:ascii="한양중고딕" w:eastAsia="한양중고딕"/>
                      <w:b/>
                      <w:spacing w:val="-5"/>
                      <w:sz w:val="22"/>
                    </w:rPr>
                    <w:t>특별하게 필요한 절차</w:t>
                  </w:r>
                </w:p>
              </w:tc>
              <w:tc>
                <w:tcPr>
                  <w:tcW w:w="8308" w:type="dxa"/>
                  <w:gridSpan w:val="10"/>
                  <w:tcBorders>
                    <w:top w:val="single" w:sz="2" w:space="0" w:color="000000"/>
                    <w:left w:val="single" w:sz="2" w:space="0" w:color="000000"/>
                    <w:bottom w:val="single" w:sz="11" w:space="0" w:color="000000"/>
                    <w:right w:val="single" w:sz="11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6"/>
                    <w:gridCol w:w="556"/>
                  </w:tblGrid>
                  <w:tr w:rsidR="00B2774A" w:rsidRPr="00AA10C2" w14:paraId="01E28FC3" w14:textId="77777777" w:rsidTr="00805E9A">
                    <w:trPr>
                      <w:tblHeader/>
                      <w:tblCellSpacing w:w="15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3BF4BC1D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b/>
                            <w:bCs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b/>
                            <w:bCs/>
                            <w:spacing w:val="-5"/>
                            <w:sz w:val="22"/>
                          </w:rPr>
                          <w:t>번호</w:t>
                        </w:r>
                      </w:p>
                    </w:tc>
                    <w:tc>
                      <w:tcPr>
                        <w:tcW w:w="511" w:type="dxa"/>
                        <w:vAlign w:val="center"/>
                        <w:hideMark/>
                      </w:tcPr>
                      <w:p w14:paraId="36E17216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b/>
                            <w:bCs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b/>
                            <w:bCs/>
                            <w:spacing w:val="-5"/>
                            <w:sz w:val="22"/>
                          </w:rPr>
                          <w:t>절차</w:t>
                        </w:r>
                      </w:p>
                    </w:tc>
                  </w:tr>
                </w:tbl>
                <w:p w14:paraId="6BB1D02D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vanish/>
                      <w:spacing w:val="-5"/>
                      <w:sz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6"/>
                    <w:gridCol w:w="5816"/>
                  </w:tblGrid>
                  <w:tr w:rsidR="00B2774A" w:rsidRPr="00AA10C2" w14:paraId="2C1EEF64" w14:textId="77777777" w:rsidTr="00805E9A">
                    <w:trPr>
                      <w:tblCellSpacing w:w="15" w:type="dxa"/>
                    </w:trPr>
                    <w:tc>
                      <w:tcPr>
                        <w:tcW w:w="761" w:type="dxa"/>
                        <w:vAlign w:val="center"/>
                        <w:hideMark/>
                      </w:tcPr>
                      <w:p w14:paraId="1F8C523A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SP-01</w:t>
                        </w:r>
                      </w:p>
                    </w:tc>
                    <w:tc>
                      <w:tcPr>
                        <w:tcW w:w="5771" w:type="dxa"/>
                        <w:vAlign w:val="center"/>
                        <w:hideMark/>
                      </w:tcPr>
                      <w:p w14:paraId="653B39A2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row-major 기준 빈칸 탐색 순서를 반드시 검증한다</w:t>
                        </w:r>
                      </w:p>
                    </w:tc>
                  </w:tr>
                </w:tbl>
                <w:p w14:paraId="39D2AC9D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vanish/>
                      <w:spacing w:val="-5"/>
                      <w:sz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6"/>
                    <w:gridCol w:w="5955"/>
                  </w:tblGrid>
                  <w:tr w:rsidR="00B2774A" w:rsidRPr="00AA10C2" w14:paraId="159B8AC5" w14:textId="77777777" w:rsidTr="00805E9A">
                    <w:trPr>
                      <w:tblCellSpacing w:w="15" w:type="dxa"/>
                    </w:trPr>
                    <w:tc>
                      <w:tcPr>
                        <w:tcW w:w="761" w:type="dxa"/>
                        <w:vAlign w:val="center"/>
                        <w:hideMark/>
                      </w:tcPr>
                      <w:p w14:paraId="6234E258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SP-02</w:t>
                        </w:r>
                      </w:p>
                    </w:tc>
                    <w:tc>
                      <w:tcPr>
                        <w:tcW w:w="5910" w:type="dxa"/>
                        <w:vAlign w:val="center"/>
                        <w:hideMark/>
                      </w:tcPr>
                      <w:p w14:paraId="21DC259C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작은 수</w:t>
                        </w: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→</w:t>
                        </w: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첫 빈칸 조합을 반드시 먼저 시도해야 한다</w:t>
                        </w:r>
                      </w:p>
                    </w:tc>
                  </w:tr>
                </w:tbl>
                <w:p w14:paraId="0B276AC8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vanish/>
                      <w:spacing w:val="-5"/>
                      <w:sz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6"/>
                    <w:gridCol w:w="4995"/>
                  </w:tblGrid>
                  <w:tr w:rsidR="00B2774A" w:rsidRPr="00AA10C2" w14:paraId="0FBD6567" w14:textId="77777777" w:rsidTr="00805E9A">
                    <w:trPr>
                      <w:tblCellSpacing w:w="15" w:type="dxa"/>
                    </w:trPr>
                    <w:tc>
                      <w:tcPr>
                        <w:tcW w:w="761" w:type="dxa"/>
                        <w:vAlign w:val="center"/>
                        <w:hideMark/>
                      </w:tcPr>
                      <w:p w14:paraId="02382B83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SP-03</w:t>
                        </w:r>
                      </w:p>
                    </w:tc>
                    <w:tc>
                      <w:tcPr>
                        <w:tcW w:w="4950" w:type="dxa"/>
                        <w:vAlign w:val="center"/>
                        <w:hideMark/>
                      </w:tcPr>
                      <w:p w14:paraId="3FEA048D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첫 시도 실패 시 역순 조합을 수행해야 한다</w:t>
                        </w:r>
                      </w:p>
                    </w:tc>
                  </w:tr>
                </w:tbl>
                <w:p w14:paraId="6FE7D22B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vanish/>
                      <w:spacing w:val="-5"/>
                      <w:sz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6"/>
                    <w:gridCol w:w="4875"/>
                  </w:tblGrid>
                  <w:tr w:rsidR="00B2774A" w:rsidRPr="00AA10C2" w14:paraId="3925F248" w14:textId="77777777" w:rsidTr="00805E9A">
                    <w:trPr>
                      <w:tblCellSpacing w:w="15" w:type="dxa"/>
                    </w:trPr>
                    <w:tc>
                      <w:tcPr>
                        <w:tcW w:w="761" w:type="dxa"/>
                        <w:vAlign w:val="center"/>
                        <w:hideMark/>
                      </w:tcPr>
                      <w:p w14:paraId="2B76ACD7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SP-04</w:t>
                        </w:r>
                      </w:p>
                    </w:tc>
                    <w:tc>
                      <w:tcPr>
                        <w:tcW w:w="4830" w:type="dxa"/>
                        <w:vAlign w:val="center"/>
                        <w:hideMark/>
                      </w:tcPr>
                      <w:p w14:paraId="02D17945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입력 배열 변경 여부를 별도 검증해야 한다</w:t>
                        </w:r>
                      </w:p>
                    </w:tc>
                  </w:tr>
                </w:tbl>
                <w:p w14:paraId="7FCC800F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vanish/>
                      <w:spacing w:val="-5"/>
                      <w:sz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6"/>
                    <w:gridCol w:w="5575"/>
                  </w:tblGrid>
                  <w:tr w:rsidR="00B2774A" w:rsidRPr="00AA10C2" w14:paraId="7A49D02B" w14:textId="77777777" w:rsidTr="00805E9A">
                    <w:trPr>
                      <w:tblCellSpacing w:w="15" w:type="dxa"/>
                    </w:trPr>
                    <w:tc>
                      <w:tcPr>
                        <w:tcW w:w="761" w:type="dxa"/>
                        <w:vAlign w:val="center"/>
                        <w:hideMark/>
                      </w:tcPr>
                      <w:p w14:paraId="6359B05D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SP-05</w:t>
                        </w:r>
                      </w:p>
                    </w:tc>
                    <w:tc>
                      <w:tcPr>
                        <w:tcW w:w="5530" w:type="dxa"/>
                        <w:vAlign w:val="center"/>
                        <w:hideMark/>
                      </w:tcPr>
                      <w:p w14:paraId="02CFD5CD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모든 invariant 검증은 정수 비교로 수행해야 한다</w:t>
                        </w:r>
                      </w:p>
                    </w:tc>
                  </w:tr>
                </w:tbl>
                <w:p w14:paraId="7CC3F263" w14:textId="77777777" w:rsidR="00B2774A" w:rsidRPr="00AA10C2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vanish/>
                      <w:spacing w:val="-5"/>
                      <w:sz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6"/>
                    <w:gridCol w:w="5190"/>
                  </w:tblGrid>
                  <w:tr w:rsidR="00B2774A" w:rsidRPr="00AA10C2" w14:paraId="63626F41" w14:textId="77777777" w:rsidTr="00805E9A">
                    <w:trPr>
                      <w:tblCellSpacing w:w="15" w:type="dxa"/>
                    </w:trPr>
                    <w:tc>
                      <w:tcPr>
                        <w:tcW w:w="761" w:type="dxa"/>
                        <w:vAlign w:val="center"/>
                        <w:hideMark/>
                      </w:tcPr>
                      <w:p w14:paraId="0436BEF9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SP-06</w:t>
                        </w:r>
                      </w:p>
                    </w:tc>
                    <w:tc>
                      <w:tcPr>
                        <w:tcW w:w="5145" w:type="dxa"/>
                        <w:vAlign w:val="center"/>
                        <w:hideMark/>
                      </w:tcPr>
                      <w:p w14:paraId="43490570" w14:textId="77777777" w:rsidR="00B2774A" w:rsidRPr="00AA10C2" w:rsidRDefault="00B2774A" w:rsidP="00B2774A">
                        <w:pPr>
                          <w:pStyle w:val="a3"/>
                          <w:snapToGrid w:val="0"/>
                          <w:spacing w:line="312" w:lineRule="auto"/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</w:pPr>
                        <w:r w:rsidRPr="00AA10C2">
                          <w:rPr>
                            <w:rFonts w:ascii="한양중고딕" w:eastAsia="한양중고딕"/>
                            <w:spacing w:val="-5"/>
                            <w:sz w:val="22"/>
                          </w:rPr>
                          <w:t>오류 발생 시 Error Contract를 준수해야 한다</w:t>
                        </w:r>
                      </w:p>
                    </w:tc>
                  </w:tr>
                </w:tbl>
                <w:p w14:paraId="5252FB16" w14:textId="77777777" w:rsidR="00B2774A" w:rsidRDefault="00B2774A" w:rsidP="00B2774A">
                  <w:pPr>
                    <w:pStyle w:val="a3"/>
                    <w:snapToGrid w:val="0"/>
                    <w:spacing w:line="312" w:lineRule="auto"/>
                    <w:rPr>
                      <w:rFonts w:ascii="한양중고딕" w:eastAsia="한양중고딕"/>
                      <w:spacing w:val="-5"/>
                      <w:sz w:val="22"/>
                    </w:rPr>
                  </w:pPr>
                </w:p>
              </w:tc>
            </w:tr>
          </w:tbl>
          <w:p w14:paraId="01A219AF" w14:textId="77777777" w:rsidR="00B2774A" w:rsidRPr="00086F17" w:rsidRDefault="00B2774A" w:rsidP="00B2774A">
            <w:pPr>
              <w:pStyle w:val="a4"/>
              <w:spacing w:line="312" w:lineRule="auto"/>
              <w:ind w:left="283" w:hanging="283"/>
              <w:rPr>
                <w:rFonts w:ascii="돋움" w:eastAsia="돋움"/>
                <w:spacing w:val="-3"/>
                <w:w w:val="95"/>
              </w:rPr>
            </w:pPr>
          </w:p>
          <w:p w14:paraId="1C9F9313" w14:textId="77777777" w:rsidR="00B2774A" w:rsidRDefault="00B2774A" w:rsidP="008B7C98"/>
          <w:p w14:paraId="33C248C4" w14:textId="77777777" w:rsidR="00B2774A" w:rsidRDefault="00B2774A" w:rsidP="008B7C98"/>
          <w:p w14:paraId="06B929C0" w14:textId="77777777" w:rsidR="00B2774A" w:rsidRDefault="00B2774A" w:rsidP="008B7C98"/>
          <w:p w14:paraId="359FA7C4" w14:textId="77777777" w:rsidR="00B2774A" w:rsidRDefault="00B2774A" w:rsidP="008B7C98"/>
          <w:p w14:paraId="4D2D4670" w14:textId="77777777" w:rsidR="00B2774A" w:rsidRDefault="00B2774A" w:rsidP="008B7C98"/>
          <w:p w14:paraId="21589C3A" w14:textId="5F6E1D22" w:rsidR="00B2774A" w:rsidRPr="00B2774A" w:rsidRDefault="00B2774A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  <w:sz w:val="28"/>
                <w:szCs w:val="28"/>
                <w:u w:val="single"/>
              </w:rPr>
            </w:pPr>
            <w:r w:rsidRPr="00B2774A">
              <w:rPr>
                <w:b/>
                <w:bCs/>
                <w:sz w:val="28"/>
                <w:szCs w:val="28"/>
                <w:u w:val="single"/>
              </w:rPr>
              <w:lastRenderedPageBreak/>
              <w:t>스켈레톤 코드(Skeleton Code)</w:t>
            </w:r>
          </w:p>
          <w:p w14:paraId="04B82297" w14:textId="74A9636F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b/>
                <w:bCs/>
                <w:sz w:val="20"/>
                <w:szCs w:val="20"/>
              </w:rPr>
              <w:t>스켈레톤 코드(Skeleton Code)</w:t>
            </w:r>
            <w:r w:rsidRPr="0092688D">
              <w:rPr>
                <w:sz w:val="20"/>
                <w:szCs w:val="20"/>
              </w:rPr>
              <w:t>란, 프로그램의 전체 구조만 미리 만들어 놓고, 세부 구현은 비워둔 코드.</w:t>
            </w:r>
          </w:p>
          <w:p w14:paraId="27139F33" w14:textId="791A0699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쉽게 말하면 “뼈대 코드”입니다.</w:t>
            </w:r>
          </w:p>
          <w:p w14:paraId="36CF1EAD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class Calculator:</w:t>
            </w:r>
            <w:r w:rsidRPr="0092688D">
              <w:rPr>
                <w:sz w:val="20"/>
                <w:szCs w:val="20"/>
              </w:rPr>
              <w:br/>
              <w:t xml:space="preserve">    def add(self, a, b):</w:t>
            </w:r>
            <w:r w:rsidRPr="0092688D">
              <w:rPr>
                <w:sz w:val="20"/>
                <w:szCs w:val="20"/>
              </w:rPr>
              <w:br/>
              <w:t xml:space="preserve">        pass</w:t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br/>
              <w:t xml:space="preserve">    def subtract(self, a, b):</w:t>
            </w:r>
            <w:r w:rsidRPr="0092688D">
              <w:rPr>
                <w:sz w:val="20"/>
                <w:szCs w:val="20"/>
              </w:rPr>
              <w:br/>
              <w:t xml:space="preserve">        pass</w:t>
            </w:r>
          </w:p>
          <w:p w14:paraId="42D8A0B3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위 코드는 계산기 클래스의 구조는 있습니다.</w:t>
            </w:r>
          </w:p>
          <w:p w14:paraId="0B99C24E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Calculator 클래스가 있다</w:t>
            </w:r>
            <w:r w:rsidRPr="0092688D">
              <w:rPr>
                <w:sz w:val="20"/>
                <w:szCs w:val="20"/>
              </w:rPr>
              <w:br/>
              <w:t>add() 함수가 있다</w:t>
            </w:r>
            <w:r w:rsidRPr="0092688D">
              <w:rPr>
                <w:sz w:val="20"/>
                <w:szCs w:val="20"/>
              </w:rPr>
              <w:br/>
              <w:t>subtract() 함수가 있다</w:t>
            </w:r>
          </w:p>
          <w:p w14:paraId="24BFE48F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하지만 실제 동작은 아직 없습니다.</w:t>
            </w:r>
          </w:p>
          <w:p w14:paraId="70AFFA98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pass</w:t>
            </w:r>
          </w:p>
          <w:p w14:paraId="2A2D7F59" w14:textId="23247CE9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가 들어간 부분이 “나중에 구현할 자리”.</w:t>
            </w:r>
          </w:p>
          <w:p w14:paraId="2E7B42FD" w14:textId="77777777" w:rsidR="00BB2489" w:rsidRPr="0092688D" w:rsidRDefault="00000000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73F804AC">
                <v:rect id="_x0000_i1053" style="width:0;height:1.5pt" o:hralign="center" o:hrstd="t" o:hr="t" fillcolor="#a0a0a0" stroked="f"/>
              </w:pict>
            </w:r>
          </w:p>
          <w:p w14:paraId="49C5AC97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  <w:sz w:val="20"/>
                <w:szCs w:val="20"/>
              </w:rPr>
            </w:pPr>
            <w:r w:rsidRPr="0092688D">
              <w:rPr>
                <w:b/>
                <w:bCs/>
                <w:sz w:val="20"/>
                <w:szCs w:val="20"/>
              </w:rPr>
              <w:t>왜 스켈레톤 코드를 만들까?</w:t>
            </w:r>
          </w:p>
          <w:p w14:paraId="3F7AFE0A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개발을 바로 구현부터 시작하면 구조가 흐트러질 수 있습니다.</w:t>
            </w:r>
          </w:p>
          <w:p w14:paraId="6C708FA9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그래서 먼저 다음을 정합니다.</w:t>
            </w:r>
          </w:p>
          <w:tbl>
            <w:tblPr>
              <w:tblW w:w="5000" w:type="pct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5"/>
              <w:gridCol w:w="6385"/>
            </w:tblGrid>
            <w:tr w:rsidR="00BB2489" w:rsidRPr="0092688D" w14:paraId="55CEA60D" w14:textId="77777777" w:rsidTr="00AD70CD">
              <w:trPr>
                <w:tblHeader/>
                <w:tblCellSpacing w:w="15" w:type="dxa"/>
              </w:trPr>
              <w:tc>
                <w:tcPr>
                  <w:tcW w:w="1397" w:type="pct"/>
                  <w:vAlign w:val="center"/>
                  <w:hideMark/>
                </w:tcPr>
                <w:p w14:paraId="354431EB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b/>
                      <w:bCs/>
                      <w:sz w:val="20"/>
                      <w:szCs w:val="20"/>
                    </w:rPr>
                  </w:pPr>
                  <w:r w:rsidRPr="0092688D">
                    <w:rPr>
                      <w:b/>
                      <w:bCs/>
                      <w:sz w:val="20"/>
                      <w:szCs w:val="20"/>
                    </w:rPr>
                    <w:t>항목</w:t>
                  </w:r>
                </w:p>
              </w:tc>
              <w:tc>
                <w:tcPr>
                  <w:tcW w:w="3501" w:type="pct"/>
                  <w:vAlign w:val="center"/>
                  <w:hideMark/>
                </w:tcPr>
                <w:p w14:paraId="143BD107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b/>
                      <w:bCs/>
                      <w:sz w:val="20"/>
                      <w:szCs w:val="20"/>
                    </w:rPr>
                  </w:pPr>
                  <w:r w:rsidRPr="0092688D">
                    <w:rPr>
                      <w:b/>
                      <w:bCs/>
                      <w:sz w:val="20"/>
                      <w:szCs w:val="20"/>
                    </w:rPr>
                    <w:t>예</w:t>
                  </w:r>
                </w:p>
              </w:tc>
            </w:tr>
            <w:tr w:rsidR="00BB2489" w:rsidRPr="0092688D" w14:paraId="1EC861D8" w14:textId="77777777" w:rsidTr="00AD70CD">
              <w:trPr>
                <w:tblCellSpacing w:w="15" w:type="dxa"/>
              </w:trPr>
              <w:tc>
                <w:tcPr>
                  <w:tcW w:w="1397" w:type="pct"/>
                  <w:vAlign w:val="center"/>
                  <w:hideMark/>
                </w:tcPr>
                <w:p w14:paraId="73C51683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클래스 이름</w:t>
                  </w:r>
                </w:p>
              </w:tc>
              <w:tc>
                <w:tcPr>
                  <w:tcW w:w="3501" w:type="pct"/>
                  <w:vAlign w:val="center"/>
                  <w:hideMark/>
                </w:tcPr>
                <w:p w14:paraId="6AFD9EF7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Calculator</w:t>
                  </w:r>
                </w:p>
              </w:tc>
            </w:tr>
            <w:tr w:rsidR="00BB2489" w:rsidRPr="0092688D" w14:paraId="10EB9943" w14:textId="77777777" w:rsidTr="00AD70CD">
              <w:trPr>
                <w:tblCellSpacing w:w="15" w:type="dxa"/>
              </w:trPr>
              <w:tc>
                <w:tcPr>
                  <w:tcW w:w="1397" w:type="pct"/>
                  <w:vAlign w:val="center"/>
                  <w:hideMark/>
                </w:tcPr>
                <w:p w14:paraId="085E558B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함수 이름</w:t>
                  </w:r>
                </w:p>
              </w:tc>
              <w:tc>
                <w:tcPr>
                  <w:tcW w:w="3501" w:type="pct"/>
                  <w:vAlign w:val="center"/>
                  <w:hideMark/>
                </w:tcPr>
                <w:p w14:paraId="26046035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add, subtract</w:t>
                  </w:r>
                </w:p>
              </w:tc>
            </w:tr>
            <w:tr w:rsidR="00BB2489" w:rsidRPr="0092688D" w14:paraId="5C47C2CF" w14:textId="77777777" w:rsidTr="00AD70CD">
              <w:trPr>
                <w:tblCellSpacing w:w="15" w:type="dxa"/>
              </w:trPr>
              <w:tc>
                <w:tcPr>
                  <w:tcW w:w="1397" w:type="pct"/>
                  <w:vAlign w:val="center"/>
                  <w:hideMark/>
                </w:tcPr>
                <w:p w14:paraId="3963682C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입력값</w:t>
                  </w:r>
                </w:p>
              </w:tc>
              <w:tc>
                <w:tcPr>
                  <w:tcW w:w="3501" w:type="pct"/>
                  <w:vAlign w:val="center"/>
                  <w:hideMark/>
                </w:tcPr>
                <w:p w14:paraId="35A028BE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a, b</w:t>
                  </w:r>
                </w:p>
              </w:tc>
            </w:tr>
            <w:tr w:rsidR="00BB2489" w:rsidRPr="0092688D" w14:paraId="640798D4" w14:textId="77777777" w:rsidTr="00AD70CD">
              <w:trPr>
                <w:tblCellSpacing w:w="15" w:type="dxa"/>
              </w:trPr>
              <w:tc>
                <w:tcPr>
                  <w:tcW w:w="1397" w:type="pct"/>
                  <w:vAlign w:val="center"/>
                  <w:hideMark/>
                </w:tcPr>
                <w:p w14:paraId="48096B78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반환값</w:t>
                  </w:r>
                </w:p>
              </w:tc>
              <w:tc>
                <w:tcPr>
                  <w:tcW w:w="3501" w:type="pct"/>
                  <w:vAlign w:val="center"/>
                  <w:hideMark/>
                </w:tcPr>
                <w:p w14:paraId="2C6CC67E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int</w:t>
                  </w:r>
                </w:p>
              </w:tc>
            </w:tr>
            <w:tr w:rsidR="00BB2489" w:rsidRPr="0092688D" w14:paraId="0C770640" w14:textId="77777777" w:rsidTr="00AD70CD">
              <w:trPr>
                <w:tblCellSpacing w:w="15" w:type="dxa"/>
              </w:trPr>
              <w:tc>
                <w:tcPr>
                  <w:tcW w:w="1397" w:type="pct"/>
                  <w:vAlign w:val="center"/>
                  <w:hideMark/>
                </w:tcPr>
                <w:p w14:paraId="127EDAAE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파일 구조</w:t>
                  </w:r>
                </w:p>
              </w:tc>
              <w:tc>
                <w:tcPr>
                  <w:tcW w:w="3501" w:type="pct"/>
                  <w:vAlign w:val="center"/>
                  <w:hideMark/>
                </w:tcPr>
                <w:p w14:paraId="2797FAA3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calculator.py, test_calculator.py</w:t>
                  </w:r>
                </w:p>
              </w:tc>
            </w:tr>
            <w:tr w:rsidR="00BB2489" w:rsidRPr="0092688D" w14:paraId="32CB05FB" w14:textId="77777777" w:rsidTr="00AD70CD">
              <w:trPr>
                <w:tblCellSpacing w:w="15" w:type="dxa"/>
              </w:trPr>
              <w:tc>
                <w:tcPr>
                  <w:tcW w:w="1397" w:type="pct"/>
                  <w:vAlign w:val="center"/>
                  <w:hideMark/>
                </w:tcPr>
                <w:p w14:paraId="4D378038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책임 분리</w:t>
                  </w:r>
                </w:p>
              </w:tc>
              <w:tc>
                <w:tcPr>
                  <w:tcW w:w="3501" w:type="pct"/>
                  <w:vAlign w:val="center"/>
                  <w:hideMark/>
                </w:tcPr>
                <w:p w14:paraId="653EBC4F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UI / Logic / DB</w:t>
                  </w:r>
                </w:p>
              </w:tc>
            </w:tr>
          </w:tbl>
          <w:p w14:paraId="31B13B83" w14:textId="74627CEF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 xml:space="preserve">즉, 스켈레톤 코드는 </w:t>
            </w:r>
            <w:r w:rsidRPr="0092688D">
              <w:rPr>
                <w:b/>
                <w:bCs/>
                <w:sz w:val="20"/>
                <w:szCs w:val="20"/>
              </w:rPr>
              <w:t>코딩 전에 설계도를 코드 형태로 만든 것</w:t>
            </w:r>
            <w:r w:rsidRPr="0092688D">
              <w:rPr>
                <w:sz w:val="20"/>
                <w:szCs w:val="20"/>
              </w:rPr>
              <w:t>.</w:t>
            </w:r>
          </w:p>
          <w:p w14:paraId="7744D572" w14:textId="77777777" w:rsidR="00BB2489" w:rsidRPr="0092688D" w:rsidRDefault="00000000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0CD822B7">
                <v:rect id="_x0000_i1054" style="width:0;height:1.5pt" o:hralign="center" o:hrstd="t" o:hr="t" fillcolor="#a0a0a0" stroked="f"/>
              </w:pict>
            </w:r>
          </w:p>
          <w:p w14:paraId="26BD73D9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  <w:sz w:val="20"/>
                <w:szCs w:val="20"/>
              </w:rPr>
            </w:pPr>
            <w:r w:rsidRPr="0092688D">
              <w:rPr>
                <w:b/>
                <w:bCs/>
                <w:sz w:val="20"/>
                <w:szCs w:val="20"/>
              </w:rPr>
              <w:t>예시: Magic Square 스켈레톤 코드</w:t>
            </w:r>
          </w:p>
          <w:p w14:paraId="4D120201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from typing import List, Tuple</w:t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br/>
              <w:t>class MagicSquareSolver:</w:t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lastRenderedPageBreak/>
              <w:t xml:space="preserve">    def find_blank_positions(self, grid: List[List[int]]) -&gt; List[Tuple[int, int]]:</w:t>
            </w:r>
            <w:r w:rsidRPr="0092688D">
              <w:rPr>
                <w:sz w:val="20"/>
                <w:szCs w:val="20"/>
              </w:rPr>
              <w:br/>
              <w:t xml:space="preserve">        """0의 위치를 찾는다."""</w:t>
            </w:r>
            <w:r w:rsidRPr="0092688D">
              <w:rPr>
                <w:sz w:val="20"/>
                <w:szCs w:val="20"/>
              </w:rPr>
              <w:br/>
              <w:t xml:space="preserve">        pass</w:t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br/>
              <w:t xml:space="preserve">    def find_missing_numbers(self, grid: List[List[int]]) -&gt; List[int]:</w:t>
            </w:r>
            <w:r w:rsidRPr="0092688D">
              <w:rPr>
                <w:sz w:val="20"/>
                <w:szCs w:val="20"/>
              </w:rPr>
              <w:br/>
              <w:t xml:space="preserve">        """1~16 중 빠진 숫자를 찾는다."""</w:t>
            </w:r>
            <w:r w:rsidRPr="0092688D">
              <w:rPr>
                <w:sz w:val="20"/>
                <w:szCs w:val="20"/>
              </w:rPr>
              <w:br/>
              <w:t xml:space="preserve">        pass</w:t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br/>
              <w:t xml:space="preserve">    def solve(self, grid: List[List[int]]) -&gt; List[List[int]]:</w:t>
            </w:r>
            <w:r w:rsidRPr="0092688D">
              <w:rPr>
                <w:sz w:val="20"/>
                <w:szCs w:val="20"/>
              </w:rPr>
              <w:br/>
              <w:t xml:space="preserve">        """마방진을 완성한다."""</w:t>
            </w:r>
            <w:r w:rsidRPr="0092688D">
              <w:rPr>
                <w:sz w:val="20"/>
                <w:szCs w:val="20"/>
              </w:rPr>
              <w:br/>
              <w:t xml:space="preserve">        pass</w:t>
            </w:r>
          </w:p>
          <w:p w14:paraId="46E3C6B7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이 코드는 아직 문제를 풀지는 못합니다.</w:t>
            </w:r>
          </w:p>
          <w:p w14:paraId="2B4B38F7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하지만 구조는 명확합니다.</w:t>
            </w:r>
          </w:p>
          <w:p w14:paraId="7FD53770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1. 0 위치 찾기</w:t>
            </w:r>
            <w:r w:rsidRPr="0092688D">
              <w:rPr>
                <w:sz w:val="20"/>
                <w:szCs w:val="20"/>
              </w:rPr>
              <w:br/>
              <w:t>2. 빠진 숫자 찾기</w:t>
            </w:r>
            <w:r w:rsidRPr="0092688D">
              <w:rPr>
                <w:sz w:val="20"/>
                <w:szCs w:val="20"/>
              </w:rPr>
              <w:br/>
              <w:t>3. 마방진 완성하기</w:t>
            </w:r>
          </w:p>
          <w:p w14:paraId="31BCD07B" w14:textId="77777777" w:rsidR="00BB2489" w:rsidRPr="0092688D" w:rsidRDefault="00000000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5AB86D11">
                <v:rect id="_x0000_i1055" style="width:0;height:1.5pt" o:hralign="center" o:hrstd="t" o:hr="t" fillcolor="#a0a0a0" stroked="f"/>
              </w:pict>
            </w:r>
          </w:p>
          <w:p w14:paraId="3396BDD9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  <w:sz w:val="20"/>
                <w:szCs w:val="20"/>
              </w:rPr>
            </w:pPr>
            <w:r w:rsidRPr="0092688D">
              <w:rPr>
                <w:b/>
                <w:bCs/>
                <w:sz w:val="20"/>
                <w:szCs w:val="20"/>
              </w:rPr>
              <w:t>TDD에서 스켈레톤 코드의 역할</w:t>
            </w:r>
          </w:p>
          <w:p w14:paraId="38FE0C64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TDD에서는 보통 이렇게 진행합니다.</w:t>
            </w:r>
          </w:p>
          <w:p w14:paraId="052E3B03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1. 테스트 작성</w:t>
            </w:r>
            <w:r w:rsidRPr="0092688D">
              <w:rPr>
                <w:sz w:val="20"/>
                <w:szCs w:val="20"/>
              </w:rPr>
              <w:br/>
              <w:t>2. 스켈레톤 코드 작성</w:t>
            </w:r>
            <w:r w:rsidRPr="0092688D">
              <w:rPr>
                <w:sz w:val="20"/>
                <w:szCs w:val="20"/>
              </w:rPr>
              <w:br/>
              <w:t>3. 테스트 실패 확인</w:t>
            </w:r>
            <w:r w:rsidRPr="0092688D">
              <w:rPr>
                <w:sz w:val="20"/>
                <w:szCs w:val="20"/>
              </w:rPr>
              <w:br/>
              <w:t>4. 최소 구현</w:t>
            </w:r>
            <w:r w:rsidRPr="0092688D">
              <w:rPr>
                <w:sz w:val="20"/>
                <w:szCs w:val="20"/>
              </w:rPr>
              <w:br/>
              <w:t>5. 리팩토링</w:t>
            </w:r>
          </w:p>
          <w:p w14:paraId="599A9E08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예를 들어 테스트가 먼저 있습니다.</w:t>
            </w:r>
          </w:p>
          <w:p w14:paraId="1BAD7EBD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def test_find_blank_positions():</w:t>
            </w:r>
            <w:r w:rsidRPr="0092688D">
              <w:rPr>
                <w:sz w:val="20"/>
                <w:szCs w:val="20"/>
              </w:rPr>
              <w:br/>
              <w:t xml:space="preserve">    solver = MagicSquareSolver()</w:t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br/>
              <w:t xml:space="preserve">    grid = [</w:t>
            </w:r>
            <w:r w:rsidRPr="0092688D">
              <w:rPr>
                <w:sz w:val="20"/>
                <w:szCs w:val="20"/>
              </w:rPr>
              <w:br/>
              <w:t xml:space="preserve">        [16, 2, 3, 13],</w:t>
            </w:r>
            <w:r w:rsidRPr="0092688D">
              <w:rPr>
                <w:sz w:val="20"/>
                <w:szCs w:val="20"/>
              </w:rPr>
              <w:br/>
              <w:t xml:space="preserve">        [5, 0, 10, 8],</w:t>
            </w:r>
            <w:r w:rsidRPr="0092688D">
              <w:rPr>
                <w:sz w:val="20"/>
                <w:szCs w:val="20"/>
              </w:rPr>
              <w:br/>
              <w:t xml:space="preserve">        [9, 7, 0, 12],</w:t>
            </w:r>
            <w:r w:rsidRPr="0092688D">
              <w:rPr>
                <w:sz w:val="20"/>
                <w:szCs w:val="20"/>
              </w:rPr>
              <w:br/>
              <w:t xml:space="preserve">        [4, 14, 15, 1],</w:t>
            </w:r>
            <w:r w:rsidRPr="0092688D">
              <w:rPr>
                <w:sz w:val="20"/>
                <w:szCs w:val="20"/>
              </w:rPr>
              <w:br/>
              <w:t xml:space="preserve">    ]</w:t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br/>
              <w:t xml:space="preserve">    assert solver.find_blank_positions(grid) == [(1, 1), (2, 2)]</w:t>
            </w:r>
          </w:p>
          <w:p w14:paraId="69E3C65D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그 다음 스켈레톤 코드를 만듭니다.</w:t>
            </w:r>
          </w:p>
          <w:p w14:paraId="623DD658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class MagicSquareSolver:</w:t>
            </w:r>
            <w:r w:rsidRPr="0092688D">
              <w:rPr>
                <w:sz w:val="20"/>
                <w:szCs w:val="20"/>
              </w:rPr>
              <w:br/>
              <w:t xml:space="preserve">    def find_blank_positions(self, grid):</w:t>
            </w:r>
            <w:r w:rsidRPr="0092688D">
              <w:rPr>
                <w:sz w:val="20"/>
                <w:szCs w:val="20"/>
              </w:rPr>
              <w:br/>
              <w:t xml:space="preserve">        pass</w:t>
            </w:r>
          </w:p>
          <w:p w14:paraId="7954D1C5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이 상태에서는 테스트가 실패합니다.</w:t>
            </w:r>
          </w:p>
          <w:p w14:paraId="460070AC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그 다음 최소 구현을 합니다.</w:t>
            </w:r>
          </w:p>
          <w:p w14:paraId="19EF44F0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 w:rsidRPr="0092688D">
              <w:rPr>
                <w:sz w:val="20"/>
                <w:szCs w:val="20"/>
              </w:rPr>
              <w:t>class MagicSquareSolver:</w:t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lastRenderedPageBreak/>
              <w:t xml:space="preserve">    def find_blank_positions(self, grid):</w:t>
            </w:r>
            <w:r w:rsidRPr="0092688D">
              <w:rPr>
                <w:sz w:val="20"/>
                <w:szCs w:val="20"/>
              </w:rPr>
              <w:br/>
              <w:t xml:space="preserve">        positions = []</w:t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br/>
              <w:t xml:space="preserve">        for row_index, row in enumerate(grid):</w:t>
            </w:r>
            <w:r w:rsidRPr="0092688D">
              <w:rPr>
                <w:sz w:val="20"/>
                <w:szCs w:val="20"/>
              </w:rPr>
              <w:br/>
              <w:t xml:space="preserve">            for col_index, value in enumerate(row):</w:t>
            </w:r>
            <w:r w:rsidRPr="0092688D">
              <w:rPr>
                <w:sz w:val="20"/>
                <w:szCs w:val="20"/>
              </w:rPr>
              <w:br/>
              <w:t xml:space="preserve">                if value == 0:</w:t>
            </w:r>
            <w:r w:rsidRPr="0092688D">
              <w:rPr>
                <w:sz w:val="20"/>
                <w:szCs w:val="20"/>
              </w:rPr>
              <w:br/>
              <w:t xml:space="preserve">                    positions.append((row_index, col_index))</w:t>
            </w:r>
            <w:r w:rsidRPr="0092688D">
              <w:rPr>
                <w:sz w:val="20"/>
                <w:szCs w:val="20"/>
              </w:rPr>
              <w:br/>
            </w:r>
            <w:r w:rsidRPr="0092688D">
              <w:rPr>
                <w:sz w:val="20"/>
                <w:szCs w:val="20"/>
              </w:rPr>
              <w:br/>
              <w:t xml:space="preserve">        return positions</w:t>
            </w:r>
          </w:p>
          <w:p w14:paraId="0B34657C" w14:textId="77777777" w:rsidR="00BB2489" w:rsidRPr="0092688D" w:rsidRDefault="00000000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703D13EB">
                <v:rect id="_x0000_i1056" style="width:0;height:1.5pt" o:hralign="center" o:hrstd="t" o:hr="t" fillcolor="#a0a0a0" stroked="f"/>
              </w:pict>
            </w:r>
          </w:p>
          <w:p w14:paraId="742605A8" w14:textId="77777777" w:rsidR="00BB2489" w:rsidRPr="0092688D" w:rsidRDefault="00BB2489" w:rsidP="00BB2489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  <w:sz w:val="20"/>
                <w:szCs w:val="20"/>
              </w:rPr>
            </w:pPr>
            <w:r w:rsidRPr="0092688D">
              <w:rPr>
                <w:b/>
                <w:bCs/>
                <w:sz w:val="20"/>
                <w:szCs w:val="20"/>
              </w:rPr>
              <w:t>스켈레톤 코드와 완성 코드 차이</w:t>
            </w:r>
          </w:p>
          <w:tbl>
            <w:tblPr>
              <w:tblW w:w="5000" w:type="pct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5"/>
              <w:gridCol w:w="3945"/>
              <w:gridCol w:w="3100"/>
            </w:tblGrid>
            <w:tr w:rsidR="00BB2489" w:rsidRPr="0092688D" w14:paraId="704518BE" w14:textId="77777777" w:rsidTr="00AD70CD">
              <w:trPr>
                <w:tblHeader/>
                <w:tblCellSpacing w:w="15" w:type="dxa"/>
              </w:trPr>
              <w:tc>
                <w:tcPr>
                  <w:tcW w:w="1032" w:type="pct"/>
                  <w:vAlign w:val="center"/>
                  <w:hideMark/>
                </w:tcPr>
                <w:p w14:paraId="71B40666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b/>
                      <w:bCs/>
                      <w:sz w:val="20"/>
                      <w:szCs w:val="20"/>
                    </w:rPr>
                  </w:pPr>
                  <w:r w:rsidRPr="0092688D">
                    <w:rPr>
                      <w:b/>
                      <w:bCs/>
                      <w:sz w:val="20"/>
                      <w:szCs w:val="20"/>
                    </w:rPr>
                    <w:t>구분</w:t>
                  </w:r>
                </w:p>
              </w:tc>
              <w:tc>
                <w:tcPr>
                  <w:tcW w:w="2161" w:type="pct"/>
                  <w:vAlign w:val="center"/>
                  <w:hideMark/>
                </w:tcPr>
                <w:p w14:paraId="22666760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b/>
                      <w:bCs/>
                      <w:sz w:val="20"/>
                      <w:szCs w:val="20"/>
                    </w:rPr>
                  </w:pPr>
                  <w:r w:rsidRPr="0092688D">
                    <w:rPr>
                      <w:b/>
                      <w:bCs/>
                      <w:sz w:val="20"/>
                      <w:szCs w:val="20"/>
                    </w:rPr>
                    <w:t>스켈레톤 코드</w:t>
                  </w:r>
                </w:p>
              </w:tc>
              <w:tc>
                <w:tcPr>
                  <w:tcW w:w="1686" w:type="pct"/>
                  <w:vAlign w:val="center"/>
                  <w:hideMark/>
                </w:tcPr>
                <w:p w14:paraId="4D988C24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b/>
                      <w:bCs/>
                      <w:sz w:val="20"/>
                      <w:szCs w:val="20"/>
                    </w:rPr>
                  </w:pPr>
                  <w:r w:rsidRPr="0092688D">
                    <w:rPr>
                      <w:b/>
                      <w:bCs/>
                      <w:sz w:val="20"/>
                      <w:szCs w:val="20"/>
                    </w:rPr>
                    <w:t>완성 코드</w:t>
                  </w:r>
                </w:p>
              </w:tc>
            </w:tr>
            <w:tr w:rsidR="00BB2489" w:rsidRPr="0092688D" w14:paraId="1F81D9BF" w14:textId="77777777" w:rsidTr="00AD70CD">
              <w:trPr>
                <w:tblCellSpacing w:w="15" w:type="dxa"/>
              </w:trPr>
              <w:tc>
                <w:tcPr>
                  <w:tcW w:w="1032" w:type="pct"/>
                  <w:vAlign w:val="center"/>
                  <w:hideMark/>
                </w:tcPr>
                <w:p w14:paraId="25D31ECC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목적</w:t>
                  </w:r>
                </w:p>
              </w:tc>
              <w:tc>
                <w:tcPr>
                  <w:tcW w:w="2161" w:type="pct"/>
                  <w:vAlign w:val="center"/>
                  <w:hideMark/>
                </w:tcPr>
                <w:p w14:paraId="2F512FA2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구조 정의</w:t>
                  </w:r>
                </w:p>
              </w:tc>
              <w:tc>
                <w:tcPr>
                  <w:tcW w:w="1686" w:type="pct"/>
                  <w:vAlign w:val="center"/>
                  <w:hideMark/>
                </w:tcPr>
                <w:p w14:paraId="589D242E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실제 기능 수행</w:t>
                  </w:r>
                </w:p>
              </w:tc>
            </w:tr>
            <w:tr w:rsidR="00BB2489" w:rsidRPr="0092688D" w14:paraId="6178B23C" w14:textId="77777777" w:rsidTr="00AD70CD">
              <w:trPr>
                <w:tblCellSpacing w:w="15" w:type="dxa"/>
              </w:trPr>
              <w:tc>
                <w:tcPr>
                  <w:tcW w:w="1032" w:type="pct"/>
                  <w:vAlign w:val="center"/>
                  <w:hideMark/>
                </w:tcPr>
                <w:p w14:paraId="538B307A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구현</w:t>
                  </w:r>
                </w:p>
              </w:tc>
              <w:tc>
                <w:tcPr>
                  <w:tcW w:w="2161" w:type="pct"/>
                  <w:vAlign w:val="center"/>
                  <w:hideMark/>
                </w:tcPr>
                <w:p w14:paraId="1DCFAC16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비어 있음</w:t>
                  </w:r>
                </w:p>
              </w:tc>
              <w:tc>
                <w:tcPr>
                  <w:tcW w:w="1686" w:type="pct"/>
                  <w:vAlign w:val="center"/>
                  <w:hideMark/>
                </w:tcPr>
                <w:p w14:paraId="430993D2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로직 있음</w:t>
                  </w:r>
                </w:p>
              </w:tc>
            </w:tr>
            <w:tr w:rsidR="00BB2489" w:rsidRPr="0092688D" w14:paraId="31353390" w14:textId="77777777" w:rsidTr="00AD70CD">
              <w:trPr>
                <w:tblCellSpacing w:w="15" w:type="dxa"/>
              </w:trPr>
              <w:tc>
                <w:tcPr>
                  <w:tcW w:w="1032" w:type="pct"/>
                  <w:vAlign w:val="center"/>
                  <w:hideMark/>
                </w:tcPr>
                <w:p w14:paraId="6E5A848E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예</w:t>
                  </w:r>
                </w:p>
              </w:tc>
              <w:tc>
                <w:tcPr>
                  <w:tcW w:w="2161" w:type="pct"/>
                  <w:vAlign w:val="center"/>
                  <w:hideMark/>
                </w:tcPr>
                <w:p w14:paraId="219C36D8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pass, TODO, 빈 함수</w:t>
                  </w:r>
                </w:p>
              </w:tc>
              <w:tc>
                <w:tcPr>
                  <w:tcW w:w="1686" w:type="pct"/>
                  <w:vAlign w:val="center"/>
                  <w:hideMark/>
                </w:tcPr>
                <w:p w14:paraId="00F0CEAB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계산, 검증, 반환</w:t>
                  </w:r>
                </w:p>
              </w:tc>
            </w:tr>
            <w:tr w:rsidR="00BB2489" w:rsidRPr="0092688D" w14:paraId="18DEC5F8" w14:textId="77777777" w:rsidTr="00AD70CD">
              <w:trPr>
                <w:tblCellSpacing w:w="15" w:type="dxa"/>
              </w:trPr>
              <w:tc>
                <w:tcPr>
                  <w:tcW w:w="1032" w:type="pct"/>
                  <w:vAlign w:val="center"/>
                  <w:hideMark/>
                </w:tcPr>
                <w:p w14:paraId="6107F30E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사용 시점</w:t>
                  </w:r>
                </w:p>
              </w:tc>
              <w:tc>
                <w:tcPr>
                  <w:tcW w:w="2161" w:type="pct"/>
                  <w:vAlign w:val="center"/>
                  <w:hideMark/>
                </w:tcPr>
                <w:p w14:paraId="090439F7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개발 초기</w:t>
                  </w:r>
                </w:p>
              </w:tc>
              <w:tc>
                <w:tcPr>
                  <w:tcW w:w="1686" w:type="pct"/>
                  <w:vAlign w:val="center"/>
                  <w:hideMark/>
                </w:tcPr>
                <w:p w14:paraId="02307AAC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기능 구현 후</w:t>
                  </w:r>
                </w:p>
              </w:tc>
            </w:tr>
            <w:tr w:rsidR="00BB2489" w:rsidRPr="0092688D" w14:paraId="48367B73" w14:textId="77777777" w:rsidTr="00AD70CD">
              <w:trPr>
                <w:tblCellSpacing w:w="15" w:type="dxa"/>
              </w:trPr>
              <w:tc>
                <w:tcPr>
                  <w:tcW w:w="1032" w:type="pct"/>
                  <w:vAlign w:val="center"/>
                  <w:hideMark/>
                </w:tcPr>
                <w:p w14:paraId="355D7863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장점</w:t>
                  </w:r>
                </w:p>
              </w:tc>
              <w:tc>
                <w:tcPr>
                  <w:tcW w:w="2161" w:type="pct"/>
                  <w:vAlign w:val="center"/>
                  <w:hideMark/>
                </w:tcPr>
                <w:p w14:paraId="5DE04EC5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설계 명확화</w:t>
                  </w:r>
                </w:p>
              </w:tc>
              <w:tc>
                <w:tcPr>
                  <w:tcW w:w="1686" w:type="pct"/>
                  <w:vAlign w:val="center"/>
                  <w:hideMark/>
                </w:tcPr>
                <w:p w14:paraId="013ACF7C" w14:textId="77777777" w:rsidR="00BB2489" w:rsidRPr="0092688D" w:rsidRDefault="00BB2489" w:rsidP="00BB2489">
                  <w:pPr>
                    <w:widowControl w:val="0"/>
                    <w:wordWrap w:val="0"/>
                    <w:autoSpaceDE w:val="0"/>
                    <w:autoSpaceDN w:val="0"/>
                    <w:spacing w:after="160"/>
                    <w:rPr>
                      <w:sz w:val="20"/>
                      <w:szCs w:val="20"/>
                    </w:rPr>
                  </w:pPr>
                  <w:r w:rsidRPr="0092688D">
                    <w:rPr>
                      <w:sz w:val="20"/>
                      <w:szCs w:val="20"/>
                    </w:rPr>
                    <w:t>실행 가능</w:t>
                  </w:r>
                </w:p>
              </w:tc>
            </w:tr>
          </w:tbl>
          <w:p w14:paraId="2320D586" w14:textId="6FBF939E" w:rsidR="00A969AE" w:rsidRDefault="00A969AE" w:rsidP="00E80128">
            <w:pPr>
              <w:pStyle w:val="a3"/>
              <w:wordWrap/>
              <w:snapToGrid w:val="0"/>
              <w:spacing w:line="480" w:lineRule="auto"/>
              <w:jc w:val="center"/>
            </w:pPr>
          </w:p>
        </w:tc>
      </w:tr>
    </w:tbl>
    <w:p w14:paraId="12C1BD8A" w14:textId="2660D112" w:rsidR="00AD70CD" w:rsidRDefault="00AD70CD" w:rsidP="00A969AE">
      <w:pPr>
        <w:pStyle w:val="a3"/>
        <w:wordWrap/>
        <w:jc w:val="center"/>
      </w:pPr>
    </w:p>
    <w:p w14:paraId="6B41715C" w14:textId="77777777" w:rsidR="00AD70CD" w:rsidRDefault="00AD70CD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br w:type="page"/>
      </w:r>
    </w:p>
    <w:tbl>
      <w:tblPr>
        <w:tblStyle w:val="aff0"/>
        <w:tblW w:w="0" w:type="auto"/>
        <w:tblInd w:w="9" w:type="dxa"/>
        <w:tblLook w:val="04A0" w:firstRow="1" w:lastRow="0" w:firstColumn="1" w:lastColumn="0" w:noHBand="0" w:noVBand="1"/>
      </w:tblPr>
      <w:tblGrid>
        <w:gridCol w:w="9270"/>
      </w:tblGrid>
      <w:tr w:rsidR="00E17EDC" w14:paraId="20FCA2D6" w14:textId="77777777" w:rsidTr="00E17EDC">
        <w:tc>
          <w:tcPr>
            <w:tcW w:w="9270" w:type="dxa"/>
          </w:tcPr>
          <w:p w14:paraId="7926B90D" w14:textId="77777777" w:rsidR="00E17EDC" w:rsidRDefault="00E17EDC" w:rsidP="00E17EDC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8"/>
                <w:szCs w:val="20"/>
                <w:u w:val="single"/>
              </w:rPr>
            </w:pPr>
            <w:r w:rsidRPr="00A969AE">
              <w:rPr>
                <w:rFonts w:ascii="돋움" w:eastAsia="돋움" w:hint="eastAsia"/>
                <w:b/>
                <w:bCs/>
                <w:sz w:val="36"/>
              </w:rPr>
              <w:lastRenderedPageBreak/>
              <w:t>실습</w:t>
            </w:r>
            <w:r w:rsidRPr="00A969AE">
              <w:rPr>
                <w:rFonts w:ascii="돋움" w:eastAsia="돋움"/>
                <w:b/>
                <w:bCs/>
                <w:sz w:val="36"/>
              </w:rPr>
              <w:t>- Dual-Track UI + Logic TDD</w:t>
            </w:r>
          </w:p>
          <w:p w14:paraId="778E165B" w14:textId="1E6086CF" w:rsidR="00E17EDC" w:rsidRDefault="00E17EDC" w:rsidP="00E17ED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napToGrid w:val="0"/>
              <w:spacing w:line="480" w:lineRule="auto"/>
              <w:rPr>
                <w:rFonts w:ascii="돋움" w:eastAsia="돋움"/>
                <w:b/>
                <w:bCs/>
                <w:spacing w:val="-3"/>
                <w:w w:val="95"/>
                <w:sz w:val="28"/>
                <w:szCs w:val="28"/>
              </w:rPr>
            </w:pPr>
            <w:r w:rsidRPr="00FC5B24">
              <w:rPr>
                <w:rFonts w:ascii="돋움" w:eastAsia="돋움" w:hint="eastAsia"/>
                <w:b/>
                <w:sz w:val="28"/>
                <w:szCs w:val="20"/>
                <w:u w:val="single"/>
              </w:rPr>
              <w:t xml:space="preserve">과제 </w:t>
            </w:r>
            <w:r w:rsidRPr="00FC5B24">
              <w:rPr>
                <w:rFonts w:ascii="돋움" w:eastAsia="돋움"/>
                <w:b/>
                <w:sz w:val="28"/>
                <w:szCs w:val="20"/>
                <w:u w:val="single"/>
              </w:rPr>
              <w:t xml:space="preserve">1: </w:t>
            </w:r>
            <w:r w:rsidRPr="00A969AE">
              <w:rPr>
                <w:rFonts w:ascii="돋움" w:eastAsia="돋움"/>
                <w:b/>
                <w:bCs/>
                <w:sz w:val="28"/>
                <w:szCs w:val="20"/>
                <w:u w:val="single"/>
              </w:rPr>
              <w:t xml:space="preserve">RED </w:t>
            </w:r>
            <w:r w:rsidRPr="00A969AE">
              <w:rPr>
                <w:rFonts w:ascii="돋움" w:eastAsia="돋움" w:hint="eastAsia"/>
                <w:b/>
                <w:bCs/>
                <w:sz w:val="28"/>
                <w:szCs w:val="20"/>
                <w:u w:val="single"/>
              </w:rPr>
              <w:t xml:space="preserve">단계 </w:t>
            </w:r>
            <w:r w:rsidRPr="00A969AE">
              <w:rPr>
                <w:rFonts w:ascii="돋움" w:eastAsia="돋움"/>
                <w:b/>
                <w:bCs/>
                <w:sz w:val="28"/>
                <w:szCs w:val="20"/>
                <w:u w:val="single"/>
              </w:rPr>
              <w:t>(Magic Square)</w:t>
            </w:r>
            <w:r w:rsidRPr="00120D28">
              <w:rPr>
                <w:rFonts w:ascii="돋움" w:eastAsia="돋움"/>
                <w:b/>
                <w:bCs/>
                <w:sz w:val="28"/>
                <w:szCs w:val="20"/>
                <w:u w:val="single"/>
              </w:rPr>
              <w:t>．</w:t>
            </w:r>
          </w:p>
        </w:tc>
      </w:tr>
    </w:tbl>
    <w:p w14:paraId="518FA85D" w14:textId="77777777" w:rsidR="003F7554" w:rsidRPr="003F7554" w:rsidRDefault="003F7554" w:rsidP="003F7554">
      <w:pPr>
        <w:pStyle w:val="a3"/>
        <w:snapToGrid w:val="0"/>
        <w:spacing w:line="480" w:lineRule="auto"/>
        <w:rPr>
          <w:rFonts w:ascii="돋움" w:eastAsia="돋움"/>
          <w:b/>
          <w:bCs/>
          <w:spacing w:val="-3"/>
          <w:w w:val="95"/>
          <w:sz w:val="28"/>
          <w:szCs w:val="28"/>
          <w:u w:val="single"/>
        </w:rPr>
      </w:pPr>
      <w:r w:rsidRPr="003F7554">
        <w:rPr>
          <w:rFonts w:ascii="돋움" w:eastAsia="돋움"/>
          <w:b/>
          <w:bCs/>
          <w:spacing w:val="-3"/>
          <w:w w:val="95"/>
          <w:sz w:val="28"/>
          <w:szCs w:val="28"/>
          <w:u w:val="single"/>
        </w:rPr>
        <w:t>기본 브랜치 구조</w:t>
      </w:r>
    </w:p>
    <w:p w14:paraId="0F3ADAC5" w14:textId="77777777" w:rsidR="003F7554" w:rsidRPr="003F7554" w:rsidRDefault="003F7554" w:rsidP="003F7554">
      <w:pPr>
        <w:pStyle w:val="a3"/>
        <w:snapToGrid w:val="0"/>
        <w:spacing w:line="480" w:lineRule="auto"/>
        <w:rPr>
          <w:rFonts w:ascii="돋움" w:eastAsia="돋움"/>
          <w:b/>
          <w:bCs/>
          <w:spacing w:val="-3"/>
          <w:w w:val="95"/>
          <w:sz w:val="28"/>
          <w:szCs w:val="28"/>
          <w:u w:val="single"/>
        </w:rPr>
      </w:pPr>
      <w:r w:rsidRPr="003F7554">
        <w:rPr>
          <w:rFonts w:ascii="돋움" w:eastAsia="돋움"/>
          <w:b/>
          <w:bCs/>
          <w:spacing w:val="-3"/>
          <w:w w:val="95"/>
          <w:sz w:val="28"/>
          <w:szCs w:val="28"/>
          <w:u w:val="single"/>
        </w:rPr>
        <w:t>main</w:t>
      </w:r>
    </w:p>
    <w:p w14:paraId="4BB4BA29" w14:textId="77777777" w:rsidR="003F7554" w:rsidRPr="003F7554" w:rsidRDefault="003F7554" w:rsidP="003F7554">
      <w:pPr>
        <w:pStyle w:val="a3"/>
        <w:numPr>
          <w:ilvl w:val="0"/>
          <w:numId w:val="4"/>
        </w:numPr>
        <w:snapToGrid w:val="0"/>
        <w:spacing w:line="480" w:lineRule="auto"/>
        <w:rPr>
          <w:rFonts w:ascii="돋움" w:eastAsia="돋움"/>
          <w:spacing w:val="-3"/>
          <w:w w:val="95"/>
          <w:sz w:val="24"/>
        </w:rPr>
      </w:pPr>
      <w:r w:rsidRPr="003F7554">
        <w:rPr>
          <w:rFonts w:ascii="돋움" w:eastAsia="돋움"/>
          <w:spacing w:val="-3"/>
          <w:w w:val="95"/>
          <w:sz w:val="24"/>
        </w:rPr>
        <w:t>역할:</w:t>
      </w:r>
    </w:p>
    <w:p w14:paraId="6F568C76" w14:textId="77777777" w:rsidR="003F7554" w:rsidRPr="003F7554" w:rsidRDefault="003F7554" w:rsidP="003F7554">
      <w:pPr>
        <w:pStyle w:val="a3"/>
        <w:numPr>
          <w:ilvl w:val="0"/>
          <w:numId w:val="2"/>
        </w:numPr>
        <w:snapToGrid w:val="0"/>
        <w:spacing w:line="480" w:lineRule="auto"/>
        <w:rPr>
          <w:rFonts w:ascii="돋움" w:eastAsia="돋움"/>
          <w:spacing w:val="-3"/>
          <w:w w:val="95"/>
          <w:sz w:val="24"/>
        </w:rPr>
      </w:pPr>
      <w:r w:rsidRPr="003F7554">
        <w:rPr>
          <w:rFonts w:ascii="돋움" w:eastAsia="돋움"/>
          <w:spacing w:val="-3"/>
          <w:w w:val="95"/>
          <w:sz w:val="24"/>
        </w:rPr>
        <w:t>항상 안정된 최종 결과만 유지</w:t>
      </w:r>
    </w:p>
    <w:p w14:paraId="66577557" w14:textId="77777777" w:rsidR="003F7554" w:rsidRPr="003F7554" w:rsidRDefault="003F7554" w:rsidP="003F7554">
      <w:pPr>
        <w:pStyle w:val="a3"/>
        <w:numPr>
          <w:ilvl w:val="0"/>
          <w:numId w:val="4"/>
        </w:numPr>
        <w:snapToGrid w:val="0"/>
        <w:spacing w:line="480" w:lineRule="auto"/>
        <w:rPr>
          <w:rFonts w:ascii="돋움" w:eastAsia="돋움"/>
          <w:spacing w:val="-3"/>
          <w:w w:val="95"/>
          <w:sz w:val="24"/>
        </w:rPr>
      </w:pPr>
      <w:r w:rsidRPr="003F7554">
        <w:rPr>
          <w:rFonts w:ascii="돋움" w:eastAsia="돋움"/>
          <w:spacing w:val="-3"/>
          <w:w w:val="95"/>
          <w:sz w:val="24"/>
        </w:rPr>
        <w:t>조건:</w:t>
      </w:r>
    </w:p>
    <w:p w14:paraId="443D68CA" w14:textId="77777777" w:rsidR="003F7554" w:rsidRPr="003F7554" w:rsidRDefault="003F7554" w:rsidP="003F7554">
      <w:pPr>
        <w:pStyle w:val="a3"/>
        <w:numPr>
          <w:ilvl w:val="0"/>
          <w:numId w:val="2"/>
        </w:numPr>
        <w:snapToGrid w:val="0"/>
        <w:spacing w:line="480" w:lineRule="auto"/>
        <w:rPr>
          <w:rFonts w:ascii="돋움" w:eastAsia="돋움"/>
          <w:spacing w:val="-3"/>
          <w:w w:val="95"/>
          <w:sz w:val="24"/>
        </w:rPr>
      </w:pPr>
      <w:r w:rsidRPr="003F7554">
        <w:rPr>
          <w:rFonts w:ascii="돋움" w:eastAsia="돋움"/>
          <w:spacing w:val="-3"/>
          <w:w w:val="95"/>
          <w:sz w:val="24"/>
        </w:rPr>
        <w:t>- 모든 테스트 통과</w:t>
      </w:r>
      <w:r w:rsidRPr="003F7554">
        <w:rPr>
          <w:rFonts w:ascii="돋움" w:eastAsia="돋움"/>
          <w:spacing w:val="-3"/>
          <w:w w:val="95"/>
          <w:sz w:val="24"/>
        </w:rPr>
        <w:br/>
        <w:t>- README / PRD / To-Do / 코드 상태 일치</w:t>
      </w:r>
      <w:r w:rsidRPr="003F7554">
        <w:rPr>
          <w:rFonts w:ascii="돋움" w:eastAsia="돋움"/>
          <w:spacing w:val="-3"/>
          <w:w w:val="95"/>
          <w:sz w:val="24"/>
        </w:rPr>
        <w:br/>
        <w:t>- 불완전한 RED 실패 테스트 없음</w:t>
      </w:r>
    </w:p>
    <w:p w14:paraId="02E9F397" w14:textId="77777777" w:rsidR="003F7554" w:rsidRPr="003F7554" w:rsidRDefault="003F7554" w:rsidP="003F7554">
      <w:pPr>
        <w:pStyle w:val="a3"/>
        <w:numPr>
          <w:ilvl w:val="0"/>
          <w:numId w:val="4"/>
        </w:numPr>
        <w:snapToGrid w:val="0"/>
        <w:spacing w:line="480" w:lineRule="auto"/>
        <w:rPr>
          <w:rFonts w:ascii="돋움" w:eastAsia="돋움"/>
          <w:spacing w:val="-3"/>
          <w:w w:val="95"/>
          <w:sz w:val="24"/>
        </w:rPr>
      </w:pPr>
      <w:r w:rsidRPr="003F7554">
        <w:rPr>
          <w:rFonts w:ascii="돋움" w:eastAsia="돋움"/>
          <w:spacing w:val="-3"/>
          <w:w w:val="95"/>
          <w:sz w:val="24"/>
        </w:rPr>
        <w:t>즉, main에는 실패 상태의 RED 테스트를 오래 두지 않는 것이 좋습니다.</w:t>
      </w:r>
    </w:p>
    <w:p w14:paraId="7A457557" w14:textId="77777777" w:rsidR="003F7554" w:rsidRPr="003F7554" w:rsidRDefault="003F7554" w:rsidP="003F7554">
      <w:pPr>
        <w:pStyle w:val="HTML0"/>
        <w:rPr>
          <w:b/>
          <w:bCs/>
          <w:sz w:val="28"/>
          <w:szCs w:val="28"/>
          <w:u w:val="single"/>
        </w:rPr>
      </w:pPr>
      <w:r w:rsidRPr="003F7554">
        <w:rPr>
          <w:rStyle w:val="HTML"/>
          <w:b/>
          <w:bCs/>
          <w:sz w:val="28"/>
          <w:szCs w:val="28"/>
          <w:u w:val="single"/>
        </w:rPr>
        <w:t>develop</w:t>
      </w:r>
    </w:p>
    <w:p w14:paraId="55B37EF8" w14:textId="77777777" w:rsidR="003F7554" w:rsidRPr="003F7554" w:rsidRDefault="003F7554" w:rsidP="003F7554">
      <w:pPr>
        <w:pStyle w:val="aff"/>
        <w:rPr>
          <w:sz w:val="20"/>
          <w:szCs w:val="20"/>
        </w:rPr>
      </w:pPr>
      <w:r w:rsidRPr="003F7554">
        <w:rPr>
          <w:sz w:val="20"/>
          <w:szCs w:val="20"/>
        </w:rPr>
        <w:t>역할:</w:t>
      </w:r>
    </w:p>
    <w:p w14:paraId="621ACD61" w14:textId="77777777" w:rsidR="003F7554" w:rsidRPr="003F7554" w:rsidRDefault="003F7554" w:rsidP="003F7554">
      <w:pPr>
        <w:pStyle w:val="HTML0"/>
        <w:rPr>
          <w:sz w:val="20"/>
          <w:szCs w:val="20"/>
        </w:rPr>
      </w:pPr>
      <w:r w:rsidRPr="003F7554">
        <w:rPr>
          <w:rStyle w:val="HTML"/>
          <w:sz w:val="20"/>
          <w:szCs w:val="20"/>
        </w:rPr>
        <w:t>개발 통합 브랜치</w:t>
      </w:r>
    </w:p>
    <w:p w14:paraId="3945E18C" w14:textId="77777777" w:rsidR="003F7554" w:rsidRPr="003F7554" w:rsidRDefault="003F7554" w:rsidP="003F7554">
      <w:pPr>
        <w:pStyle w:val="aff"/>
        <w:rPr>
          <w:sz w:val="20"/>
          <w:szCs w:val="20"/>
        </w:rPr>
      </w:pPr>
      <w:r w:rsidRPr="003F7554">
        <w:rPr>
          <w:sz w:val="20"/>
          <w:szCs w:val="20"/>
        </w:rPr>
        <w:t>조건:</w:t>
      </w:r>
    </w:p>
    <w:p w14:paraId="48EA937F" w14:textId="77777777" w:rsidR="003F7554" w:rsidRPr="003F7554" w:rsidRDefault="003F7554" w:rsidP="003F7554">
      <w:pPr>
        <w:pStyle w:val="HTML0"/>
        <w:rPr>
          <w:sz w:val="20"/>
          <w:szCs w:val="20"/>
        </w:rPr>
      </w:pPr>
      <w:r w:rsidRPr="003F7554">
        <w:rPr>
          <w:rStyle w:val="HTML"/>
          <w:sz w:val="20"/>
          <w:szCs w:val="20"/>
        </w:rPr>
        <w:t>- 기능 단위 작업을 통합</w:t>
      </w:r>
      <w:r w:rsidRPr="003F7554">
        <w:rPr>
          <w:sz w:val="20"/>
          <w:szCs w:val="20"/>
        </w:rPr>
        <w:br/>
      </w:r>
      <w:r w:rsidRPr="003F7554">
        <w:rPr>
          <w:rStyle w:val="HTML"/>
          <w:sz w:val="20"/>
          <w:szCs w:val="20"/>
        </w:rPr>
        <w:t>- GREEN 완료 후 merge</w:t>
      </w:r>
      <w:r w:rsidRPr="003F7554">
        <w:rPr>
          <w:sz w:val="20"/>
          <w:szCs w:val="20"/>
        </w:rPr>
        <w:br/>
      </w:r>
      <w:r w:rsidRPr="003F7554">
        <w:rPr>
          <w:rStyle w:val="HTML"/>
          <w:sz w:val="20"/>
          <w:szCs w:val="20"/>
        </w:rPr>
        <w:t>- Refactor 완료 후 merge</w:t>
      </w:r>
    </w:p>
    <w:p w14:paraId="6A294E98" w14:textId="77777777" w:rsidR="003F7554" w:rsidRPr="003F7554" w:rsidRDefault="003F7554" w:rsidP="003F7554">
      <w:pPr>
        <w:pStyle w:val="aff"/>
      </w:pPr>
      <w:r w:rsidRPr="003F7554">
        <w:rPr>
          <w:sz w:val="20"/>
          <w:szCs w:val="20"/>
        </w:rPr>
        <w:t xml:space="preserve">TDD 실습에서는 </w:t>
      </w:r>
      <w:r w:rsidRPr="003F7554">
        <w:rPr>
          <w:rStyle w:val="HTML"/>
          <w:sz w:val="20"/>
          <w:szCs w:val="20"/>
        </w:rPr>
        <w:t>develop</w:t>
      </w:r>
      <w:r w:rsidRPr="003F7554">
        <w:rPr>
          <w:sz w:val="20"/>
          <w:szCs w:val="20"/>
        </w:rPr>
        <w:t>을 기준으로 기능 브랜치를 따는 것이 좋습니다</w:t>
      </w:r>
      <w:r w:rsidRPr="003F7554">
        <w:t>.</w:t>
      </w:r>
    </w:p>
    <w:p w14:paraId="54C413B3" w14:textId="5E0B7936" w:rsidR="003F7554" w:rsidRDefault="003F7554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z w:val="28"/>
          <w:szCs w:val="28"/>
          <w:shd w:val="clear" w:color="000000" w:fill="auto"/>
        </w:rPr>
      </w:pPr>
      <w:r>
        <w:rPr>
          <w:rFonts w:ascii="돋움" w:eastAsia="돋움"/>
          <w:b/>
          <w:bCs/>
          <w:spacing w:val="-3"/>
          <w:w w:val="95"/>
          <w:sz w:val="28"/>
          <w:szCs w:val="28"/>
        </w:rPr>
        <w:br w:type="page"/>
      </w:r>
    </w:p>
    <w:p w14:paraId="66176180" w14:textId="61CAEB2C" w:rsidR="00504E6D" w:rsidRPr="007104D4" w:rsidRDefault="00504E6D" w:rsidP="003F7554">
      <w:pPr>
        <w:pStyle w:val="a4"/>
        <w:spacing w:line="312" w:lineRule="auto"/>
        <w:ind w:left="440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7104D4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lastRenderedPageBreak/>
        <w:t>먼저, 깃 브랜치 전략을 수립합니다.</w:t>
      </w:r>
    </w:p>
    <w:p w14:paraId="36DC2B39" w14:textId="77777777" w:rsidR="008B7C98" w:rsidRPr="008B7C98" w:rsidRDefault="008B7C98" w:rsidP="008B7C98">
      <w:pPr>
        <w:spacing w:before="60" w:after="60"/>
      </w:pPr>
      <w:r w:rsidRPr="008B7C98">
        <w:rPr>
          <w:rFonts w:ascii="Arial" w:eastAsia="Arial" w:hAnsi="Arial" w:cs="Arial"/>
          <w:b/>
          <w:bCs/>
          <w:color w:val="222222"/>
        </w:rPr>
        <w:t>▶ 프롬프트</w:t>
      </w:r>
    </w:p>
    <w:p w14:paraId="4C8C3C0F" w14:textId="77777777" w:rsidR="007104D4" w:rsidRPr="007104D4" w:rsidRDefault="007104D4" w:rsidP="00504E6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2A0467A8" w14:textId="77777777" w:rsidR="00504E6D" w:rsidRPr="008B7C98" w:rsidRDefault="00504E6D" w:rsidP="00504E6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```</w:t>
      </w:r>
    </w:p>
    <w:p w14:paraId="0609710D" w14:textId="77777777" w:rsidR="00504E6D" w:rsidRPr="008B7C98" w:rsidRDefault="00504E6D" w:rsidP="00504E6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@c:\DEV\MagicSquare _1004\ 프로젝트를 구현하기 위한 깃 브랜치 전략을 알려줘.개발방법론은 Dual-Track TDD 이고, 다음의 순서로 진행할 거야.</w:t>
      </w:r>
    </w:p>
    <w:p w14:paraId="3342AB1B" w14:textId="77777777" w:rsidR="00504E6D" w:rsidRPr="008B7C98" w:rsidRDefault="00504E6D" w:rsidP="00504E6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FAB0B2B" w14:textId="77777777" w:rsidR="00504E6D" w:rsidRPr="008B7C98" w:rsidRDefault="00504E6D" w:rsidP="00504E6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- Dual-Track UI + Logic TDD</w:t>
      </w:r>
    </w:p>
    <w:p w14:paraId="7FD83AB9" w14:textId="77777777" w:rsidR="00504E6D" w:rsidRPr="008B7C98" w:rsidRDefault="00504E6D" w:rsidP="00504E6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- GREEN 단계 (테스트 통과)</w:t>
      </w:r>
    </w:p>
    <w:p w14:paraId="2551BDB3" w14:textId="77777777" w:rsidR="00504E6D" w:rsidRPr="008B7C98" w:rsidRDefault="00504E6D" w:rsidP="00504E6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 xml:space="preserve">- Dual-Track Refactoring </w:t>
      </w:r>
    </w:p>
    <w:p w14:paraId="4BE7447C" w14:textId="77777777" w:rsidR="00504E6D" w:rsidRPr="008B7C98" w:rsidRDefault="00504E6D" w:rsidP="00504E6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```</w:t>
      </w:r>
    </w:p>
    <w:p w14:paraId="32898E21" w14:textId="6BFFF38E" w:rsidR="00086F17" w:rsidRPr="007104D4" w:rsidRDefault="00504E6D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552F8067" wp14:editId="27D17FD2">
            <wp:extent cx="5760720" cy="2374900"/>
            <wp:effectExtent l="0" t="0" r="0" b="0"/>
            <wp:docPr id="1137971224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E7E96689-3C60-9AAA-E83A-C85B99F1CE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E7E96689-3C60-9AAA-E83A-C85B99F1CE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AA45" w14:textId="77777777" w:rsidR="00504E6D" w:rsidRPr="007104D4" w:rsidRDefault="00504E6D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9C7FA35" w14:textId="77777777" w:rsidR="00504E6D" w:rsidRPr="007104D4" w:rsidRDefault="00504E6D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11CFF87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추천 브랜치 전략</w:t>
      </w:r>
    </w:p>
    <w:p w14:paraId="208389F4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main  ←── (릴리스 태그/머지, GREEN 확인)</w:t>
      </w:r>
    </w:p>
    <w:p w14:paraId="71501A0C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 xml:space="preserve">  ↑</w:t>
      </w:r>
    </w:p>
    <w:p w14:paraId="29043858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develop  ←── feature/dual-track-tdd</w:t>
      </w:r>
    </w:p>
    <w:p w14:paraId="21F256B8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 xml:space="preserve">         ←── stabilize/green</w:t>
      </w:r>
    </w:p>
    <w:p w14:paraId="68F5A702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 xml:space="preserve">         ←── refactor/refactor</w:t>
      </w:r>
    </w:p>
    <w:p w14:paraId="0E2A80D8" w14:textId="77777777" w:rsidR="00504E6D" w:rsidRPr="007104D4" w:rsidRDefault="00504E6D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2BE077FC" w14:textId="77777777" w:rsidR="00504E6D" w:rsidRPr="007104D4" w:rsidRDefault="00504E6D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F2DD5F3" w14:textId="331C10C3" w:rsidR="00504E6D" w:rsidRPr="007104D4" w:rsidRDefault="002025AA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noProof/>
          <w:spacing w:val="-3"/>
          <w:w w:val="95"/>
          <w:sz w:val="24"/>
        </w:rPr>
        <w:lastRenderedPageBreak/>
        <w:drawing>
          <wp:inline distT="0" distB="0" distL="0" distR="0" wp14:anchorId="56BBDE7B" wp14:editId="305A2C47">
            <wp:extent cx="5760720" cy="1630045"/>
            <wp:effectExtent l="0" t="0" r="0" b="0"/>
            <wp:docPr id="161894415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22AC66D0-F407-1572-BAAE-0D502DBBFE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22AC66D0-F407-1572-BAAE-0D502DBBFE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A1D7" w14:textId="77777777" w:rsidR="00504E6D" w:rsidRPr="007104D4" w:rsidRDefault="00504E6D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E318B3C" w14:textId="77777777" w:rsidR="002025AA" w:rsidRPr="008B7C98" w:rsidRDefault="002025AA">
      <w:pPr>
        <w:pStyle w:val="a4"/>
        <w:numPr>
          <w:ilvl w:val="0"/>
          <w:numId w:val="47"/>
        </w:numPr>
        <w:spacing w:line="312" w:lineRule="auto"/>
        <w:rPr>
          <w:rFonts w:ascii="돋움" w:eastAsia="돋움" w:hAnsi="돋움"/>
          <w:b/>
          <w:bCs/>
          <w:spacing w:val="-3"/>
          <w:w w:val="95"/>
          <w:sz w:val="32"/>
          <w:szCs w:val="32"/>
        </w:rPr>
      </w:pPr>
      <w:r w:rsidRPr="008B7C98">
        <w:rPr>
          <w:rFonts w:ascii="돋움" w:eastAsia="돋움" w:hAnsi="돋움"/>
          <w:b/>
          <w:bCs/>
          <w:spacing w:val="-3"/>
          <w:w w:val="95"/>
          <w:sz w:val="32"/>
          <w:szCs w:val="32"/>
        </w:rPr>
        <w:t>브랜치 작업</w:t>
      </w:r>
    </w:p>
    <w:p w14:paraId="76803E7E" w14:textId="77777777" w:rsidR="008B7C98" w:rsidRPr="008B7C98" w:rsidRDefault="008B7C98" w:rsidP="008B7C98">
      <w:pPr>
        <w:spacing w:before="60" w:after="60"/>
      </w:pPr>
      <w:r w:rsidRPr="008B7C98">
        <w:rPr>
          <w:rFonts w:ascii="Arial" w:eastAsia="Arial" w:hAnsi="Arial" w:cs="Arial"/>
          <w:b/>
          <w:bCs/>
          <w:color w:val="222222"/>
        </w:rPr>
        <w:t>▶ 프롬프트</w:t>
      </w:r>
    </w:p>
    <w:p w14:paraId="5AC2994E" w14:textId="77777777" w:rsidR="008B7C98" w:rsidRPr="007104D4" w:rsidRDefault="008B7C98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DB7434F" w14:textId="77777777" w:rsidR="002025AA" w:rsidRPr="008B7C98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```</w:t>
      </w:r>
    </w:p>
    <w:p w14:paraId="4A9DE9B7" w14:textId="77777777" w:rsidR="002025AA" w:rsidRPr="008B7C98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develop 브랜치를 만들어줘.</w:t>
      </w:r>
    </w:p>
    <w:p w14:paraId="271BFE47" w14:textId="77777777" w:rsidR="002025AA" w:rsidRPr="008B7C98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@c:\DEV\MagicSquare _1004\ 모든 작업 내용을 깃헙에 업로드해줘.</w:t>
      </w:r>
    </w:p>
    <w:p w14:paraId="77F6B9BD" w14:textId="77777777" w:rsidR="002025AA" w:rsidRPr="008B7C98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```</w:t>
      </w:r>
    </w:p>
    <w:p w14:paraId="7CA49E57" w14:textId="25CD79DE" w:rsidR="00504E6D" w:rsidRPr="007104D4" w:rsidRDefault="002025AA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56C8FB36" wp14:editId="44F78BEA">
            <wp:extent cx="5760720" cy="1337310"/>
            <wp:effectExtent l="0" t="0" r="0" b="0"/>
            <wp:docPr id="110707850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FDBB0BAC-41C2-3743-E5BD-C19CCFB950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FDBB0BAC-41C2-3743-E5BD-C19CCFB950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E16F" w14:textId="77777777" w:rsidR="00504E6D" w:rsidRPr="007104D4" w:rsidRDefault="00504E6D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48541B9" w14:textId="77777777" w:rsidR="00504E6D" w:rsidRPr="007104D4" w:rsidRDefault="00504E6D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292AA6BF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kz4ne@kz4network MINGW64 /c/DEV/MagicSquare _1004</w:t>
      </w:r>
    </w:p>
    <w:p w14:paraId="644BABF3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$ git branch</w:t>
      </w:r>
    </w:p>
    <w:p w14:paraId="46107CD1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 xml:space="preserve">  develop</w:t>
      </w:r>
    </w:p>
    <w:p w14:paraId="01913B37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* main</w:t>
      </w:r>
    </w:p>
    <w:p w14:paraId="3B9965ED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kz4ne@kz4network MINGW64 /c/DEV/MagicSquare _1004 (main)</w:t>
      </w:r>
    </w:p>
    <w:p w14:paraId="06E810BD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$ git checkout develop</w:t>
      </w:r>
    </w:p>
    <w:p w14:paraId="0FD6E739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Switched to branch 'develop'</w:t>
      </w:r>
    </w:p>
    <w:p w14:paraId="427130E7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Your branch is up to date with 'origin/develop'.</w:t>
      </w:r>
    </w:p>
    <w:p w14:paraId="0B6DD46E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kz4ne@kz4network MINGW64 /c/DEV/MagicSquare _1004 (develop)</w:t>
      </w:r>
    </w:p>
    <w:p w14:paraId="0F7B3085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 xml:space="preserve">$ </w:t>
      </w:r>
    </w:p>
    <w:p w14:paraId="2CC7BC30" w14:textId="77777777" w:rsidR="00504E6D" w:rsidRPr="007104D4" w:rsidRDefault="00504E6D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8D1C7D1" w14:textId="33133C22" w:rsidR="003F7554" w:rsidRDefault="003F7554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/>
          <w:spacing w:val="-3"/>
          <w:w w:val="95"/>
        </w:rPr>
        <w:br w:type="page"/>
      </w:r>
    </w:p>
    <w:p w14:paraId="2A222409" w14:textId="77777777" w:rsidR="003F7554" w:rsidRPr="008B7C98" w:rsidRDefault="003F7554" w:rsidP="003F7554">
      <w:pPr>
        <w:spacing w:before="60" w:after="60"/>
      </w:pPr>
      <w:r w:rsidRPr="008B7C98">
        <w:rPr>
          <w:rFonts w:ascii="Arial" w:eastAsia="Arial" w:hAnsi="Arial" w:cs="Arial"/>
          <w:b/>
          <w:bCs/>
          <w:color w:val="222222"/>
        </w:rPr>
        <w:lastRenderedPageBreak/>
        <w:t>▶ 프롬프트</w:t>
      </w:r>
    </w:p>
    <w:p w14:paraId="7ACD49BA" w14:textId="77777777" w:rsidR="003F7554" w:rsidRPr="007104D4" w:rsidRDefault="003F7554" w:rsidP="003F755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0926A52" w14:textId="77777777" w:rsidR="003F7554" w:rsidRPr="008B7C98" w:rsidRDefault="003F7554" w:rsidP="003F755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```</w:t>
      </w:r>
    </w:p>
    <w:p w14:paraId="7C05881A" w14:textId="77777777" w:rsidR="003F7554" w:rsidRPr="008B7C98" w:rsidRDefault="003F7554" w:rsidP="003F755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feature/dual-track-tdd 브랜치를 생성해줘.</w:t>
      </w:r>
    </w:p>
    <w:p w14:paraId="7B43561C" w14:textId="77777777" w:rsidR="003F7554" w:rsidRPr="008B7C98" w:rsidRDefault="003F7554" w:rsidP="003F755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```</w:t>
      </w:r>
    </w:p>
    <w:p w14:paraId="614B7C5C" w14:textId="77777777" w:rsidR="003F7554" w:rsidRPr="007104D4" w:rsidRDefault="003F7554" w:rsidP="003F755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27EECFEE" wp14:editId="0FABB6A1">
            <wp:extent cx="5760720" cy="2305685"/>
            <wp:effectExtent l="0" t="0" r="0" b="0"/>
            <wp:docPr id="4332021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0210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B248" w14:textId="77777777" w:rsidR="00504E6D" w:rsidRPr="007104D4" w:rsidRDefault="00504E6D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BB9C4C5" w14:textId="73C129AE" w:rsidR="002025AA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브랜치 작업 후 변경 내용이 있을 경우, PR</w:t>
      </w:r>
      <w:r w:rsidR="00882FBB">
        <w:rPr>
          <w:rFonts w:ascii="돋움" w:eastAsia="돋움" w:hAnsi="돋움" w:hint="eastAsia"/>
          <w:spacing w:val="-3"/>
          <w:w w:val="95"/>
          <w:sz w:val="24"/>
        </w:rPr>
        <w:t>이 생성됩니다.</w:t>
      </w:r>
      <w:r w:rsidR="008B7C98">
        <w:rPr>
          <w:rFonts w:ascii="돋움" w:eastAsia="돋움" w:hAnsi="돋움" w:hint="eastAsia"/>
          <w:spacing w:val="-3"/>
          <w:w w:val="95"/>
          <w:sz w:val="24"/>
        </w:rPr>
        <w:t xml:space="preserve"> 따라서, </w:t>
      </w:r>
      <w:r w:rsidR="008B7C98" w:rsidRPr="008B7C98">
        <w:rPr>
          <w:rFonts w:ascii="돋움" w:eastAsia="돋움" w:hAnsi="돋움" w:hint="eastAsia"/>
          <w:b/>
          <w:bCs/>
          <w:spacing w:val="-3"/>
          <w:w w:val="95"/>
          <w:sz w:val="36"/>
          <w:szCs w:val="36"/>
        </w:rPr>
        <w:t>README.md 파일에 해야 할 목록을 추가</w:t>
      </w:r>
      <w:r w:rsidR="008B7C98">
        <w:rPr>
          <w:rFonts w:ascii="돋움" w:eastAsia="돋움" w:hAnsi="돋움" w:hint="eastAsia"/>
          <w:spacing w:val="-3"/>
          <w:w w:val="95"/>
          <w:sz w:val="24"/>
        </w:rPr>
        <w:t>후 푸시합니다.</w:t>
      </w:r>
    </w:p>
    <w:p w14:paraId="15C4D6B8" w14:textId="77777777" w:rsidR="003F7554" w:rsidRDefault="003F7554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70901B7" w14:textId="77777777" w:rsidR="00882FBB" w:rsidRDefault="00882FBB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z w:val="28"/>
          <w:szCs w:val="28"/>
          <w:shd w:val="clear" w:color="000000" w:fill="auto"/>
        </w:rPr>
      </w:pPr>
      <w:r>
        <w:rPr>
          <w:rFonts w:ascii="돋움" w:eastAsia="돋움"/>
          <w:b/>
          <w:bCs/>
          <w:spacing w:val="-3"/>
          <w:w w:val="95"/>
          <w:sz w:val="28"/>
          <w:szCs w:val="28"/>
        </w:rPr>
        <w:br w:type="page"/>
      </w:r>
    </w:p>
    <w:p w14:paraId="22DB49EE" w14:textId="5EE44927" w:rsidR="0006703B" w:rsidRPr="00AA7DA1" w:rsidRDefault="0006703B" w:rsidP="0006703B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7104D4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lastRenderedPageBreak/>
        <w:t>□</w:t>
      </w:r>
      <w:r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 </w:t>
      </w:r>
      <w:r w:rsidR="00882FBB" w:rsidRPr="002E7857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첫 TDD 연습용 프롬프트</w:t>
      </w:r>
    </w:p>
    <w:p w14:paraId="61F7407D" w14:textId="77777777" w:rsidR="0006703B" w:rsidRDefault="0006703B" w:rsidP="0006703B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571E92E" w14:textId="77777777" w:rsidR="0006703B" w:rsidRPr="007104D4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$ git branch</w:t>
      </w:r>
    </w:p>
    <w:p w14:paraId="5E0B6785" w14:textId="77777777" w:rsidR="0006703B" w:rsidRPr="007104D4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 xml:space="preserve">  develop</w:t>
      </w:r>
    </w:p>
    <w:p w14:paraId="768F430A" w14:textId="77777777" w:rsidR="0006703B" w:rsidRPr="007104D4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* feature/dual-track-tdd</w:t>
      </w:r>
    </w:p>
    <w:p w14:paraId="710BBBC9" w14:textId="77777777" w:rsidR="0006703B" w:rsidRPr="007104D4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 xml:space="preserve">  main</w:t>
      </w:r>
    </w:p>
    <w:p w14:paraId="4C20A62F" w14:textId="77777777" w:rsidR="0006703B" w:rsidRPr="007104D4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 w:hint="eastAsia"/>
          <w:spacing w:val="-3"/>
          <w:w w:val="95"/>
          <w:sz w:val="24"/>
        </w:rPr>
        <w:t>를</w:t>
      </w:r>
      <w:r w:rsidRPr="007104D4">
        <w:rPr>
          <w:rFonts w:ascii="돋움" w:eastAsia="돋움" w:hAnsi="돋움"/>
          <w:spacing w:val="-3"/>
          <w:w w:val="95"/>
          <w:sz w:val="24"/>
        </w:rPr>
        <w:t xml:space="preserve"> 확인하고, 구현 작업을 시작합니다.</w:t>
      </w:r>
    </w:p>
    <w:p w14:paraId="203E2380" w14:textId="77777777" w:rsidR="0006703B" w:rsidRPr="002E7857" w:rsidRDefault="0006703B">
      <w:pPr>
        <w:pStyle w:val="a4"/>
        <w:numPr>
          <w:ilvl w:val="0"/>
          <w:numId w:val="70"/>
        </w:numPr>
        <w:spacing w:line="312" w:lineRule="auto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2E7857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AC-FR-01-01 첫 TDD 연습용 프롬프트</w:t>
      </w:r>
    </w:p>
    <w:p w14:paraId="0AE4A6D7" w14:textId="77777777" w:rsidR="0006703B" w:rsidRPr="006365A1" w:rsidRDefault="0006703B">
      <w:pPr>
        <w:pStyle w:val="aff1"/>
        <w:widowControl w:val="0"/>
        <w:numPr>
          <w:ilvl w:val="0"/>
          <w:numId w:val="70"/>
        </w:numPr>
        <w:wordWrap w:val="0"/>
        <w:autoSpaceDE w:val="0"/>
        <w:autoSpaceDN w:val="0"/>
        <w:spacing w:after="160"/>
        <w:rPr>
          <w:b/>
          <w:bCs/>
        </w:rPr>
      </w:pPr>
      <w:r w:rsidRPr="006365A1">
        <w:rPr>
          <w:b/>
          <w:bCs/>
        </w:rPr>
        <w:t>과제 1-A — 샘플 예제 선택 &amp; 테스트 플랜 (RED 단계 준비)</w:t>
      </w:r>
    </w:p>
    <w:p w14:paraId="00E14892" w14:textId="60A18A9E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목적</w:t>
      </w:r>
      <w:r w:rsidRPr="00C37ECA">
        <w:rPr>
          <w:sz w:val="20"/>
          <w:szCs w:val="20"/>
        </w:rPr>
        <w:t xml:space="preserve"> Dual-Track RED 전체 설계를 시작하기 전, PRD에서 AC-FR-01-01을 선택하여 테스트 플랜을 먼저 수립합니다. 테스트 플랜은 README.md의 "RED 단계 To-Do 리스트" 섹션에 체크박스 형태로 반영됩니다. 이후 테스트 케이스 작성 → 실행 → 결함 분석 순서로 진행합니다.</w:t>
      </w:r>
    </w:p>
    <w:p w14:paraId="5DA9C0EF" w14:textId="77777777" w:rsidR="0006703B" w:rsidRPr="00C37ECA" w:rsidRDefault="00000000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7BEFFA16">
          <v:rect id="_x0000_i1057" style="width:0;height:1.5pt" o:hralign="center" o:hrstd="t" o:hr="t" fillcolor="#a0a0a0" stroked="f"/>
        </w:pict>
      </w:r>
    </w:p>
    <w:p w14:paraId="545B7DFF" w14:textId="77777777" w:rsidR="0006703B" w:rsidRPr="006365A1" w:rsidRDefault="0006703B" w:rsidP="0006703B">
      <w:pPr>
        <w:widowControl w:val="0"/>
        <w:wordWrap w:val="0"/>
        <w:autoSpaceDE w:val="0"/>
        <w:autoSpaceDN w:val="0"/>
        <w:spacing w:after="160"/>
        <w:rPr>
          <w:b/>
          <w:bCs/>
          <w:u w:val="single"/>
        </w:rPr>
      </w:pPr>
      <w:r w:rsidRPr="006365A1">
        <w:rPr>
          <w:b/>
          <w:bCs/>
          <w:u w:val="single"/>
        </w:rPr>
        <w:t>Step 1 — PRD에서 샘플 예제 선택</w:t>
      </w:r>
    </w:p>
    <w:p w14:paraId="54FD7787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PRD에서 테스트할 기능 1개를 선택합니다. 가장 핵심적이고 이해하기 쉬운 유효성 검사 기능부터 시작합니다.</w:t>
      </w:r>
    </w:p>
    <w:p w14:paraId="1ADF525B" w14:textId="07235EF7" w:rsidR="0006703B" w:rsidRDefault="0006703B" w:rsidP="0006703B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C37ECA">
        <w:rPr>
          <w:rFonts w:ascii="Segoe UI Emoji" w:hAnsi="Segoe UI Emoji" w:cs="Segoe UI Emoji"/>
          <w:sz w:val="20"/>
          <w:szCs w:val="20"/>
        </w:rPr>
        <w:t>🔲</w:t>
      </w:r>
      <w:r w:rsidRPr="00C37ECA">
        <w:rPr>
          <w:sz w:val="20"/>
          <w:szCs w:val="20"/>
        </w:rPr>
        <w:t xml:space="preserve"> </w:t>
      </w:r>
      <w:r w:rsidRPr="00C37ECA">
        <w:rPr>
          <w:b/>
          <w:bCs/>
          <w:sz w:val="20"/>
          <w:szCs w:val="20"/>
        </w:rPr>
        <w:t>샘플 예제 선택</w:t>
      </w:r>
    </w:p>
    <w:p w14:paraId="37E23EA5" w14:textId="77777777" w:rsidR="006365A1" w:rsidRPr="008B7C98" w:rsidRDefault="006365A1" w:rsidP="006365A1">
      <w:pPr>
        <w:spacing w:before="60" w:after="60"/>
      </w:pPr>
      <w:r w:rsidRPr="008B7C98">
        <w:rPr>
          <w:rFonts w:ascii="Arial" w:eastAsia="Arial" w:hAnsi="Arial" w:cs="Arial"/>
          <w:b/>
          <w:bCs/>
          <w:color w:val="222222"/>
        </w:rPr>
        <w:t>▶ 프롬프트</w:t>
      </w:r>
    </w:p>
    <w:p w14:paraId="4CB431AB" w14:textId="77777777" w:rsidR="006365A1" w:rsidRPr="00C37ECA" w:rsidRDefault="006365A1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1AC11231" w14:textId="5BF87F55" w:rsidR="006365A1" w:rsidRDefault="006365A1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04673E82" w14:textId="7B541C60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docs/</w:t>
      </w:r>
      <w:r w:rsidR="00562526" w:rsidRPr="00562526">
        <w:rPr>
          <w:sz w:val="20"/>
          <w:szCs w:val="20"/>
        </w:rPr>
        <w:t>PRD_MagicSquare.md</w:t>
      </w:r>
      <w:r w:rsidRPr="00C37ECA">
        <w:rPr>
          <w:sz w:val="20"/>
          <w:szCs w:val="20"/>
        </w:rPr>
        <w:t xml:space="preserve"> 를 참고하여 테스트 플랜 작성을 위한 샘플 예제 1개를 선택해줘.</w:t>
      </w:r>
    </w:p>
    <w:p w14:paraId="07D5C5B7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선택 기준:</w:t>
      </w:r>
    </w:p>
    <w:p w14:paraId="2F0EB1B5" w14:textId="77777777" w:rsidR="0006703B" w:rsidRPr="00C37ECA" w:rsidRDefault="0006703B">
      <w:pPr>
        <w:widowControl w:val="0"/>
        <w:numPr>
          <w:ilvl w:val="0"/>
          <w:numId w:val="49"/>
        </w:numPr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PRD FR-01의 Acceptance Criteria 중 가장 선행 조건인 입력 유효성 검사</w:t>
      </w:r>
    </w:p>
    <w:p w14:paraId="61C43761" w14:textId="77777777" w:rsidR="0006703B" w:rsidRPr="00C37ECA" w:rsidRDefault="0006703B">
      <w:pPr>
        <w:widowControl w:val="0"/>
        <w:numPr>
          <w:ilvl w:val="0"/>
          <w:numId w:val="49"/>
        </w:numPr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비즈니스 로직(grid is None → INVALID_SIZE 반환)을 직접 검증</w:t>
      </w:r>
    </w:p>
    <w:p w14:paraId="3F8D8125" w14:textId="77777777" w:rsidR="0006703B" w:rsidRPr="00C37ECA" w:rsidRDefault="0006703B">
      <w:pPr>
        <w:widowControl w:val="0"/>
        <w:numPr>
          <w:ilvl w:val="0"/>
          <w:numId w:val="49"/>
        </w:numPr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Boundary 계층과 Domain 진입점 호출 격리를 동시에 검증 가능한 기능</w:t>
      </w:r>
    </w:p>
    <w:p w14:paraId="32A03A6A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선택한 예제에 대해 다음을 명시하라:</w:t>
      </w:r>
    </w:p>
    <w:p w14:paraId="47EDC368" w14:textId="77777777" w:rsidR="0006703B" w:rsidRPr="00C37ECA" w:rsidRDefault="0006703B">
      <w:pPr>
        <w:widowControl w:val="0"/>
        <w:numPr>
          <w:ilvl w:val="0"/>
          <w:numId w:val="50"/>
        </w:numPr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선택한 AC ID (예: AC-FR-01-01)</w:t>
      </w:r>
    </w:p>
    <w:p w14:paraId="076E50E4" w14:textId="77777777" w:rsidR="0006703B" w:rsidRPr="00C37ECA" w:rsidRDefault="0006703B">
      <w:pPr>
        <w:widowControl w:val="0"/>
        <w:numPr>
          <w:ilvl w:val="0"/>
          <w:numId w:val="50"/>
        </w:numPr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PRD 요구사항 번호 (예: FR-01, §8.1)</w:t>
      </w:r>
    </w:p>
    <w:p w14:paraId="2E21E1B8" w14:textId="77777777" w:rsidR="0006703B" w:rsidRPr="00C37ECA" w:rsidRDefault="0006703B">
      <w:pPr>
        <w:widowControl w:val="0"/>
        <w:numPr>
          <w:ilvl w:val="0"/>
          <w:numId w:val="50"/>
        </w:numPr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입력 예시: grid = None</w:t>
      </w:r>
    </w:p>
    <w:p w14:paraId="64DD0DBC" w14:textId="77777777" w:rsidR="0006703B" w:rsidRPr="00C37ECA" w:rsidRDefault="0006703B">
      <w:pPr>
        <w:widowControl w:val="0"/>
        <w:numPr>
          <w:ilvl w:val="0"/>
          <w:numId w:val="50"/>
        </w:numPr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기대 출력: { code: "INVALID_SIZE", message: "Grid must be 4x4." }</w:t>
      </w:r>
    </w:p>
    <w:p w14:paraId="0F64C07D" w14:textId="77777777" w:rsidR="0006703B" w:rsidRPr="00C37ECA" w:rsidRDefault="0006703B">
      <w:pPr>
        <w:widowControl w:val="0"/>
        <w:numPr>
          <w:ilvl w:val="0"/>
          <w:numId w:val="50"/>
        </w:numPr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이 예제를 선택한 이유 2줄</w:t>
      </w:r>
    </w:p>
    <w:p w14:paraId="27393110" w14:textId="77777777" w:rsidR="0006703B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코드 작성 금지. 선택 결과 문서만 출력.</w:t>
      </w:r>
    </w:p>
    <w:p w14:paraId="2D34B267" w14:textId="5FBC3B36" w:rsidR="006365A1" w:rsidRPr="00C37ECA" w:rsidRDefault="006365A1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581BE863" w14:textId="77777777" w:rsidR="0006703B" w:rsidRPr="00C37ECA" w:rsidRDefault="00000000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405A1308">
          <v:rect id="_x0000_i1058" style="width:0;height:1.5pt" o:hralign="center" o:hrstd="t" o:hr="t" fillcolor="#a0a0a0" stroked="f"/>
        </w:pict>
      </w:r>
    </w:p>
    <w:p w14:paraId="41AEF2EF" w14:textId="77777777" w:rsidR="0006703B" w:rsidRPr="006365A1" w:rsidRDefault="0006703B" w:rsidP="0006703B">
      <w:pPr>
        <w:widowControl w:val="0"/>
        <w:wordWrap w:val="0"/>
        <w:autoSpaceDE w:val="0"/>
        <w:autoSpaceDN w:val="0"/>
        <w:spacing w:after="160"/>
        <w:rPr>
          <w:b/>
          <w:bCs/>
          <w:u w:val="single"/>
        </w:rPr>
      </w:pPr>
      <w:r w:rsidRPr="006365A1">
        <w:rPr>
          <w:b/>
          <w:bCs/>
          <w:u w:val="single"/>
        </w:rPr>
        <w:t>Step 2 — 테스트 플랜 작성 (test_plan.md)</w:t>
      </w:r>
    </w:p>
    <w:p w14:paraId="6FAA93E9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선택한 샘플 예제를 기반으로 테스트 플랜을 작성합니다. 시니어 QA 리드 관점에서 경계값·우선순위·커버리지 목표를 포함합니다.</w:t>
      </w:r>
    </w:p>
    <w:p w14:paraId="7DF950B8" w14:textId="139228CF" w:rsidR="0006703B" w:rsidRDefault="0006703B" w:rsidP="0006703B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C37ECA">
        <w:rPr>
          <w:rFonts w:ascii="Segoe UI Emoji" w:hAnsi="Segoe UI Emoji" w:cs="Segoe UI Emoji"/>
          <w:sz w:val="20"/>
          <w:szCs w:val="20"/>
        </w:rPr>
        <w:t>🔲</w:t>
      </w:r>
      <w:r w:rsidRPr="00C37ECA">
        <w:rPr>
          <w:sz w:val="20"/>
          <w:szCs w:val="20"/>
        </w:rPr>
        <w:t xml:space="preserve"> </w:t>
      </w:r>
      <w:r w:rsidRPr="00C37ECA">
        <w:rPr>
          <w:b/>
          <w:bCs/>
          <w:sz w:val="20"/>
          <w:szCs w:val="20"/>
        </w:rPr>
        <w:t xml:space="preserve">테스트 플랜 작성 </w:t>
      </w:r>
    </w:p>
    <w:p w14:paraId="4BB4080C" w14:textId="77777777" w:rsidR="006365A1" w:rsidRPr="008B7C98" w:rsidRDefault="006365A1" w:rsidP="006365A1">
      <w:pPr>
        <w:spacing w:before="60" w:after="60"/>
      </w:pPr>
      <w:r w:rsidRPr="008B7C98">
        <w:rPr>
          <w:rFonts w:ascii="Arial" w:eastAsia="Arial" w:hAnsi="Arial" w:cs="Arial"/>
          <w:b/>
          <w:bCs/>
          <w:color w:val="222222"/>
        </w:rPr>
        <w:t>▶ 프롬프트</w:t>
      </w:r>
    </w:p>
    <w:p w14:paraId="33E3F829" w14:textId="08FB2589" w:rsidR="006365A1" w:rsidRPr="00C37ECA" w:rsidRDefault="006365A1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609AA571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[P]</w:t>
      </w:r>
      <w:r w:rsidRPr="00C37ECA">
        <w:rPr>
          <w:sz w:val="20"/>
          <w:szCs w:val="20"/>
        </w:rPr>
        <w:t xml:space="preserve"> 시니어 QA 리드입니다. </w:t>
      </w:r>
      <w:r w:rsidRPr="00C37ECA">
        <w:rPr>
          <w:b/>
          <w:bCs/>
          <w:sz w:val="20"/>
          <w:szCs w:val="20"/>
        </w:rPr>
        <w:t>[C]</w:t>
      </w:r>
      <w:r w:rsidRPr="00C37ECA">
        <w:rPr>
          <w:sz w:val="20"/>
          <w:szCs w:val="20"/>
        </w:rPr>
        <w:t xml:space="preserve"> Python 3.11+, pytest, pydantic, unittest.mock </w:t>
      </w:r>
      <w:r w:rsidRPr="00C37ECA">
        <w:rPr>
          <w:b/>
          <w:bCs/>
          <w:sz w:val="20"/>
          <w:szCs w:val="20"/>
        </w:rPr>
        <w:t>[T]</w:t>
      </w:r>
      <w:r w:rsidRPr="00C37ECA">
        <w:rPr>
          <w:sz w:val="20"/>
          <w:szCs w:val="20"/>
        </w:rPr>
        <w:t xml:space="preserve"> 선택한 샘플 예제(AC-FR-01-01: grid=None → INVALID_SIZE)를 기반으로 테스트 계획서를 작성해줘.</w:t>
      </w:r>
    </w:p>
    <w:p w14:paraId="27C9D0F8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포함 항목:</w:t>
      </w:r>
    </w:p>
    <w:p w14:paraId="046289AC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pytest 기반 단위 테스트 범위/우선순위</w:t>
      </w:r>
    </w:p>
    <w:p w14:paraId="53483B36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경계값 케이스 목록:</w:t>
      </w:r>
    </w:p>
    <w:p w14:paraId="15147B82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 · grid = None (명시적 None 입력)</w:t>
      </w:r>
    </w:p>
    <w:p w14:paraId="4DD2EB7D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 · grid = [] (빈 리스트)</w:t>
      </w:r>
    </w:p>
    <w:p w14:paraId="2FA0FC45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 · grid = [[]] * 4 (행 존재, 열 없음)</w:t>
      </w:r>
    </w:p>
    <w:p w14:paraId="4DFA9F15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 · grid = 3×4, 4×3, 5×5 (크기 불일치)</w:t>
      </w:r>
    </w:p>
    <w:p w14:paraId="22B5D56D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 · grid = 4×4 정상 입력 (AC-FR-01-01 범위 외, 포함 금지)</w:t>
      </w:r>
    </w:p>
    <w:p w14:paraId="34C9868C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예외/특이 케이스 목록</w:t>
      </w:r>
    </w:p>
    <w:p w14:paraId="323B7B6E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Domain 해 결정 진입점 호출 횟수 검증 전략 (mock/spy)</w:t>
      </w:r>
    </w:p>
    <w:p w14:paraId="2EFB0B3F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커버리지 목표 (Domain 95%+ / Boundary 85%+)</w:t>
      </w:r>
    </w:p>
    <w:p w14:paraId="6FEB3305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pytest-cov 측정 전략:</w:t>
      </w:r>
    </w:p>
    <w:p w14:paraId="2D113D6E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 pip install pytest-cov</w:t>
      </w:r>
    </w:p>
    <w:p w14:paraId="096E6D1F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 pytest --cov=src --cov-report=term-missing</w:t>
      </w:r>
    </w:p>
    <w:p w14:paraId="6C5CEEAA" w14:textId="77777777" w:rsidR="0006703B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[F]</w:t>
      </w:r>
      <w:r w:rsidRPr="00C37ECA">
        <w:rPr>
          <w:sz w:val="20"/>
          <w:szCs w:val="20"/>
        </w:rPr>
        <w:t xml:space="preserve"> Markdown 문서. test_plan.md로 저장.</w:t>
      </w:r>
    </w:p>
    <w:p w14:paraId="7543D763" w14:textId="01BAA029" w:rsidR="006365A1" w:rsidRPr="00C37ECA" w:rsidRDefault="006365A1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443CD6A2" w14:textId="77777777" w:rsidR="0006703B" w:rsidRPr="00C37ECA" w:rsidRDefault="00000000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5A98E941">
          <v:rect id="_x0000_i1059" style="width:0;height:1.5pt" o:hralign="center" o:hrstd="t" o:hr="t" fillcolor="#a0a0a0" stroked="f"/>
        </w:pict>
      </w:r>
    </w:p>
    <w:p w14:paraId="6D02EDD3" w14:textId="77777777" w:rsidR="0006703B" w:rsidRPr="00562526" w:rsidRDefault="0006703B" w:rsidP="0006703B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  <w:u w:val="single"/>
        </w:rPr>
      </w:pPr>
      <w:r w:rsidRPr="00562526">
        <w:rPr>
          <w:b/>
          <w:bCs/>
          <w:sz w:val="20"/>
          <w:szCs w:val="20"/>
          <w:u w:val="single"/>
        </w:rPr>
        <w:t>Step 3 — README에 RED 단계 To-Do 리스트 추가</w:t>
      </w:r>
    </w:p>
    <w:p w14:paraId="246AA3DA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테스트 플랜을 README.md의 "RED 단계 To-Do 리스트" 섹션에 체크박스 형태로 반영합니다.</w:t>
      </w:r>
    </w:p>
    <w:p w14:paraId="2A1CA0C3" w14:textId="2792D809" w:rsidR="0006703B" w:rsidRDefault="0006703B" w:rsidP="0006703B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C37ECA">
        <w:rPr>
          <w:rFonts w:ascii="Segoe UI Emoji" w:hAnsi="Segoe UI Emoji" w:cs="Segoe UI Emoji"/>
          <w:sz w:val="20"/>
          <w:szCs w:val="20"/>
        </w:rPr>
        <w:t>🔲</w:t>
      </w:r>
      <w:r w:rsidRPr="00C37ECA">
        <w:rPr>
          <w:sz w:val="20"/>
          <w:szCs w:val="20"/>
        </w:rPr>
        <w:t xml:space="preserve"> </w:t>
      </w:r>
      <w:r w:rsidRPr="00C37ECA">
        <w:rPr>
          <w:b/>
          <w:bCs/>
          <w:sz w:val="20"/>
          <w:szCs w:val="20"/>
        </w:rPr>
        <w:t xml:space="preserve">README — RED 단계 To-Do 리스트 추가 </w:t>
      </w:r>
    </w:p>
    <w:p w14:paraId="4000172B" w14:textId="77777777" w:rsidR="00562526" w:rsidRPr="008B7C98" w:rsidRDefault="00562526" w:rsidP="00562526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59D79F1E" w14:textId="272DA9BB" w:rsidR="00562526" w:rsidRPr="00C37ECA" w:rsidRDefault="00562526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27502605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README.md 파일에 아래 섹션을 추가해줘. 기존 내용은 유지하고, ## RED 단계 To-Do 리스트 섹션만 새로 삽입.</w:t>
      </w:r>
    </w:p>
    <w:p w14:paraId="48CF44BD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lastRenderedPageBreak/>
        <w:t>추가할 섹션 형식:</w:t>
      </w:r>
    </w:p>
    <w:p w14:paraId="528CE5F8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markdown</w:t>
      </w:r>
    </w:p>
    <w:p w14:paraId="025F36BC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## RED 단계 To-Do 리스트</w:t>
      </w:r>
    </w:p>
    <w:p w14:paraId="19C38365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7C947CE7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&gt; 이 체크리스트는 test_plan.md 기반으로 생성되었습니다.</w:t>
      </w:r>
    </w:p>
    <w:p w14:paraId="67889823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&gt; 각 항목은 RED(실패 테스트 작성) 완료 시 체크합니다.</w:t>
      </w:r>
    </w:p>
    <w:p w14:paraId="7E41580B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2BDB9C54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### Track A — UI / Boundary 테스트</w:t>
      </w:r>
    </w:p>
    <w:p w14:paraId="2308FF96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TC-A-01: grid=None 입력 → 실패 결과 반환 (Happy Path of Failure)</w:t>
      </w:r>
    </w:p>
    <w:p w14:paraId="2B41D265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TC-A-02: code가 정확히 "INVALID_SIZE" 문자열인지 검증</w:t>
      </w:r>
    </w:p>
    <w:p w14:paraId="17312950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TC-A-03: message가 "Grid must be 4x4." 와 문자 단위 동일한지 검증</w:t>
      </w:r>
    </w:p>
    <w:p w14:paraId="540A9384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TC-A-04: grid=None 시 Domain 진입점 0회 호출 (mock/spy 검증)</w:t>
      </w:r>
    </w:p>
    <w:p w14:paraId="34CA044C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TC-A-05: grid=[] 빈 리스트 → 실패 결과 반환</w:t>
      </w:r>
    </w:p>
    <w:p w14:paraId="4513AD2D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TC-A-06: grid=3×4 크기 불일치 → 실패 결과 반환</w:t>
      </w:r>
    </w:p>
    <w:p w14:paraId="1EE781D3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TC-A-07: 반환 객체 타입이 지정 실패 결과 구조체인지 검증</w:t>
      </w:r>
    </w:p>
    <w:p w14:paraId="326C3366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7BFCAF49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### Track B — Domain / Logic 테스트</w:t>
      </w:r>
    </w:p>
    <w:p w14:paraId="27DD7E8E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TC-B-01: resolve()가 None grid를 직접 받지 않음을 격리 검증</w:t>
      </w:r>
    </w:p>
    <w:p w14:paraId="774CCAF3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TC-B-02: Boundary가 None 분기를 처리 후 resolve() 미호출 확인</w:t>
      </w:r>
    </w:p>
    <w:p w14:paraId="5812C36A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TC-B-03: resolve() mock이 호출됐을 경우 테스트 실패 처리</w:t>
      </w:r>
    </w:p>
    <w:p w14:paraId="62DF8C27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TC-B-04: AC-FR-01-02~05 범위의 케이스는 이 커밋에 포함하지 않음 확인</w:t>
      </w:r>
    </w:p>
    <w:p w14:paraId="35109B6C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59273D3F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### 커버리지 목표</w:t>
      </w:r>
    </w:p>
    <w:p w14:paraId="516590DF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Domain Logic: 95%+ (pip install pytest-cov)</w:t>
      </w:r>
    </w:p>
    <w:p w14:paraId="4073A5EF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Boundary Layer: 85%+</w:t>
      </w:r>
    </w:p>
    <w:p w14:paraId="2FB1A362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전체 TOTAL: 90%+</w:t>
      </w:r>
    </w:p>
    <w:p w14:paraId="4CD5AD1C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3C5EE217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### 결함 목록 연결</w:t>
      </w:r>
    </w:p>
    <w:p w14:paraId="1F145ACF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defect_list.md 생성 및 발견 결함 기록</w:t>
      </w:r>
    </w:p>
    <w:p w14:paraId="6AEC717E" w14:textId="77777777" w:rsidR="0006703B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[ ] 모든 결함 수정 후 회귀 테스트 통과 확인</w:t>
      </w:r>
    </w:p>
    <w:p w14:paraId="1757ED27" w14:textId="5209ECC0" w:rsidR="00562526" w:rsidRDefault="00562526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2210D76A" w14:textId="57CACA5C" w:rsidR="00562526" w:rsidRPr="00C37ECA" w:rsidRDefault="00562526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562526">
        <w:rPr>
          <w:noProof/>
          <w:sz w:val="20"/>
          <w:szCs w:val="20"/>
        </w:rPr>
        <w:lastRenderedPageBreak/>
        <w:drawing>
          <wp:inline distT="0" distB="0" distL="0" distR="0" wp14:anchorId="19C214EC" wp14:editId="63DEA77A">
            <wp:extent cx="5760720" cy="3075305"/>
            <wp:effectExtent l="0" t="0" r="0" b="0"/>
            <wp:docPr id="16879782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7823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D4C1" w14:textId="77777777" w:rsidR="0006703B" w:rsidRPr="00C37ECA" w:rsidRDefault="00000000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37394A2A">
          <v:rect id="_x0000_i1060" style="width:0;height:1.5pt" o:hralign="center" o:hrstd="t" o:hr="t" fillcolor="#a0a0a0" stroked="f"/>
        </w:pict>
      </w:r>
    </w:p>
    <w:p w14:paraId="7F50ABD4" w14:textId="77777777" w:rsidR="0006703B" w:rsidRPr="00562526" w:rsidRDefault="0006703B" w:rsidP="0006703B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  <w:u w:val="single"/>
        </w:rPr>
      </w:pPr>
      <w:r w:rsidRPr="00562526">
        <w:rPr>
          <w:b/>
          <w:bCs/>
          <w:sz w:val="20"/>
          <w:szCs w:val="20"/>
          <w:u w:val="single"/>
        </w:rPr>
        <w:t>Step 4 — 테스트 케이스 작성 (아이템 타입별 최소 5개)</w:t>
      </w:r>
    </w:p>
    <w:p w14:paraId="54DCDB4D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선택한 샘플 예제를 기반으로 실제 테스트 코드를 작성합니다. 경계값을 반드시 포함하고 Given-When-Then 주석 구조를 사용합니다.</w:t>
      </w:r>
    </w:p>
    <w:p w14:paraId="37D5F968" w14:textId="3044080A" w:rsidR="0006703B" w:rsidRDefault="0006703B" w:rsidP="0006703B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C37ECA">
        <w:rPr>
          <w:rFonts w:ascii="Segoe UI Emoji" w:hAnsi="Segoe UI Emoji" w:cs="Segoe UI Emoji"/>
          <w:sz w:val="20"/>
          <w:szCs w:val="20"/>
        </w:rPr>
        <w:t>🔲</w:t>
      </w:r>
      <w:r w:rsidRPr="00C37ECA">
        <w:rPr>
          <w:sz w:val="20"/>
          <w:szCs w:val="20"/>
        </w:rPr>
        <w:t xml:space="preserve"> </w:t>
      </w:r>
      <w:r w:rsidRPr="00C37ECA">
        <w:rPr>
          <w:b/>
          <w:bCs/>
          <w:sz w:val="20"/>
          <w:szCs w:val="20"/>
        </w:rPr>
        <w:t xml:space="preserve">테스트 케이스 작성 </w:t>
      </w:r>
    </w:p>
    <w:p w14:paraId="0C33005E" w14:textId="77777777" w:rsidR="00562526" w:rsidRPr="008B7C98" w:rsidRDefault="00562526" w:rsidP="00562526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52907DB2" w14:textId="37AE2EBE" w:rsidR="00562526" w:rsidRPr="00C37ECA" w:rsidRDefault="00562526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26CDDBDB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[P]</w:t>
      </w:r>
      <w:r w:rsidRPr="00C37ECA">
        <w:rPr>
          <w:sz w:val="20"/>
          <w:szCs w:val="20"/>
        </w:rPr>
        <w:t xml:space="preserve"> 테스트 설계에 강한 시니어 Python QA입니다. </w:t>
      </w:r>
      <w:r w:rsidRPr="00C37ECA">
        <w:rPr>
          <w:b/>
          <w:bCs/>
          <w:sz w:val="20"/>
          <w:szCs w:val="20"/>
        </w:rPr>
        <w:t>[C]</w:t>
      </w:r>
      <w:r w:rsidRPr="00C37ECA">
        <w:rPr>
          <w:sz w:val="20"/>
          <w:szCs w:val="20"/>
        </w:rPr>
        <w:t xml:space="preserve"> Python 3.11+, pytest, pydantic, unittest.mock </w:t>
      </w:r>
      <w:r w:rsidRPr="00C37ECA">
        <w:rPr>
          <w:b/>
          <w:bCs/>
          <w:sz w:val="20"/>
          <w:szCs w:val="20"/>
        </w:rPr>
        <w:t>[T]</w:t>
      </w:r>
      <w:r w:rsidRPr="00C37ECA">
        <w:rPr>
          <w:sz w:val="20"/>
          <w:szCs w:val="20"/>
        </w:rPr>
        <w:t xml:space="preserve"> AC-FR-01-01 범위 내에서 아이템 타입별 최소 5개 테스트를 작성해줘.</w:t>
      </w:r>
    </w:p>
    <w:p w14:paraId="42782891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대상 케이스:</w:t>
      </w:r>
    </w:p>
    <w:p w14:paraId="16B90B82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정상 실패 반환: grid=None → code="INVALID_SIZE", message="Grid must be 4x4."</w:t>
      </w:r>
    </w:p>
    <w:p w14:paraId="53FB42FB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경계값: grid=[] / grid=[[]] * 4 / grid 크기 3×4</w:t>
      </w:r>
    </w:p>
    <w:p w14:paraId="69457F55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격리 검증: grid=None 시 resolve() 0회 호출 (spy/mock)</w:t>
      </w:r>
    </w:p>
    <w:p w14:paraId="2A32CC27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메시지 동일성: PRD §8.1 문구와 문자 단위 비교</w:t>
      </w:r>
    </w:p>
    <w:p w14:paraId="79CEB9B3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범위 제한: AC-FR-01-02~05, FR-02~05 케이스 포함 금지</w:t>
      </w:r>
    </w:p>
    <w:p w14:paraId="0AB6F773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283FAE27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형식 규칙:</w:t>
      </w:r>
    </w:p>
    <w:p w14:paraId="2E08CA90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pytest 사용</w:t>
      </w:r>
    </w:p>
    <w:p w14:paraId="224FB93A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Given-When-Then 주석 구조</w:t>
      </w:r>
    </w:p>
    <w:p w14:paraId="6781A169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각 테스트에 AC ID 명시 (# AC-FR-01-01)</w:t>
      </w:r>
    </w:p>
    <w:p w14:paraId="731A33F3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- 테스트 이름: test_[입력조건]_[기대동작]_[검증포인트] 형식</w:t>
      </w:r>
    </w:p>
    <w:p w14:paraId="4F47E651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lastRenderedPageBreak/>
        <w:t>- 테스트 또는 클래스 docstring에 AC-FR-01-01, PRD §8.1 INVALID_SIZE 한 줄 표기</w:t>
      </w:r>
    </w:p>
    <w:p w14:paraId="145B80C7" w14:textId="77777777" w:rsidR="0006703B" w:rsidRDefault="0006703B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[F]</w:t>
      </w:r>
      <w:r w:rsidRPr="00C37ECA">
        <w:rPr>
          <w:sz w:val="20"/>
          <w:szCs w:val="20"/>
        </w:rPr>
        <w:t xml:space="preserve"> 완성된 테스트 코드. RED 단계이므로 pytest가 </w:t>
      </w:r>
      <w:r w:rsidRPr="00C37ECA">
        <w:rPr>
          <w:b/>
          <w:bCs/>
          <w:sz w:val="20"/>
          <w:szCs w:val="20"/>
        </w:rPr>
        <w:t>실패</w:t>
      </w:r>
      <w:r w:rsidRPr="00C37ECA">
        <w:rPr>
          <w:sz w:val="20"/>
          <w:szCs w:val="20"/>
        </w:rPr>
        <w:t>하는 상태로 작성.</w:t>
      </w:r>
    </w:p>
    <w:p w14:paraId="26A71E99" w14:textId="09AB95A3" w:rsidR="00562526" w:rsidRPr="00C37ECA" w:rsidRDefault="00562526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1568137C" w14:textId="77777777" w:rsidR="0006703B" w:rsidRPr="00C37ECA" w:rsidRDefault="00000000" w:rsidP="0006703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2BDF0826">
          <v:rect id="_x0000_i1061" style="width:0;height:1.5pt" o:hralign="center" o:hrstd="t" o:hr="t" fillcolor="#a0a0a0" stroked="f"/>
        </w:pict>
      </w:r>
    </w:p>
    <w:p w14:paraId="54C03092" w14:textId="77777777" w:rsidR="0006703B" w:rsidRPr="00C37ECA" w:rsidRDefault="0006703B" w:rsidP="0006703B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C37ECA">
        <w:rPr>
          <w:b/>
          <w:bCs/>
          <w:sz w:val="20"/>
          <w:szCs w:val="20"/>
        </w:rPr>
        <w:t>Step 5 — 테스트 실행 &amp; 결함 분석</w:t>
      </w:r>
    </w:p>
    <w:p w14:paraId="6F580B5E" w14:textId="77777777" w:rsidR="003A29E1" w:rsidRDefault="0006703B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테스트를 실행하고 실패 로그를 분석하여 버그 위치를 특정하고 수정안을 도출합니다</w:t>
      </w:r>
    </w:p>
    <w:p w14:paraId="1B1E87E4" w14:textId="77777777" w:rsidR="003A29E1" w:rsidRDefault="003A29E1" w:rsidP="003A29E1">
      <w:pPr>
        <w:widowControl w:val="0"/>
        <w:wordWrap w:val="0"/>
        <w:autoSpaceDE w:val="0"/>
        <w:autoSpaceDN w:val="0"/>
        <w:spacing w:after="160"/>
        <w:rPr>
          <w:color w:val="B71C1C"/>
        </w:rPr>
      </w:pPr>
    </w:p>
    <w:p w14:paraId="6583911B" w14:textId="1FB919C6" w:rsidR="0006703B" w:rsidRPr="003A29E1" w:rsidRDefault="0006703B" w:rsidP="003A29E1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  <w:u w:val="single"/>
        </w:rPr>
      </w:pPr>
      <w:r w:rsidRPr="003A29E1">
        <w:rPr>
          <w:b/>
          <w:bCs/>
          <w:color w:val="B71C1C"/>
          <w:u w:val="single"/>
        </w:rPr>
        <w:t>환경 설정 및 테스트 실행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703B" w14:paraId="149C5A0D" w14:textId="77777777" w:rsidTr="00083D10">
        <w:tc>
          <w:tcPr>
            <w:tcW w:w="9360" w:type="dxa"/>
            <w:tcBorders>
              <w:top w:val="single" w:sz="4" w:space="0" w:color="B71C1C"/>
              <w:left w:val="single" w:sz="6" w:space="0" w:color="B71C1C"/>
              <w:bottom w:val="single" w:sz="2" w:space="0" w:color="B71C1C"/>
              <w:right w:val="single" w:sz="1" w:space="0" w:color="B71C1C"/>
            </w:tcBorders>
            <w:shd w:val="clear" w:color="auto" w:fill="FFEB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629D84" w14:textId="77777777" w:rsidR="0006703B" w:rsidRDefault="0006703B" w:rsidP="00083D10">
            <w:pPr>
              <w:spacing w:after="60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B71C1C"/>
                <w:sz w:val="20"/>
                <w:szCs w:val="20"/>
              </w:rPr>
              <w:t>실행</w:t>
            </w:r>
            <w:r>
              <w:rPr>
                <w:rFonts w:ascii="Arial" w:eastAsia="Arial" w:hAnsi="Arial" w:cs="Arial"/>
                <w:b/>
                <w:bCs/>
                <w:color w:val="B71C1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B71C1C"/>
                <w:sz w:val="20"/>
                <w:szCs w:val="20"/>
              </w:rPr>
              <w:t>명령어</w:t>
            </w:r>
          </w:p>
          <w:p w14:paraId="79418939" w14:textId="77777777" w:rsidR="0006703B" w:rsidRDefault="0006703B" w:rsidP="00083D10">
            <w:pPr>
              <w:spacing w:after="36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python -m venv venv</w:t>
            </w:r>
          </w:p>
          <w:p w14:paraId="623A395B" w14:textId="77777777" w:rsidR="0006703B" w:rsidRDefault="0006703B" w:rsidP="00083D10">
            <w:pPr>
              <w:spacing w:after="36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venv\Scripts\activate   # Windows</w:t>
            </w:r>
          </w:p>
          <w:p w14:paraId="6EB73664" w14:textId="77777777" w:rsidR="0006703B" w:rsidRDefault="0006703B" w:rsidP="00083D10">
            <w:pPr>
              <w:spacing w:after="36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source venv/bin/activate  # macOS/Linux</w:t>
            </w:r>
          </w:p>
          <w:p w14:paraId="05AE8E79" w14:textId="77777777" w:rsidR="0006703B" w:rsidRDefault="0006703B" w:rsidP="00083D10">
            <w:pPr>
              <w:spacing w:after="36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pip install -r requirements.txt</w:t>
            </w:r>
          </w:p>
        </w:tc>
      </w:tr>
    </w:tbl>
    <w:p w14:paraId="4D377100" w14:textId="77777777" w:rsidR="0006703B" w:rsidRDefault="0006703B" w:rsidP="0006703B">
      <w:pPr>
        <w:spacing w:before="120"/>
      </w:pPr>
    </w:p>
    <w:p w14:paraId="62F6E364" w14:textId="77777777" w:rsidR="0006703B" w:rsidRPr="00DE2392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47E5DBA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1. 가상 환경 만들기</w:t>
      </w:r>
    </w:p>
    <w:p w14:paraId="6EDE7FB6" w14:textId="31F90C04" w:rsidR="0006703B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프로젝트 루트(c:\DEV\MagicSquare</w:t>
      </w:r>
      <w:r w:rsidR="00584CD0">
        <w:rPr>
          <w:rFonts w:ascii="돋움" w:eastAsia="돋움" w:hAnsi="돋움" w:hint="eastAsia"/>
          <w:spacing w:val="-3"/>
          <w:w w:val="95"/>
          <w:sz w:val="24"/>
          <w:szCs w:val="32"/>
        </w:rPr>
        <w:t>_1004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)에서:</w:t>
      </w:r>
    </w:p>
    <w:p w14:paraId="7800F521" w14:textId="0A68A0D8" w:rsidR="00584CD0" w:rsidRPr="008A2F39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584CD0">
        <w:rPr>
          <w:rFonts w:ascii="돋움" w:eastAsia="돋움" w:hAnsi="돋움"/>
          <w:spacing w:val="-3"/>
          <w:w w:val="95"/>
          <w:sz w:val="24"/>
          <w:szCs w:val="32"/>
        </w:rPr>
        <w:t>cd /c/DEV/MagicSquare_1004</w:t>
      </w:r>
    </w:p>
    <w:p w14:paraId="68D64C78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python -m venv .venv</w:t>
      </w:r>
    </w:p>
    <w:p w14:paraId="00409268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</w:p>
    <w:p w14:paraId="483D4818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2. 가상 환경 활성화</w:t>
      </w:r>
    </w:p>
    <w:p w14:paraId="72038FEB" w14:textId="77777777" w:rsidR="0006703B" w:rsidRPr="008A2F39" w:rsidRDefault="0006703B">
      <w:pPr>
        <w:pStyle w:val="a4"/>
        <w:numPr>
          <w:ilvl w:val="0"/>
          <w:numId w:val="44"/>
        </w:numPr>
        <w:spacing w:line="312" w:lineRule="auto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Windows CMD</w:t>
      </w:r>
    </w:p>
    <w:p w14:paraId="0DB51260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.venv\Scripts\activate.bat</w:t>
      </w:r>
    </w:p>
    <w:p w14:paraId="1A4B4111" w14:textId="77777777" w:rsidR="00584CD0" w:rsidRPr="00584CD0" w:rsidRDefault="00584CD0">
      <w:pPr>
        <w:pStyle w:val="a4"/>
        <w:numPr>
          <w:ilvl w:val="0"/>
          <w:numId w:val="44"/>
        </w:numPr>
        <w:spacing w:line="312" w:lineRule="auto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  <w:r w:rsidRPr="00584CD0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Git Bash / WSL:</w:t>
      </w:r>
    </w:p>
    <w:p w14:paraId="540BEFE8" w14:textId="77777777" w:rsidR="00584CD0" w:rsidRPr="00584CD0" w:rsidRDefault="00584CD0" w:rsidP="00584CD0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32"/>
        </w:rPr>
      </w:pPr>
      <w:r w:rsidRPr="00584CD0">
        <w:rPr>
          <w:rFonts w:ascii="돋움" w:eastAsia="돋움" w:hAnsi="돋움"/>
          <w:spacing w:val="-3"/>
          <w:w w:val="95"/>
          <w:szCs w:val="32"/>
        </w:rPr>
        <w:t>source .venv/Scripts/activate</w:t>
      </w:r>
    </w:p>
    <w:p w14:paraId="68FF831A" w14:textId="77777777" w:rsidR="00584CD0" w:rsidRPr="00584CD0" w:rsidRDefault="00584CD0">
      <w:pPr>
        <w:pStyle w:val="a4"/>
        <w:numPr>
          <w:ilvl w:val="0"/>
          <w:numId w:val="44"/>
        </w:numPr>
        <w:spacing w:line="312" w:lineRule="auto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  <w:r w:rsidRPr="00584CD0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PowerShell:</w:t>
      </w:r>
    </w:p>
    <w:p w14:paraId="2D5564E6" w14:textId="77777777" w:rsidR="00584CD0" w:rsidRPr="00584CD0" w:rsidRDefault="00584CD0" w:rsidP="00584CD0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32"/>
        </w:rPr>
      </w:pPr>
      <w:r w:rsidRPr="00584CD0">
        <w:rPr>
          <w:rFonts w:ascii="돋움" w:eastAsia="돋움" w:hAnsi="돋움"/>
          <w:spacing w:val="-3"/>
          <w:w w:val="95"/>
          <w:szCs w:val="32"/>
        </w:rPr>
        <w:t>.venv\Scripts\Activate.ps1</w:t>
      </w:r>
    </w:p>
    <w:p w14:paraId="768EA4D8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</w:p>
    <w:p w14:paraId="5956E69B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3. 의존성 설치</w:t>
      </w:r>
    </w:p>
    <w:p w14:paraId="75D9B720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가상 환경이 </w:t>
      </w: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켜진 상태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에서:</w:t>
      </w:r>
    </w:p>
    <w:p w14:paraId="3C533944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python -m pip install --upgrade pip</w:t>
      </w:r>
    </w:p>
    <w:p w14:paraId="6B775CD2" w14:textId="692280FC" w:rsidR="0006703B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584CD0">
        <w:rPr>
          <w:rFonts w:ascii="돋움" w:eastAsia="돋움" w:hAnsi="돋움"/>
          <w:spacing w:val="-3"/>
          <w:w w:val="95"/>
          <w:sz w:val="24"/>
          <w:szCs w:val="32"/>
        </w:rPr>
        <w:t>pip install pytest pydantic pytest-cov</w:t>
      </w:r>
    </w:p>
    <w:p w14:paraId="07CD0953" w14:textId="77777777" w:rsidR="00584CD0" w:rsidRPr="008A2F39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</w:p>
    <w:p w14:paraId="5D30C864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4. 테스트 실행</w:t>
      </w:r>
    </w:p>
    <w:p w14:paraId="338497F2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spacing w:val="-3"/>
          <w:w w:val="95"/>
          <w:sz w:val="24"/>
          <w:szCs w:val="32"/>
        </w:rPr>
        <w:lastRenderedPageBreak/>
        <w:t>전체 테스트:</w:t>
      </w:r>
    </w:p>
    <w:p w14:paraId="1EC2CEE8" w14:textId="77777777" w:rsidR="00584CD0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584CD0">
        <w:rPr>
          <w:rFonts w:ascii="돋움" w:eastAsia="돋움" w:hAnsi="돋움"/>
          <w:spacing w:val="-3"/>
          <w:w w:val="95"/>
          <w:sz w:val="24"/>
          <w:szCs w:val="32"/>
        </w:rPr>
        <w:t>python -m pytest tests/boundary/ -v</w:t>
      </w:r>
    </w:p>
    <w:p w14:paraId="41B4A606" w14:textId="3599D4EE" w:rsidR="0006703B" w:rsidRPr="008A2F39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>
        <w:rPr>
          <w:rFonts w:ascii="돋움" w:eastAsia="돋움" w:hAnsi="돋움" w:hint="eastAsia"/>
          <w:spacing w:val="-3"/>
          <w:w w:val="95"/>
          <w:sz w:val="24"/>
          <w:szCs w:val="32"/>
        </w:rPr>
        <w:t>cl</w:t>
      </w:r>
      <w:r w:rsidR="0006703B" w:rsidRPr="008A2F39">
        <w:rPr>
          <w:rFonts w:ascii="돋움" w:eastAsia="돋움" w:hAnsi="돋움"/>
          <w:spacing w:val="-3"/>
          <w:w w:val="95"/>
          <w:sz w:val="24"/>
          <w:szCs w:val="32"/>
        </w:rPr>
        <w:t>특정 파일만:</w:t>
      </w:r>
    </w:p>
    <w:p w14:paraId="4A521031" w14:textId="39C25C5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pytest tests/boundary/</w:t>
      </w:r>
      <w:r w:rsidR="00584CD0" w:rsidRPr="00584CD0">
        <w:rPr>
          <w:rFonts w:ascii="돋움" w:eastAsia="돋움" w:hAnsi="돋움"/>
          <w:spacing w:val="-3"/>
          <w:w w:val="95"/>
          <w:sz w:val="24"/>
          <w:szCs w:val="32"/>
        </w:rPr>
        <w:t>test_ac_fr_01_01_input_validation.py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 xml:space="preserve"> -v</w:t>
      </w:r>
    </w:p>
    <w:p w14:paraId="49440F34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53080AD7" w14:textId="506D72F4" w:rsidR="0006703B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  <w:r w:rsidRPr="00584CD0">
        <w:rPr>
          <w:rFonts w:ascii="돋움" w:eastAsia="돋움" w:hAnsi="돋움"/>
          <w:noProof/>
          <w:spacing w:val="-3"/>
          <w:w w:val="95"/>
          <w:sz w:val="32"/>
          <w:szCs w:val="32"/>
        </w:rPr>
        <w:drawing>
          <wp:inline distT="0" distB="0" distL="0" distR="0" wp14:anchorId="11DFDB3A" wp14:editId="642B8474">
            <wp:extent cx="5760720" cy="3870325"/>
            <wp:effectExtent l="0" t="0" r="0" b="0"/>
            <wp:docPr id="1772750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5071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5B93" w14:textId="77777777" w:rsidR="00584CD0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22F090CE" w14:textId="7D84ECE5" w:rsidR="00584CD0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  <w:r w:rsidRPr="00584CD0">
        <w:rPr>
          <w:rFonts w:ascii="돋움" w:eastAsia="돋움" w:hAnsi="돋움"/>
          <w:noProof/>
          <w:spacing w:val="-3"/>
          <w:w w:val="95"/>
          <w:sz w:val="32"/>
          <w:szCs w:val="32"/>
        </w:rPr>
        <w:drawing>
          <wp:inline distT="0" distB="0" distL="0" distR="0" wp14:anchorId="6F8105F9" wp14:editId="2117B7B8">
            <wp:extent cx="5760720" cy="2515870"/>
            <wp:effectExtent l="0" t="0" r="0" b="0"/>
            <wp:docPr id="13176559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5592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E886" w14:textId="77777777" w:rsidR="00EA4636" w:rsidRPr="00EA4636" w:rsidRDefault="00EA4636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6AA805B2" w14:textId="0F681553" w:rsidR="00584CD0" w:rsidRPr="00584CD0" w:rsidRDefault="00584CD0" w:rsidP="00584CD0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  <w:r>
        <w:rPr>
          <w:rFonts w:ascii="돋움" w:eastAsia="돋움" w:hAnsi="돋움" w:hint="eastAsia"/>
          <w:b/>
          <w:bCs/>
          <w:spacing w:val="-3"/>
          <w:w w:val="95"/>
          <w:sz w:val="24"/>
          <w:szCs w:val="32"/>
        </w:rPr>
        <w:lastRenderedPageBreak/>
        <w:t xml:space="preserve">5. </w:t>
      </w:r>
      <w:r w:rsidRPr="00584CD0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기대 결과 (현재 RED 단계)</w:t>
      </w:r>
    </w:p>
    <w:p w14:paraId="4AEF6357" w14:textId="77777777" w:rsidR="00584CD0" w:rsidRPr="00584CD0" w:rsidRDefault="00584CD0" w:rsidP="00584CD0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584CD0">
        <w:rPr>
          <w:rFonts w:ascii="돋움" w:eastAsia="돋움" w:hAnsi="돋움"/>
          <w:spacing w:val="-3"/>
          <w:w w:val="95"/>
          <w:sz w:val="24"/>
          <w:szCs w:val="32"/>
        </w:rPr>
        <w:t>Boundary production 코드(src/boundary/ 등)가 아직 없으므로 아래와 유사하게 실패(ERROR) 합니다.</w:t>
      </w:r>
    </w:p>
    <w:p w14:paraId="5CC2ED1A" w14:textId="77777777" w:rsidR="00584CD0" w:rsidRPr="00584CD0" w:rsidRDefault="00584CD0" w:rsidP="00584CD0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584CD0">
        <w:rPr>
          <w:rFonts w:ascii="돋움" w:eastAsia="돋움" w:hAnsi="돋움"/>
          <w:spacing w:val="-3"/>
          <w:w w:val="95"/>
          <w:sz w:val="24"/>
          <w:szCs w:val="32"/>
        </w:rPr>
        <w:t>ModuleNotFoundError: No module named 'boundary'</w:t>
      </w:r>
    </w:p>
    <w:p w14:paraId="3D0ED8E2" w14:textId="77777777" w:rsidR="00584CD0" w:rsidRPr="00584CD0" w:rsidRDefault="00584CD0" w:rsidP="00584CD0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584CD0">
        <w:rPr>
          <w:rFonts w:ascii="돋움" w:eastAsia="돋움" w:hAnsi="돋움"/>
          <w:spacing w:val="-3"/>
          <w:w w:val="95"/>
          <w:sz w:val="24"/>
          <w:szCs w:val="32"/>
        </w:rPr>
        <w:t>이 상태가 RED 확인 완료입니다. (의도한 실패)</w:t>
      </w:r>
    </w:p>
    <w:p w14:paraId="7DA33927" w14:textId="77777777" w:rsidR="00584CD0" w:rsidRPr="00584CD0" w:rsidRDefault="00000000" w:rsidP="00584CD0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>
        <w:rPr>
          <w:rFonts w:ascii="돋움" w:eastAsia="돋움" w:hAnsi="돋움"/>
          <w:spacing w:val="-3"/>
          <w:w w:val="95"/>
          <w:sz w:val="24"/>
          <w:szCs w:val="32"/>
        </w:rPr>
        <w:pict w14:anchorId="5D9650D6">
          <v:rect id="_x0000_i1062" style="width:0;height:1.5pt" o:hralign="center" o:hrstd="t" o:hr="t" fillcolor="#a0a0a0" stroked="f"/>
        </w:pict>
      </w:r>
    </w:p>
    <w:p w14:paraId="79D49250" w14:textId="77777777" w:rsidR="00584CD0" w:rsidRPr="00584CD0" w:rsidRDefault="00584CD0" w:rsidP="00584CD0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584CD0">
        <w:rPr>
          <w:rFonts w:ascii="돋움" w:eastAsia="돋움" w:hAnsi="돋움"/>
          <w:spacing w:val="-3"/>
          <w:w w:val="95"/>
          <w:sz w:val="24"/>
          <w:szCs w:val="32"/>
        </w:rPr>
        <w:t>참고 명령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5265"/>
      </w:tblGrid>
      <w:tr w:rsidR="00584CD0" w:rsidRPr="00584CD0" w14:paraId="07092DAE" w14:textId="77777777" w:rsidTr="00584CD0">
        <w:trPr>
          <w:tblHeader/>
        </w:trPr>
        <w:tc>
          <w:tcPr>
            <w:tcW w:w="2182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FDFEB8" w14:textId="77777777" w:rsidR="00584CD0" w:rsidRPr="00584CD0" w:rsidRDefault="00584CD0" w:rsidP="00584CD0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584CD0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목적</w:t>
            </w:r>
          </w:p>
        </w:tc>
        <w:tc>
          <w:tcPr>
            <w:tcW w:w="281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21DC32" w14:textId="77777777" w:rsidR="00584CD0" w:rsidRPr="00584CD0" w:rsidRDefault="00584CD0" w:rsidP="00584CD0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584CD0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명령</w:t>
            </w:r>
          </w:p>
        </w:tc>
      </w:tr>
      <w:tr w:rsidR="00584CD0" w:rsidRPr="00584CD0" w14:paraId="7879FB31" w14:textId="77777777" w:rsidTr="00584CD0">
        <w:tc>
          <w:tcPr>
            <w:tcW w:w="218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2A1294" w14:textId="77777777" w:rsidR="00584CD0" w:rsidRPr="00584CD0" w:rsidRDefault="00584CD0" w:rsidP="00584CD0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584CD0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Boundary만 짧게 실행</w:t>
            </w:r>
          </w:p>
        </w:tc>
        <w:tc>
          <w:tcPr>
            <w:tcW w:w="28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176B3F" w14:textId="77777777" w:rsidR="00584CD0" w:rsidRPr="00584CD0" w:rsidRDefault="00584CD0" w:rsidP="00584CD0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584CD0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python -m pytest tests/boundary/ -q</w:t>
            </w:r>
          </w:p>
        </w:tc>
      </w:tr>
      <w:tr w:rsidR="00584CD0" w:rsidRPr="00584CD0" w14:paraId="3D5BAE43" w14:textId="77777777" w:rsidTr="00584CD0">
        <w:tc>
          <w:tcPr>
            <w:tcW w:w="218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A6868D" w14:textId="77777777" w:rsidR="00584CD0" w:rsidRPr="00584CD0" w:rsidRDefault="00584CD0" w:rsidP="00584CD0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584CD0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Entity 테스트 (기존 GREEN)</w:t>
            </w:r>
          </w:p>
        </w:tc>
        <w:tc>
          <w:tcPr>
            <w:tcW w:w="28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84C3E2" w14:textId="77777777" w:rsidR="00584CD0" w:rsidRPr="00584CD0" w:rsidRDefault="00584CD0" w:rsidP="00584CD0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584CD0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python -m pytest tests/entity/ -v</w:t>
            </w:r>
          </w:p>
        </w:tc>
      </w:tr>
      <w:tr w:rsidR="00584CD0" w:rsidRPr="00584CD0" w14:paraId="0FE14311" w14:textId="77777777" w:rsidTr="00584CD0">
        <w:tc>
          <w:tcPr>
            <w:tcW w:w="218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390F2B" w14:textId="77777777" w:rsidR="00584CD0" w:rsidRPr="00584CD0" w:rsidRDefault="00584CD0" w:rsidP="00584CD0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584CD0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가상 환경 비활성화</w:t>
            </w:r>
          </w:p>
        </w:tc>
        <w:tc>
          <w:tcPr>
            <w:tcW w:w="28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079B66" w14:textId="77777777" w:rsidR="00584CD0" w:rsidRPr="00584CD0" w:rsidRDefault="00584CD0" w:rsidP="00584CD0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584CD0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deactivate</w:t>
            </w:r>
          </w:p>
        </w:tc>
      </w:tr>
    </w:tbl>
    <w:p w14:paraId="5A08F6BC" w14:textId="77777777" w:rsidR="00584CD0" w:rsidRPr="00584CD0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</w:p>
    <w:p w14:paraId="7694C8D9" w14:textId="1391ACCC" w:rsidR="0006703B" w:rsidRPr="008A2F39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  <w:r>
        <w:rPr>
          <w:rFonts w:ascii="돋움" w:eastAsia="돋움" w:hAnsi="돋움" w:hint="eastAsia"/>
          <w:b/>
          <w:bCs/>
          <w:spacing w:val="-3"/>
          <w:w w:val="95"/>
          <w:sz w:val="24"/>
          <w:szCs w:val="32"/>
        </w:rPr>
        <w:t>6</w:t>
      </w:r>
      <w:r w:rsidR="0006703B"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 xml:space="preserve">. 테스트 </w:t>
      </w:r>
      <w:r w:rsidR="0006703B" w:rsidRPr="008A2F39">
        <w:rPr>
          <w:rFonts w:ascii="돋움" w:eastAsia="돋움" w:hAnsi="돋움" w:hint="eastAsia"/>
          <w:b/>
          <w:bCs/>
          <w:spacing w:val="-3"/>
          <w:w w:val="95"/>
          <w:sz w:val="24"/>
          <w:szCs w:val="32"/>
        </w:rPr>
        <w:t>커버리지</w:t>
      </w:r>
    </w:p>
    <w:p w14:paraId="5444917F" w14:textId="77777777" w:rsidR="00584CD0" w:rsidRPr="00584CD0" w:rsidRDefault="00584CD0" w:rsidP="00584CD0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32"/>
        </w:rPr>
      </w:pPr>
      <w:r w:rsidRPr="00584CD0">
        <w:rPr>
          <w:rFonts w:ascii="돋움" w:eastAsia="돋움" w:hAnsi="돋움"/>
          <w:b/>
          <w:bCs/>
          <w:spacing w:val="-3"/>
          <w:w w:val="95"/>
          <w:szCs w:val="32"/>
        </w:rPr>
        <w:t>사전 준비 (최초 1회)</w:t>
      </w:r>
    </w:p>
    <w:p w14:paraId="27EB241E" w14:textId="77777777" w:rsidR="00584CD0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</w:p>
    <w:p w14:paraId="4AD1D71E" w14:textId="0F902514" w:rsidR="00584CD0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  <w:r w:rsidRPr="00584CD0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 xml:space="preserve">pip install pytest pydantic pytest-cov </w:t>
      </w:r>
    </w:p>
    <w:p w14:paraId="160316D8" w14:textId="77777777" w:rsidR="00584CD0" w:rsidRDefault="00584CD0" w:rsidP="0006703B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</w:p>
    <w:p w14:paraId="2DF2F30F" w14:textId="77777777" w:rsidR="00584CD0" w:rsidRPr="009E081E" w:rsidRDefault="00584CD0" w:rsidP="00584CD0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40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24"/>
          <w:szCs w:val="40"/>
        </w:rPr>
        <w:t>전체 커버리지 (기본)</w:t>
      </w:r>
    </w:p>
    <w:p w14:paraId="144E17C6" w14:textId="77777777" w:rsidR="0006703B" w:rsidRPr="008A2F39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패키지 전체:</w:t>
      </w:r>
    </w:p>
    <w:p w14:paraId="04677F26" w14:textId="1A03BCE8" w:rsidR="0006703B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9E081E">
        <w:rPr>
          <w:rFonts w:ascii="돋움" w:eastAsia="돋움" w:hAnsi="돋움"/>
          <w:spacing w:val="-3"/>
          <w:w w:val="95"/>
          <w:sz w:val="24"/>
          <w:szCs w:val="32"/>
        </w:rPr>
        <w:t>python -m pytest --cov=src --cov-report=term-missing</w:t>
      </w:r>
    </w:p>
    <w:p w14:paraId="1113D660" w14:textId="6E985044" w:rsid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9E081E">
        <w:rPr>
          <w:rFonts w:ascii="돋움" w:eastAsia="돋움" w:hAnsi="돋움"/>
          <w:noProof/>
          <w:spacing w:val="-3"/>
          <w:w w:val="95"/>
          <w:sz w:val="24"/>
          <w:szCs w:val="32"/>
        </w:rPr>
        <w:drawing>
          <wp:inline distT="0" distB="0" distL="0" distR="0" wp14:anchorId="644C23C2" wp14:editId="0ECE68B6">
            <wp:extent cx="5760720" cy="2162175"/>
            <wp:effectExtent l="0" t="0" r="0" b="0"/>
            <wp:docPr id="10658716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7166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2D3C" w14:textId="77777777" w:rsid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0ECFDD57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40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24"/>
          <w:szCs w:val="40"/>
        </w:rPr>
        <w:t>Boundary 테스트만 + Boundary 레이어 커버리지</w:t>
      </w:r>
    </w:p>
    <w:p w14:paraId="576B0D20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9E081E">
        <w:rPr>
          <w:rFonts w:ascii="돋움" w:eastAsia="돋움" w:hAnsi="돋움"/>
          <w:spacing w:val="-3"/>
          <w:w w:val="95"/>
          <w:sz w:val="24"/>
          <w:szCs w:val="32"/>
        </w:rPr>
        <w:t>python -m pytest tests/boundary/ --cov=src/boundary --cov-report=term-missing</w:t>
      </w:r>
    </w:p>
    <w:p w14:paraId="40E35925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</w:rPr>
      </w:pPr>
      <w:r w:rsidRPr="009E081E">
        <w:rPr>
          <w:rFonts w:ascii="돋움" w:eastAsia="돋움" w:hAnsi="돋움"/>
          <w:spacing w:val="-3"/>
          <w:w w:val="95"/>
          <w:sz w:val="24"/>
          <w:szCs w:val="32"/>
        </w:rPr>
        <w:lastRenderedPageBreak/>
        <w:t>목표: Boundary 85%+ (NFR-02)</w:t>
      </w:r>
    </w:p>
    <w:p w14:paraId="00A7EAB7" w14:textId="77777777" w:rsidR="009E081E" w:rsidRP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009852EE" w14:textId="7DF877A4" w:rsid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  <w:r w:rsidRPr="009E081E">
        <w:rPr>
          <w:rFonts w:ascii="돋움" w:eastAsia="돋움" w:hAnsi="돋움"/>
          <w:noProof/>
          <w:spacing w:val="-3"/>
          <w:w w:val="95"/>
          <w:sz w:val="32"/>
          <w:szCs w:val="32"/>
        </w:rPr>
        <w:drawing>
          <wp:inline distT="0" distB="0" distL="0" distR="0" wp14:anchorId="4012D440" wp14:editId="77B95854">
            <wp:extent cx="5760720" cy="2787650"/>
            <wp:effectExtent l="0" t="0" r="0" b="0"/>
            <wp:docPr id="8570459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4599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8700" w14:textId="77777777" w:rsid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70731262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24"/>
        </w:rPr>
        <w:t>Domain(Entity) 테스트 + Domain 커버리지</w:t>
      </w:r>
    </w:p>
    <w:p w14:paraId="09951B16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9E081E">
        <w:rPr>
          <w:rFonts w:ascii="돋움" w:eastAsia="돋움" w:hAnsi="돋움"/>
          <w:spacing w:val="-3"/>
          <w:w w:val="95"/>
          <w:sz w:val="24"/>
        </w:rPr>
        <w:t>python -m pytest tests/entity/ --cov=src/entity --cov-report=term-missing</w:t>
      </w:r>
    </w:p>
    <w:p w14:paraId="383CDA9B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24"/>
        </w:rPr>
        <w:t>목표:</w:t>
      </w:r>
      <w:r w:rsidRPr="009E081E">
        <w:rPr>
          <w:rFonts w:ascii="돋움" w:eastAsia="돋움" w:hAnsi="돋움"/>
          <w:spacing w:val="-3"/>
          <w:w w:val="95"/>
          <w:sz w:val="24"/>
        </w:rPr>
        <w:t> Domain Logic </w:t>
      </w:r>
      <w:r w:rsidRPr="009E081E">
        <w:rPr>
          <w:rFonts w:ascii="돋움" w:eastAsia="돋움" w:hAnsi="돋움"/>
          <w:b/>
          <w:bCs/>
          <w:spacing w:val="-3"/>
          <w:w w:val="95"/>
          <w:sz w:val="24"/>
        </w:rPr>
        <w:t>95%+</w:t>
      </w:r>
      <w:r w:rsidRPr="009E081E">
        <w:rPr>
          <w:rFonts w:ascii="돋움" w:eastAsia="돋움" w:hAnsi="돋움"/>
          <w:spacing w:val="-3"/>
          <w:w w:val="95"/>
          <w:sz w:val="24"/>
        </w:rPr>
        <w:t> (NFR-01)</w:t>
      </w:r>
    </w:p>
    <w:p w14:paraId="7347D15C" w14:textId="7D32B42B" w:rsidR="009E081E" w:rsidRP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  <w:r w:rsidRPr="009E081E">
        <w:rPr>
          <w:rFonts w:ascii="돋움" w:eastAsia="돋움" w:hAnsi="돋움"/>
          <w:noProof/>
          <w:spacing w:val="-3"/>
          <w:w w:val="95"/>
          <w:sz w:val="32"/>
          <w:szCs w:val="32"/>
        </w:rPr>
        <w:drawing>
          <wp:inline distT="0" distB="0" distL="0" distR="0" wp14:anchorId="1D36CC03" wp14:editId="0A3F807A">
            <wp:extent cx="5760720" cy="3818890"/>
            <wp:effectExtent l="0" t="0" r="0" b="0"/>
            <wp:docPr id="449235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3580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D644" w14:textId="77777777" w:rsid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2BD6A7B5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32"/>
          <w:szCs w:val="32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32"/>
          <w:szCs w:val="32"/>
        </w:rPr>
        <w:t>커버리지 하한선 강제 (gate)</w:t>
      </w:r>
    </w:p>
    <w:p w14:paraId="7A32A7FD" w14:textId="77777777" w:rsidR="009E081E" w:rsidRP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1DA102E6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24"/>
        </w:rPr>
        <w:t># Boundary gate (85%)</w:t>
      </w:r>
    </w:p>
    <w:p w14:paraId="44F8E5EE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9E081E">
        <w:rPr>
          <w:rFonts w:ascii="돋움" w:eastAsia="돋움" w:hAnsi="돋움"/>
          <w:spacing w:val="-3"/>
          <w:w w:val="95"/>
          <w:sz w:val="24"/>
        </w:rPr>
        <w:t>python -m pytest tests/boundary/ --cov=src/boundary --cov-report=term-missing --cov-fail-under=85</w:t>
      </w:r>
    </w:p>
    <w:p w14:paraId="1B99B407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29C3ED7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24"/>
        </w:rPr>
        <w:t># Domain gate (95%) — control 포함 시</w:t>
      </w:r>
    </w:p>
    <w:p w14:paraId="6F23B730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9E081E">
        <w:rPr>
          <w:rFonts w:ascii="돋움" w:eastAsia="돋움" w:hAnsi="돋움"/>
          <w:spacing w:val="-3"/>
          <w:w w:val="95"/>
          <w:sz w:val="24"/>
        </w:rPr>
        <w:t>python -m pytest tests/entity/ --cov=src/entity --cov=src/control --cov-report=term-missing --cov-fail-under=95</w:t>
      </w:r>
    </w:p>
    <w:p w14:paraId="48379AA8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835005E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24"/>
        </w:rPr>
        <w:t># 전역 gate (80%)</w:t>
      </w:r>
    </w:p>
    <w:p w14:paraId="7917A567" w14:textId="445BC7C0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9E081E">
        <w:rPr>
          <w:rFonts w:ascii="돋움" w:eastAsia="돋움" w:hAnsi="돋움"/>
          <w:spacing w:val="-3"/>
          <w:w w:val="95"/>
          <w:sz w:val="24"/>
        </w:rPr>
        <w:t>python -m pytest --cov=src --cov-report=term-missing --cov-fail-under=80</w:t>
      </w:r>
    </w:p>
    <w:p w14:paraId="4F93EE19" w14:textId="77777777" w:rsid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1F283F3F" w14:textId="77777777" w:rsidR="00EA4636" w:rsidRPr="00EA4636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32"/>
          <w:szCs w:val="32"/>
        </w:rPr>
      </w:pPr>
      <w:r w:rsidRPr="00EA4636">
        <w:rPr>
          <w:rFonts w:ascii="돋움" w:eastAsia="돋움" w:hAnsi="돋움" w:hint="eastAsia"/>
          <w:b/>
          <w:bCs/>
          <w:spacing w:val="-3"/>
          <w:w w:val="95"/>
          <w:sz w:val="32"/>
          <w:szCs w:val="32"/>
        </w:rPr>
        <w:t>내용 읽는법</w:t>
      </w:r>
    </w:p>
    <w:p w14:paraId="660F1440" w14:textId="77777777" w:rsidR="00EA4636" w:rsidRPr="00EA4636" w:rsidRDefault="00EA4636">
      <w:pPr>
        <w:pStyle w:val="a4"/>
        <w:numPr>
          <w:ilvl w:val="0"/>
          <w:numId w:val="46"/>
        </w:numPr>
        <w:spacing w:line="312" w:lineRule="auto"/>
        <w:rPr>
          <w:rFonts w:ascii="돋움" w:eastAsia="돋움" w:hAnsi="돋움"/>
          <w:spacing w:val="-3"/>
          <w:w w:val="95"/>
          <w:sz w:val="24"/>
          <w:szCs w:val="32"/>
        </w:rPr>
      </w:pPr>
      <w:r w:rsidRPr="00EA4636">
        <w:rPr>
          <w:rFonts w:ascii="돋움" w:eastAsia="돋움" w:hAnsi="돋움" w:hint="eastAsia"/>
          <w:spacing w:val="-3"/>
          <w:w w:val="95"/>
          <w:sz w:val="24"/>
          <w:szCs w:val="32"/>
        </w:rPr>
        <w:t>例</w:t>
      </w:r>
    </w:p>
    <w:p w14:paraId="6B88B636" w14:textId="77777777" w:rsidR="00EA4636" w:rsidRPr="008A2F39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76C32316" w14:textId="77777777" w:rsidR="00EA4636" w:rsidRPr="008A2F39" w:rsidRDefault="00EA4636">
      <w:pPr>
        <w:pStyle w:val="a4"/>
        <w:numPr>
          <w:ilvl w:val="0"/>
          <w:numId w:val="45"/>
        </w:numPr>
        <w:spacing w:line="312" w:lineRule="auto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tests coverage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: 테스트 실행과 함께 수집한 커버리지입니다.</w:t>
      </w:r>
    </w:p>
    <w:p w14:paraId="3725EB5E" w14:textId="77777777" w:rsidR="00EA4636" w:rsidRPr="008A2F39" w:rsidRDefault="00EA4636">
      <w:pPr>
        <w:pStyle w:val="a4"/>
        <w:numPr>
          <w:ilvl w:val="0"/>
          <w:numId w:val="45"/>
        </w:numPr>
        <w:spacing w:line="312" w:lineRule="auto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platform win32, python 3.13.1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: Windows에서 Python 3.13.1로 측정했다는 뜻입니다.</w:t>
      </w:r>
    </w:p>
    <w:p w14:paraId="44C35009" w14:textId="77777777" w:rsidR="00EA4636" w:rsidRPr="008A2F39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7853"/>
      </w:tblGrid>
      <w:tr w:rsidR="00EA4636" w:rsidRPr="008A2F39" w14:paraId="6866D161" w14:textId="77777777" w:rsidTr="00373568">
        <w:trPr>
          <w:tblHeader/>
        </w:trPr>
        <w:tc>
          <w:tcPr>
            <w:tcW w:w="797" w:type="pct"/>
            <w:shd w:val="clear" w:color="auto" w:fill="FFFFFF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E24FC6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  <w:t>열</w:t>
            </w:r>
          </w:p>
        </w:tc>
        <w:tc>
          <w:tcPr>
            <w:tcW w:w="4203" w:type="pct"/>
            <w:shd w:val="clear" w:color="auto" w:fill="FFFFFF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1B24FC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  <w:t>의미</w:t>
            </w:r>
          </w:p>
        </w:tc>
      </w:tr>
      <w:tr w:rsidR="00EA4636" w:rsidRPr="008A2F39" w14:paraId="5033A4E5" w14:textId="77777777" w:rsidTr="00373568">
        <w:tc>
          <w:tcPr>
            <w:tcW w:w="797" w:type="pct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B5D90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  <w:t>Name</w:t>
            </w:r>
          </w:p>
        </w:tc>
        <w:tc>
          <w:tcPr>
            <w:tcW w:w="4203" w:type="pct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C149A8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측정 대상 소스 파일 경로</w:t>
            </w:r>
          </w:p>
        </w:tc>
      </w:tr>
      <w:tr w:rsidR="00EA4636" w:rsidRPr="008A2F39" w14:paraId="36D2D2AE" w14:textId="77777777" w:rsidTr="00373568">
        <w:tc>
          <w:tcPr>
            <w:tcW w:w="797" w:type="pct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49D07D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  <w:t>Stmts</w:t>
            </w:r>
          </w:p>
        </w:tc>
        <w:tc>
          <w:tcPr>
            <w:tcW w:w="4203" w:type="pct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D02971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“실행 가능한 문장”으로 잡힌 줄 수(대략적인 코드량)</w:t>
            </w:r>
          </w:p>
        </w:tc>
      </w:tr>
      <w:tr w:rsidR="00EA4636" w:rsidRPr="008A2F39" w14:paraId="32FB6865" w14:textId="77777777" w:rsidTr="00373568">
        <w:tc>
          <w:tcPr>
            <w:tcW w:w="797" w:type="pct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93626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  <w:t>Miss</w:t>
            </w:r>
          </w:p>
        </w:tc>
        <w:tc>
          <w:tcPr>
            <w:tcW w:w="4203" w:type="pct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CF40F3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  <w:t>어떤 테스트도 실행하지 않은</w:t>
            </w:r>
            <w:r w:rsidRPr="008A2F39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 줄 수</w:t>
            </w:r>
          </w:p>
        </w:tc>
      </w:tr>
      <w:tr w:rsidR="00EA4636" w:rsidRPr="008A2F39" w14:paraId="5CBC553C" w14:textId="77777777" w:rsidTr="00373568">
        <w:tc>
          <w:tcPr>
            <w:tcW w:w="797" w:type="pct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E0B46B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  <w:t>Cover</w:t>
            </w:r>
          </w:p>
        </w:tc>
        <w:tc>
          <w:tcPr>
            <w:tcW w:w="4203" w:type="pct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7662E2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(Stmts − Miss) / Stmts 비율</w:t>
            </w:r>
          </w:p>
        </w:tc>
      </w:tr>
      <w:tr w:rsidR="00EA4636" w:rsidRPr="008A2F39" w14:paraId="2C9FE63B" w14:textId="77777777" w:rsidTr="00373568">
        <w:tc>
          <w:tcPr>
            <w:tcW w:w="797" w:type="pct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ED688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  <w:t>Missing</w:t>
            </w:r>
          </w:p>
        </w:tc>
        <w:tc>
          <w:tcPr>
            <w:tcW w:w="4203" w:type="pct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190348" w14:textId="77777777" w:rsidR="00EA4636" w:rsidRPr="008A2F39" w:rsidRDefault="00EA4636" w:rsidP="0037356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</w:pPr>
            <w:r w:rsidRPr="008A2F39">
              <w:rPr>
                <w:rFonts w:ascii="돋움" w:eastAsia="돋움" w:hAnsi="돋움"/>
                <w:spacing w:val="-3"/>
                <w:w w:val="95"/>
                <w:sz w:val="24"/>
                <w:szCs w:val="32"/>
              </w:rPr>
              <w:t>실행되지 않은 줄의 </w:t>
            </w:r>
            <w:r w:rsidRPr="008A2F39">
              <w:rPr>
                <w:rFonts w:ascii="돋움" w:eastAsia="돋움" w:hAnsi="돋움"/>
                <w:b/>
                <w:bCs/>
                <w:spacing w:val="-3"/>
                <w:w w:val="95"/>
                <w:sz w:val="24"/>
                <w:szCs w:val="32"/>
              </w:rPr>
              <w:t>줄 번호</w:t>
            </w:r>
          </w:p>
        </w:tc>
      </w:tr>
    </w:tbl>
    <w:p w14:paraId="0D502FB1" w14:textId="77777777" w:rsidR="00EA4636" w:rsidRPr="008A2F39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58424D00" w14:textId="77777777" w:rsidR="00EA4636" w:rsidRPr="008A2F39" w:rsidRDefault="00EA4636">
      <w:pPr>
        <w:pStyle w:val="a4"/>
        <w:numPr>
          <w:ilvl w:val="0"/>
          <w:numId w:val="46"/>
        </w:numPr>
        <w:spacing w:line="312" w:lineRule="auto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lastRenderedPageBreak/>
        <w:t>__init__.py들, prd_boundary_messages.py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: 100% — 비어 있거나 상수만 있어서 전부 “커버된 것”으로 잡혔거나, 실행 경로가 단순합니다.</w:t>
      </w:r>
    </w:p>
    <w:p w14:paraId="0290DF95" w14:textId="77777777" w:rsidR="00EA4636" w:rsidRPr="008A2F39" w:rsidRDefault="00EA4636">
      <w:pPr>
        <w:pStyle w:val="a4"/>
        <w:numPr>
          <w:ilvl w:val="0"/>
          <w:numId w:val="46"/>
        </w:numPr>
        <w:spacing w:line="312" w:lineRule="auto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magic_square_request.py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: 13문장 중 1문장만 미실행 → </w:t>
      </w: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92%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.</w:t>
      </w:r>
    </w:p>
    <w:p w14:paraId="0ADDFDCC" w14:textId="77777777" w:rsidR="00EA4636" w:rsidRPr="008A2F39" w:rsidRDefault="00EA4636">
      <w:pPr>
        <w:pStyle w:val="a4"/>
        <w:numPr>
          <w:ilvl w:val="0"/>
          <w:numId w:val="46"/>
        </w:numPr>
        <w:spacing w:line="312" w:lineRule="auto"/>
        <w:rPr>
          <w:rFonts w:ascii="돋움" w:eastAsia="돋움" w:hAnsi="돋움"/>
          <w:spacing w:val="-3"/>
          <w:w w:val="95"/>
          <w:sz w:val="24"/>
          <w:szCs w:val="32"/>
        </w:rPr>
      </w:pP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Missing … 47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: </w:t>
      </w: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47번째 줄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이 테스트에서 한 번도 실행되지 않았다는 뜻입니다. 해당 파일에서는 grid is None이 아닐 때 타는 </w:t>
      </w:r>
      <w:r w:rsidRPr="008A2F39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raise NotImplementedError(...)</w:t>
      </w:r>
      <w:r w:rsidRPr="008A2F39">
        <w:rPr>
          <w:rFonts w:ascii="돋움" w:eastAsia="돋움" w:hAnsi="돋움"/>
          <w:spacing w:val="-3"/>
          <w:w w:val="95"/>
          <w:sz w:val="24"/>
          <w:szCs w:val="32"/>
        </w:rPr>
        <w:t> 한 줄(및 그 블록 시작)입니다. 지금 테스트는 None만 넘기므로, “그 외 입력” 분기는 당연히 비어 있습니다.</w:t>
      </w:r>
    </w:p>
    <w:p w14:paraId="015E241A" w14:textId="77777777" w:rsidR="00EA4636" w:rsidRPr="008A2F39" w:rsidRDefault="00EA4636">
      <w:pPr>
        <w:pStyle w:val="py-1"/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292929"/>
        </w:rPr>
      </w:pPr>
      <w:r w:rsidRPr="008A2F39">
        <w:rPr>
          <w:rStyle w:val="HTML"/>
          <w:rFonts w:ascii="Consolas" w:hAnsi="Consolas"/>
          <w:b/>
          <w:bCs/>
          <w:color w:val="292929"/>
          <w:sz w:val="22"/>
          <w:szCs w:val="22"/>
        </w:rPr>
        <w:t>TOTAL … 93%</w:t>
      </w:r>
      <w:r w:rsidRPr="008A2F39">
        <w:rPr>
          <w:rFonts w:ascii="Segoe UI" w:hAnsi="Segoe UI" w:cs="Segoe UI"/>
          <w:color w:val="292929"/>
        </w:rPr>
        <w:t xml:space="preserve">: </w:t>
      </w:r>
      <w:r w:rsidRPr="008A2F39">
        <w:rPr>
          <w:rFonts w:ascii="Segoe UI" w:hAnsi="Segoe UI" w:cs="Segoe UI"/>
          <w:color w:val="292929"/>
        </w:rPr>
        <w:t>위</w:t>
      </w:r>
      <w:r w:rsidRPr="008A2F39">
        <w:rPr>
          <w:rFonts w:ascii="Segoe UI" w:hAnsi="Segoe UI" w:cs="Segoe UI"/>
          <w:color w:val="292929"/>
        </w:rPr>
        <w:t xml:space="preserve"> </w:t>
      </w:r>
      <w:r w:rsidRPr="008A2F39">
        <w:rPr>
          <w:rFonts w:ascii="Segoe UI" w:hAnsi="Segoe UI" w:cs="Segoe UI"/>
          <w:color w:val="292929"/>
        </w:rPr>
        <w:t>파일들을</w:t>
      </w:r>
      <w:r w:rsidRPr="008A2F39">
        <w:rPr>
          <w:rFonts w:ascii="Segoe UI" w:hAnsi="Segoe UI" w:cs="Segoe UI"/>
          <w:color w:val="292929"/>
        </w:rPr>
        <w:t xml:space="preserve"> </w:t>
      </w:r>
      <w:r w:rsidRPr="008A2F39">
        <w:rPr>
          <w:rFonts w:ascii="Segoe UI" w:hAnsi="Segoe UI" w:cs="Segoe UI"/>
          <w:color w:val="292929"/>
        </w:rPr>
        <w:t>합친</w:t>
      </w:r>
      <w:r w:rsidRPr="008A2F39">
        <w:rPr>
          <w:rFonts w:ascii="Segoe UI" w:hAnsi="Segoe UI" w:cs="Segoe UI"/>
          <w:color w:val="292929"/>
        </w:rPr>
        <w:t xml:space="preserve"> </w:t>
      </w:r>
      <w:r w:rsidRPr="008A2F39">
        <w:rPr>
          <w:rFonts w:ascii="Segoe UI" w:hAnsi="Segoe UI" w:cs="Segoe UI"/>
          <w:color w:val="292929"/>
        </w:rPr>
        <w:t>전체</w:t>
      </w:r>
      <w:r w:rsidRPr="008A2F39">
        <w:rPr>
          <w:rFonts w:ascii="Segoe UI" w:hAnsi="Segoe UI" w:cs="Segoe UI"/>
          <w:color w:val="292929"/>
        </w:rPr>
        <w:t xml:space="preserve"> </w:t>
      </w:r>
      <w:r w:rsidRPr="008A2F39">
        <w:rPr>
          <w:rFonts w:ascii="Segoe UI" w:hAnsi="Segoe UI" w:cs="Segoe UI"/>
          <w:color w:val="292929"/>
        </w:rPr>
        <w:t>비율입니다</w:t>
      </w:r>
      <w:r w:rsidRPr="008A2F39">
        <w:rPr>
          <w:rFonts w:ascii="Segoe UI" w:hAnsi="Segoe UI" w:cs="Segoe UI"/>
          <w:color w:val="292929"/>
        </w:rPr>
        <w:t>.</w:t>
      </w:r>
    </w:p>
    <w:p w14:paraId="139BAB44" w14:textId="77777777" w:rsidR="00EA4636" w:rsidRPr="008A2F39" w:rsidRDefault="00EA4636">
      <w:pPr>
        <w:pStyle w:val="py-1"/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292929"/>
        </w:rPr>
      </w:pPr>
      <w:r w:rsidRPr="008A2F39">
        <w:rPr>
          <w:rStyle w:val="HTML"/>
          <w:rFonts w:ascii="Consolas" w:hAnsi="Consolas"/>
          <w:b/>
          <w:bCs/>
          <w:color w:val="292929"/>
          <w:sz w:val="22"/>
          <w:szCs w:val="22"/>
        </w:rPr>
        <w:t>Coverage HTML written to dir htmlcov</w:t>
      </w:r>
      <w:r w:rsidRPr="008A2F39">
        <w:rPr>
          <w:rFonts w:ascii="Segoe UI" w:hAnsi="Segoe UI" w:cs="Segoe UI"/>
          <w:color w:val="292929"/>
        </w:rPr>
        <w:t xml:space="preserve">: </w:t>
      </w:r>
      <w:r w:rsidRPr="008A2F39">
        <w:rPr>
          <w:rFonts w:ascii="Segoe UI" w:hAnsi="Segoe UI" w:cs="Segoe UI"/>
          <w:color w:val="292929"/>
        </w:rPr>
        <w:t>같은</w:t>
      </w:r>
      <w:r w:rsidRPr="008A2F39">
        <w:rPr>
          <w:rFonts w:ascii="Segoe UI" w:hAnsi="Segoe UI" w:cs="Segoe UI"/>
          <w:color w:val="292929"/>
        </w:rPr>
        <w:t xml:space="preserve"> </w:t>
      </w:r>
      <w:r w:rsidRPr="008A2F39">
        <w:rPr>
          <w:rFonts w:ascii="Segoe UI" w:hAnsi="Segoe UI" w:cs="Segoe UI"/>
          <w:color w:val="292929"/>
        </w:rPr>
        <w:t>결과를</w:t>
      </w:r>
      <w:r w:rsidRPr="008A2F39">
        <w:rPr>
          <w:rFonts w:ascii="Segoe UI" w:hAnsi="Segoe UI" w:cs="Segoe UI"/>
          <w:color w:val="292929"/>
        </w:rPr>
        <w:t> </w:t>
      </w:r>
      <w:r w:rsidRPr="008A2F39">
        <w:rPr>
          <w:rStyle w:val="md-inline-path-prefix"/>
          <w:rFonts w:ascii="Consolas" w:eastAsia="굴림체" w:hAnsi="Consolas" w:cs="굴림체"/>
          <w:b/>
          <w:bCs/>
          <w:color w:val="0451A5"/>
          <w:sz w:val="22"/>
          <w:szCs w:val="22"/>
        </w:rPr>
        <w:t>htmlcov/</w:t>
      </w:r>
      <w:r w:rsidRPr="008A2F39">
        <w:rPr>
          <w:rStyle w:val="md-inline-path-filename"/>
          <w:rFonts w:ascii="Consolas" w:eastAsia="굴림체" w:hAnsi="Consolas" w:cs="굴림체"/>
          <w:b/>
          <w:bCs/>
          <w:color w:val="0451A5"/>
          <w:sz w:val="22"/>
          <w:szCs w:val="22"/>
        </w:rPr>
        <w:t>index.html</w:t>
      </w:r>
      <w:r w:rsidRPr="008A2F39">
        <w:rPr>
          <w:rFonts w:ascii="Segoe UI" w:hAnsi="Segoe UI" w:cs="Segoe UI"/>
          <w:color w:val="292929"/>
        </w:rPr>
        <w:t> </w:t>
      </w:r>
      <w:r w:rsidRPr="008A2F39">
        <w:rPr>
          <w:rFonts w:ascii="Segoe UI" w:hAnsi="Segoe UI" w:cs="Segoe UI"/>
          <w:color w:val="292929"/>
        </w:rPr>
        <w:t>같은</w:t>
      </w:r>
      <w:r w:rsidRPr="008A2F39">
        <w:rPr>
          <w:rFonts w:ascii="Segoe UI" w:hAnsi="Segoe UI" w:cs="Segoe UI"/>
          <w:color w:val="292929"/>
        </w:rPr>
        <w:t xml:space="preserve"> HTML</w:t>
      </w:r>
      <w:r w:rsidRPr="008A2F39">
        <w:rPr>
          <w:rFonts w:ascii="Segoe UI" w:hAnsi="Segoe UI" w:cs="Segoe UI"/>
          <w:color w:val="292929"/>
        </w:rPr>
        <w:t>로도</w:t>
      </w:r>
      <w:r w:rsidRPr="008A2F39">
        <w:rPr>
          <w:rFonts w:ascii="Segoe UI" w:hAnsi="Segoe UI" w:cs="Segoe UI"/>
          <w:color w:val="292929"/>
        </w:rPr>
        <w:t xml:space="preserve"> </w:t>
      </w:r>
      <w:r w:rsidRPr="008A2F39">
        <w:rPr>
          <w:rFonts w:ascii="Segoe UI" w:hAnsi="Segoe UI" w:cs="Segoe UI"/>
          <w:color w:val="292929"/>
        </w:rPr>
        <w:t>써</w:t>
      </w:r>
      <w:r w:rsidRPr="008A2F39">
        <w:rPr>
          <w:rFonts w:ascii="Segoe UI" w:hAnsi="Segoe UI" w:cs="Segoe UI"/>
          <w:color w:val="292929"/>
        </w:rPr>
        <w:t xml:space="preserve"> </w:t>
      </w:r>
      <w:r w:rsidRPr="008A2F39">
        <w:rPr>
          <w:rFonts w:ascii="Segoe UI" w:hAnsi="Segoe UI" w:cs="Segoe UI"/>
          <w:color w:val="292929"/>
        </w:rPr>
        <w:t>두었다는</w:t>
      </w:r>
      <w:r w:rsidRPr="008A2F39">
        <w:rPr>
          <w:rFonts w:ascii="Segoe UI" w:hAnsi="Segoe UI" w:cs="Segoe UI"/>
          <w:color w:val="292929"/>
        </w:rPr>
        <w:t xml:space="preserve"> </w:t>
      </w:r>
      <w:r w:rsidRPr="008A2F39">
        <w:rPr>
          <w:rFonts w:ascii="Segoe UI" w:hAnsi="Segoe UI" w:cs="Segoe UI"/>
          <w:color w:val="292929"/>
        </w:rPr>
        <w:t>안내입니다</w:t>
      </w:r>
      <w:r w:rsidRPr="008A2F39">
        <w:rPr>
          <w:rFonts w:ascii="Segoe UI" w:hAnsi="Segoe UI" w:cs="Segoe UI"/>
          <w:color w:val="292929"/>
        </w:rPr>
        <w:t>.</w:t>
      </w:r>
    </w:p>
    <w:p w14:paraId="56061245" w14:textId="77777777" w:rsidR="00EA4636" w:rsidRPr="008A2F39" w:rsidRDefault="00EA4636">
      <w:pPr>
        <w:pStyle w:val="py-1"/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292929"/>
        </w:rPr>
      </w:pPr>
      <w:r w:rsidRPr="008A2F39">
        <w:rPr>
          <w:rStyle w:val="HTML"/>
          <w:rFonts w:ascii="Consolas" w:hAnsi="Consolas"/>
          <w:b/>
          <w:bCs/>
          <w:color w:val="292929"/>
          <w:sz w:val="22"/>
          <w:szCs w:val="22"/>
        </w:rPr>
        <w:t>1 passed</w:t>
      </w:r>
      <w:r w:rsidRPr="008A2F39">
        <w:rPr>
          <w:rFonts w:ascii="Segoe UI" w:hAnsi="Segoe UI" w:cs="Segoe UI"/>
          <w:color w:val="292929"/>
        </w:rPr>
        <w:t xml:space="preserve">: </w:t>
      </w:r>
      <w:r w:rsidRPr="008A2F39">
        <w:rPr>
          <w:rFonts w:ascii="Segoe UI" w:hAnsi="Segoe UI" w:cs="Segoe UI"/>
          <w:color w:val="292929"/>
        </w:rPr>
        <w:t>테스트</w:t>
      </w:r>
      <w:r w:rsidRPr="008A2F39">
        <w:rPr>
          <w:rFonts w:ascii="Segoe UI" w:hAnsi="Segoe UI" w:cs="Segoe UI"/>
          <w:color w:val="292929"/>
        </w:rPr>
        <w:t xml:space="preserve"> 1</w:t>
      </w:r>
      <w:r w:rsidRPr="008A2F39">
        <w:rPr>
          <w:rFonts w:ascii="Segoe UI" w:hAnsi="Segoe UI" w:cs="Segoe UI"/>
          <w:color w:val="292929"/>
        </w:rPr>
        <w:t>개가</w:t>
      </w:r>
      <w:r w:rsidRPr="008A2F39">
        <w:rPr>
          <w:rFonts w:ascii="Segoe UI" w:hAnsi="Segoe UI" w:cs="Segoe UI"/>
          <w:color w:val="292929"/>
        </w:rPr>
        <w:t xml:space="preserve"> </w:t>
      </w:r>
      <w:r w:rsidRPr="008A2F39">
        <w:rPr>
          <w:rFonts w:ascii="Segoe UI" w:hAnsi="Segoe UI" w:cs="Segoe UI"/>
          <w:color w:val="292929"/>
        </w:rPr>
        <w:t>통과했다는</w:t>
      </w:r>
      <w:r w:rsidRPr="008A2F39">
        <w:rPr>
          <w:rFonts w:ascii="Segoe UI" w:hAnsi="Segoe UI" w:cs="Segoe UI"/>
          <w:color w:val="292929"/>
        </w:rPr>
        <w:t xml:space="preserve"> </w:t>
      </w:r>
      <w:r w:rsidRPr="008A2F39">
        <w:rPr>
          <w:rFonts w:ascii="Segoe UI" w:hAnsi="Segoe UI" w:cs="Segoe UI"/>
          <w:color w:val="292929"/>
        </w:rPr>
        <w:t>뜻입니다</w:t>
      </w:r>
      <w:r w:rsidRPr="008A2F39">
        <w:rPr>
          <w:rFonts w:ascii="Segoe UI" w:hAnsi="Segoe UI" w:cs="Segoe UI"/>
          <w:color w:val="292929"/>
        </w:rPr>
        <w:t>.</w:t>
      </w:r>
    </w:p>
    <w:p w14:paraId="41F7B2D5" w14:textId="77777777" w:rsidR="00EA4636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56946DDE" w14:textId="77777777" w:rsidR="00EA4636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747CB59" w14:textId="77777777" w:rsidR="00EA4636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8A2F39">
        <w:rPr>
          <w:rFonts w:ascii="돋움" w:eastAsia="돋움" w:hAnsi="돋움"/>
          <w:spacing w:val="-3"/>
          <w:w w:val="95"/>
          <w:sz w:val="24"/>
        </w:rPr>
        <w:t>커버리지 93%는 “코드가 많아서”가 아니라 </w:t>
      </w:r>
      <w:r w:rsidRPr="008A2F39">
        <w:rPr>
          <w:rFonts w:ascii="돋움" w:eastAsia="돋움" w:hAnsi="돋움"/>
          <w:b/>
          <w:bCs/>
          <w:spacing w:val="-3"/>
          <w:w w:val="95"/>
          <w:sz w:val="24"/>
        </w:rPr>
        <w:t>아직 줄 수가 적고</w:t>
      </w:r>
      <w:r w:rsidRPr="008A2F39">
        <w:rPr>
          <w:rFonts w:ascii="돋움" w:eastAsia="돋움" w:hAnsi="돋움"/>
          <w:spacing w:val="-3"/>
          <w:w w:val="95"/>
          <w:sz w:val="24"/>
        </w:rPr>
        <w:t>, 그중 </w:t>
      </w:r>
      <w:r w:rsidRPr="008A2F39">
        <w:rPr>
          <w:rFonts w:ascii="돋움" w:eastAsia="돋움" w:hAnsi="돋움"/>
          <w:b/>
          <w:bCs/>
          <w:spacing w:val="-3"/>
          <w:w w:val="95"/>
          <w:sz w:val="24"/>
        </w:rPr>
        <w:t>AC-FR-01-01이 아닌 분기(NotImplementedError)는 테스트가 없어서</w:t>
      </w:r>
      <w:r w:rsidRPr="008A2F39">
        <w:rPr>
          <w:rFonts w:ascii="돋움" w:eastAsia="돋움" w:hAnsi="돋움"/>
          <w:spacing w:val="-3"/>
          <w:w w:val="95"/>
          <w:sz w:val="24"/>
        </w:rPr>
        <w:t> 1줄이 빠진 상태로 보시면 됩니다. AC-FR-01-02 이후를 구현·테스트하면 그 줄도 커버되거나, 그 분기가 실제 로직으로 바뀌면서 표가 달라집니다.</w:t>
      </w:r>
    </w:p>
    <w:p w14:paraId="2BB4591F" w14:textId="77777777" w:rsidR="009E081E" w:rsidRPr="00EA4636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1942D5B2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32"/>
          <w:szCs w:val="32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32"/>
          <w:szCs w:val="32"/>
        </w:rPr>
        <w:t> HTML 리포트 (브라우저에서 확인)</w:t>
      </w:r>
    </w:p>
    <w:p w14:paraId="5ED9515E" w14:textId="0971645C" w:rsidR="0006703B" w:rsidRP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9E081E">
        <w:rPr>
          <w:rFonts w:ascii="돋움" w:eastAsia="돋움" w:hAnsi="돋움"/>
          <w:spacing w:val="-3"/>
          <w:w w:val="95"/>
          <w:sz w:val="24"/>
        </w:rPr>
        <w:t>python -m pytest --cov=src --cov-report=html</w:t>
      </w:r>
    </w:p>
    <w:p w14:paraId="52136767" w14:textId="1A1E028C" w:rsidR="0006703B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50485B2B" w14:textId="38057562" w:rsidR="009E081E" w:rsidRP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32"/>
          <w:szCs w:val="32"/>
          <w:u w:val="single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32"/>
          <w:szCs w:val="32"/>
          <w:u w:val="single"/>
        </w:rPr>
        <w:t>생성 위치: htmlcov/index.html</w:t>
      </w:r>
    </w:p>
    <w:p w14:paraId="63E935CB" w14:textId="77777777" w:rsid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74E2E904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tests/boundary/ 테스트가 boundary 모듈을 import하려다 실패합니다.</w:t>
      </w:r>
    </w:p>
    <w:p w14:paraId="4012458D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ModuleNotFoundError: No module named 'boundary'</w:t>
      </w:r>
    </w:p>
    <w:p w14:paraId="7D228E5A" w14:textId="77777777" w:rsid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802F8E2" w14:textId="2BEB4E2B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이 상태에서는 pytest exit code가 </w:t>
      </w:r>
      <w:r w:rsidRPr="009E081E">
        <w:rPr>
          <w:rFonts w:ascii="돋움" w:eastAsia="돋움" w:hAnsi="돋움"/>
          <w:b/>
          <w:bCs/>
          <w:spacing w:val="-3"/>
          <w:w w:val="95"/>
          <w:szCs w:val="20"/>
        </w:rPr>
        <w:t>2 (ERROR)</w:t>
      </w:r>
      <w:r w:rsidRPr="009E081E">
        <w:rPr>
          <w:rFonts w:ascii="돋움" w:eastAsia="돋움" w:hAnsi="돋움"/>
          <w:spacing w:val="-3"/>
          <w:w w:val="95"/>
          <w:szCs w:val="20"/>
        </w:rPr>
        <w:t> 이고, </w:t>
      </w:r>
      <w:r w:rsidRPr="009E081E">
        <w:rPr>
          <w:rFonts w:ascii="돋움" w:eastAsia="돋움" w:hAnsi="돋움"/>
          <w:b/>
          <w:bCs/>
          <w:spacing w:val="-3"/>
          <w:w w:val="95"/>
          <w:szCs w:val="20"/>
        </w:rPr>
        <w:t>pytest-cov는 HTML 리포트(htmlcov/)를 만들지 않는 경우가 많습니다.</w:t>
      </w:r>
      <w:r w:rsidRPr="009E081E">
        <w:rPr>
          <w:rFonts w:ascii="돋움" w:eastAsia="돋움" w:hAnsi="돋움"/>
          <w:spacing w:val="-3"/>
          <w:w w:val="95"/>
          <w:szCs w:val="20"/>
        </w:rPr>
        <w:br/>
        <w:t>그래서 Coverage HTML written to dir htmlcov 메시지도 없고, 폴더도 생성되지 않습니다.</w:t>
      </w:r>
    </w:p>
    <w:p w14:paraId="4512B497" w14:textId="77777777" w:rsidR="009E081E" w:rsidRPr="009E081E" w:rsidRDefault="00000000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>
        <w:rPr>
          <w:rFonts w:ascii="돋움" w:eastAsia="돋움" w:hAnsi="돋움"/>
          <w:spacing w:val="-3"/>
          <w:w w:val="95"/>
          <w:szCs w:val="20"/>
        </w:rPr>
        <w:pict w14:anchorId="7B088960">
          <v:rect id="_x0000_i1063" style="width:0;height:1.5pt" o:hralign="center" o:hrstd="t" o:hr="t" fillcolor="#a0a0a0" stroked="f"/>
        </w:pict>
      </w:r>
    </w:p>
    <w:p w14:paraId="79A6F16C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u w:val="single"/>
        </w:rPr>
      </w:pPr>
      <w:r w:rsidRPr="009E081E">
        <w:rPr>
          <w:rFonts w:ascii="돋움" w:eastAsia="돋움" w:hAnsi="돋움"/>
          <w:b/>
          <w:bCs/>
          <w:spacing w:val="-3"/>
          <w:w w:val="95"/>
          <w:sz w:val="24"/>
          <w:u w:val="single"/>
        </w:rPr>
        <w:t>지금 당장 HTML 리포트 보는 방법</w:t>
      </w:r>
    </w:p>
    <w:p w14:paraId="1488C402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Boundary를 제외하고, </w:t>
      </w:r>
      <w:r w:rsidRPr="009E081E">
        <w:rPr>
          <w:rFonts w:ascii="돋움" w:eastAsia="돋움" w:hAnsi="돋움"/>
          <w:b/>
          <w:bCs/>
          <w:spacing w:val="-3"/>
          <w:w w:val="95"/>
          <w:szCs w:val="20"/>
        </w:rPr>
        <w:t>현재 GREEN인 Entity 테스트만</w:t>
      </w:r>
      <w:r w:rsidRPr="009E081E">
        <w:rPr>
          <w:rFonts w:ascii="돋움" w:eastAsia="돋움" w:hAnsi="돋움"/>
          <w:spacing w:val="-3"/>
          <w:w w:val="95"/>
          <w:szCs w:val="20"/>
        </w:rPr>
        <w:t> 돌리면 생성됩니다.</w:t>
      </w:r>
    </w:p>
    <w:p w14:paraId="5DD4394C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cd /c/DEV/MagicSquare_1004</w:t>
      </w:r>
    </w:p>
    <w:p w14:paraId="31A6F7C5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lastRenderedPageBreak/>
        <w:t>source .venv/Scripts/activate</w:t>
      </w:r>
    </w:p>
    <w:p w14:paraId="6D7C0E44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python -m pytest tests/entity/ --cov=src --cov-report=html --cov-report=term-missing</w:t>
      </w:r>
    </w:p>
    <w:p w14:paraId="141FF67B" w14:textId="78851E72" w:rsid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noProof/>
          <w:spacing w:val="-3"/>
          <w:w w:val="95"/>
          <w:szCs w:val="20"/>
        </w:rPr>
        <w:drawing>
          <wp:inline distT="0" distB="0" distL="0" distR="0" wp14:anchorId="25EDE4B1" wp14:editId="072F8E53">
            <wp:extent cx="5760720" cy="4467860"/>
            <wp:effectExtent l="0" t="0" r="0" b="0"/>
            <wp:docPr id="24018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846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2E67" w14:textId="31BBFE85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성공 시 터미널에 아래 메시지가 보입니다.</w:t>
      </w:r>
    </w:p>
    <w:p w14:paraId="5ECD0E3E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Coverage HTML written to dir htmlcov</w:t>
      </w:r>
    </w:p>
    <w:p w14:paraId="06607CD6" w14:textId="77777777" w:rsid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BA83EC8" w14:textId="293F8F12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브라우저에서 열기:</w:t>
      </w:r>
    </w:p>
    <w:p w14:paraId="007D6BD5" w14:textId="77777777" w:rsid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 xml:space="preserve">start htmlcov/index.html    </w:t>
      </w:r>
      <w:r w:rsidRPr="009E081E">
        <w:rPr>
          <w:rFonts w:ascii="돋움" w:eastAsia="돋움" w:hAnsi="돋움"/>
          <w:i/>
          <w:iCs/>
          <w:spacing w:val="-3"/>
          <w:w w:val="95"/>
          <w:szCs w:val="20"/>
        </w:rPr>
        <w:t># Git Bash / CMD</w:t>
      </w:r>
    </w:p>
    <w:p w14:paraId="5EAE1DCA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69E7084" w14:textId="77777777" w:rsid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  <w:szCs w:val="20"/>
        </w:rPr>
      </w:pPr>
      <w:r w:rsidRPr="009E081E">
        <w:rPr>
          <w:rFonts w:ascii="돋움" w:eastAsia="돋움" w:hAnsi="돋움"/>
          <w:i/>
          <w:iCs/>
          <w:spacing w:val="-3"/>
          <w:w w:val="95"/>
          <w:szCs w:val="20"/>
        </w:rPr>
        <w:t># 또는 탐색기에서 C:\DEV\MagicSquare_1004\htmlcov\index.html</w:t>
      </w:r>
    </w:p>
    <w:p w14:paraId="69FDD042" w14:textId="522482B1" w:rsid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noProof/>
          <w:spacing w:val="-3"/>
          <w:w w:val="95"/>
          <w:szCs w:val="20"/>
        </w:rPr>
        <w:lastRenderedPageBreak/>
        <w:drawing>
          <wp:inline distT="0" distB="0" distL="0" distR="0" wp14:anchorId="5DB69172" wp14:editId="56251CD3">
            <wp:extent cx="3401576" cy="2596551"/>
            <wp:effectExtent l="0" t="0" r="0" b="0"/>
            <wp:docPr id="9346744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7447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411947" cy="260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5A2F" w14:textId="29980498" w:rsidR="00EA4636" w:rsidRPr="009E081E" w:rsidRDefault="00EA4636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EA4636">
        <w:rPr>
          <w:rFonts w:ascii="돋움" w:eastAsia="돋움" w:hAnsi="돋움"/>
          <w:noProof/>
          <w:spacing w:val="-3"/>
          <w:w w:val="95"/>
          <w:szCs w:val="20"/>
        </w:rPr>
        <w:drawing>
          <wp:inline distT="0" distB="0" distL="0" distR="0" wp14:anchorId="47F50CAA" wp14:editId="5F953569">
            <wp:extent cx="5760720" cy="2924175"/>
            <wp:effectExtent l="0" t="0" r="0" b="0"/>
            <wp:docPr id="1764385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520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6340" w14:textId="77777777" w:rsidR="009E081E" w:rsidRPr="009E081E" w:rsidRDefault="00000000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>
        <w:rPr>
          <w:rFonts w:ascii="돋움" w:eastAsia="돋움" w:hAnsi="돋움"/>
          <w:spacing w:val="-3"/>
          <w:w w:val="95"/>
          <w:szCs w:val="20"/>
        </w:rPr>
        <w:pict w14:anchorId="118B2692">
          <v:rect id="_x0000_i1064" style="width:0;height:1.5pt" o:hralign="center" o:hrstd="t" o:hr="t" fillcolor="#a0a0a0" stroked="f"/>
        </w:pict>
      </w:r>
    </w:p>
    <w:p w14:paraId="6B9F77BF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 w:rsidRPr="009E081E">
        <w:rPr>
          <w:rFonts w:ascii="돋움" w:eastAsia="돋움" w:hAnsi="돋움"/>
          <w:b/>
          <w:bCs/>
          <w:spacing w:val="-3"/>
          <w:w w:val="95"/>
          <w:szCs w:val="20"/>
        </w:rPr>
        <w:t>Boundary 포함 전체 실행 시 (현재 RED 단계)</w:t>
      </w:r>
    </w:p>
    <w:p w14:paraId="5FC1D0FF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python -m pytest --cov=src --cov-report=html</w:t>
      </w:r>
    </w:p>
    <w:p w14:paraId="297BB528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→ Boundary import ERROR → </w:t>
      </w:r>
      <w:r w:rsidRPr="009E081E">
        <w:rPr>
          <w:rFonts w:ascii="돋움" w:eastAsia="돋움" w:hAnsi="돋움"/>
          <w:b/>
          <w:bCs/>
          <w:spacing w:val="-3"/>
          <w:w w:val="95"/>
          <w:szCs w:val="20"/>
        </w:rPr>
        <w:t>htmlcov 미생성</w:t>
      </w:r>
      <w:r w:rsidRPr="009E081E">
        <w:rPr>
          <w:rFonts w:ascii="돋움" w:eastAsia="돋움" w:hAnsi="돋움"/>
          <w:spacing w:val="-3"/>
          <w:w w:val="95"/>
          <w:szCs w:val="20"/>
        </w:rPr>
        <w:t> (현재와 동일)</w:t>
      </w:r>
    </w:p>
    <w:p w14:paraId="09E1964D" w14:textId="77777777" w:rsidR="009E081E" w:rsidRPr="009E081E" w:rsidRDefault="00000000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>
        <w:rPr>
          <w:rFonts w:ascii="돋움" w:eastAsia="돋움" w:hAnsi="돋움"/>
          <w:spacing w:val="-3"/>
          <w:w w:val="95"/>
          <w:szCs w:val="20"/>
        </w:rPr>
        <w:pict w14:anchorId="225368A9">
          <v:rect id="_x0000_i1065" style="width:0;height:1.5pt" o:hralign="center" o:hrstd="t" o:hr="t" fillcolor="#a0a0a0" stroked="f"/>
        </w:pict>
      </w:r>
    </w:p>
    <w:p w14:paraId="2E4FC87D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 w:rsidRPr="009E081E">
        <w:rPr>
          <w:rFonts w:ascii="돋움" w:eastAsia="돋움" w:hAnsi="돋움"/>
          <w:b/>
          <w:bCs/>
          <w:spacing w:val="-3"/>
          <w:w w:val="95"/>
          <w:szCs w:val="20"/>
        </w:rPr>
        <w:t>정리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5"/>
        <w:gridCol w:w="3937"/>
      </w:tblGrid>
      <w:tr w:rsidR="009E081E" w:rsidRPr="009E081E" w14:paraId="29D54021" w14:textId="77777777" w:rsidTr="00EA4636">
        <w:trPr>
          <w:tblHeader/>
        </w:trPr>
        <w:tc>
          <w:tcPr>
            <w:tcW w:w="289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CB25F2" w14:textId="77777777" w:rsidR="009E081E" w:rsidRPr="009E081E" w:rsidRDefault="009E081E" w:rsidP="009E081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9E081E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상황</w:t>
            </w:r>
          </w:p>
        </w:tc>
        <w:tc>
          <w:tcPr>
            <w:tcW w:w="210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7B9A25" w14:textId="77777777" w:rsidR="009E081E" w:rsidRPr="009E081E" w:rsidRDefault="009E081E" w:rsidP="009E081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9E081E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htmlcov/index.html</w:t>
            </w:r>
          </w:p>
        </w:tc>
      </w:tr>
      <w:tr w:rsidR="009E081E" w:rsidRPr="009E081E" w14:paraId="28C3615A" w14:textId="77777777" w:rsidTr="00EA4636">
        <w:tc>
          <w:tcPr>
            <w:tcW w:w="289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09FEC9" w14:textId="77777777" w:rsidR="009E081E" w:rsidRPr="009E081E" w:rsidRDefault="009E081E" w:rsidP="009E081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Cs w:val="20"/>
              </w:rPr>
            </w:pPr>
            <w:r w:rsidRPr="009E081E">
              <w:rPr>
                <w:rFonts w:ascii="돋움" w:eastAsia="돋움" w:hAnsi="돋움"/>
                <w:spacing w:val="-3"/>
                <w:w w:val="95"/>
                <w:szCs w:val="20"/>
              </w:rPr>
              <w:t>tests/boundary/ ERROR (현재)</w:t>
            </w:r>
          </w:p>
        </w:tc>
        <w:tc>
          <w:tcPr>
            <w:tcW w:w="210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06C31" w14:textId="77777777" w:rsidR="009E081E" w:rsidRPr="009E081E" w:rsidRDefault="009E081E" w:rsidP="009E081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Cs w:val="20"/>
              </w:rPr>
            </w:pPr>
            <w:r w:rsidRPr="009E081E">
              <w:rPr>
                <w:rFonts w:ascii="Segoe UI Emoji" w:eastAsia="돋움" w:hAnsi="Segoe UI Emoji" w:cs="Segoe UI Emoji"/>
                <w:spacing w:val="-3"/>
                <w:w w:val="95"/>
                <w:szCs w:val="20"/>
              </w:rPr>
              <w:t>❌</w:t>
            </w:r>
            <w:r w:rsidRPr="009E081E">
              <w:rPr>
                <w:rFonts w:ascii="돋움" w:eastAsia="돋움" w:hAnsi="돋움"/>
                <w:spacing w:val="-3"/>
                <w:w w:val="95"/>
                <w:szCs w:val="20"/>
              </w:rPr>
              <w:t xml:space="preserve"> 안 생김</w:t>
            </w:r>
          </w:p>
        </w:tc>
      </w:tr>
      <w:tr w:rsidR="009E081E" w:rsidRPr="009E081E" w14:paraId="40EF1E8D" w14:textId="77777777" w:rsidTr="00EA4636">
        <w:tc>
          <w:tcPr>
            <w:tcW w:w="289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A9375" w14:textId="77777777" w:rsidR="009E081E" w:rsidRPr="009E081E" w:rsidRDefault="009E081E" w:rsidP="009E081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Cs w:val="20"/>
              </w:rPr>
            </w:pPr>
            <w:r w:rsidRPr="009E081E">
              <w:rPr>
                <w:rFonts w:ascii="돋움" w:eastAsia="돋움" w:hAnsi="돋움"/>
                <w:spacing w:val="-3"/>
                <w:w w:val="95"/>
                <w:szCs w:val="20"/>
              </w:rPr>
              <w:t>tests/entity/ only (10 passed)</w:t>
            </w:r>
          </w:p>
        </w:tc>
        <w:tc>
          <w:tcPr>
            <w:tcW w:w="210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7E091" w14:textId="77777777" w:rsidR="009E081E" w:rsidRPr="009E081E" w:rsidRDefault="009E081E" w:rsidP="009E081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Cs w:val="20"/>
              </w:rPr>
            </w:pPr>
            <w:r w:rsidRPr="009E081E">
              <w:rPr>
                <w:rFonts w:ascii="Segoe UI Emoji" w:eastAsia="돋움" w:hAnsi="Segoe UI Emoji" w:cs="Segoe UI Emoji"/>
                <w:spacing w:val="-3"/>
                <w:w w:val="95"/>
                <w:szCs w:val="20"/>
              </w:rPr>
              <w:t>✅</w:t>
            </w:r>
            <w:r w:rsidRPr="009E081E">
              <w:rPr>
                <w:rFonts w:ascii="돋움" w:eastAsia="돋움" w:hAnsi="돋움"/>
                <w:spacing w:val="-3"/>
                <w:w w:val="95"/>
                <w:szCs w:val="20"/>
              </w:rPr>
              <w:t xml:space="preserve"> 생김</w:t>
            </w:r>
          </w:p>
        </w:tc>
      </w:tr>
      <w:tr w:rsidR="009E081E" w:rsidRPr="009E081E" w14:paraId="3CE6E3EE" w14:textId="77777777" w:rsidTr="00EA4636">
        <w:tc>
          <w:tcPr>
            <w:tcW w:w="289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73D513" w14:textId="77777777" w:rsidR="009E081E" w:rsidRPr="009E081E" w:rsidRDefault="009E081E" w:rsidP="009E081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Cs w:val="20"/>
              </w:rPr>
            </w:pPr>
            <w:r w:rsidRPr="009E081E">
              <w:rPr>
                <w:rFonts w:ascii="돋움" w:eastAsia="돋움" w:hAnsi="돋움"/>
                <w:spacing w:val="-3"/>
                <w:w w:val="95"/>
                <w:szCs w:val="20"/>
              </w:rPr>
              <w:t>GREEN 후 Boundary 구현 완료</w:t>
            </w:r>
          </w:p>
        </w:tc>
        <w:tc>
          <w:tcPr>
            <w:tcW w:w="210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C2092D" w14:textId="77777777" w:rsidR="009E081E" w:rsidRPr="009E081E" w:rsidRDefault="009E081E" w:rsidP="009E081E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  <w:szCs w:val="20"/>
              </w:rPr>
            </w:pPr>
            <w:r w:rsidRPr="009E081E">
              <w:rPr>
                <w:rFonts w:ascii="Segoe UI Emoji" w:eastAsia="돋움" w:hAnsi="Segoe UI Emoji" w:cs="Segoe UI Emoji"/>
                <w:spacing w:val="-3"/>
                <w:w w:val="95"/>
                <w:szCs w:val="20"/>
              </w:rPr>
              <w:t>✅</w:t>
            </w:r>
            <w:r w:rsidRPr="009E081E">
              <w:rPr>
                <w:rFonts w:ascii="돋움" w:eastAsia="돋움" w:hAnsi="돋움"/>
                <w:spacing w:val="-3"/>
                <w:w w:val="95"/>
                <w:szCs w:val="20"/>
              </w:rPr>
              <w:t xml:space="preserve"> 전체 실행 시 생김</w:t>
            </w:r>
          </w:p>
        </w:tc>
      </w:tr>
    </w:tbl>
    <w:p w14:paraId="00C30079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RED 단계에서는 </w:t>
      </w:r>
      <w:r w:rsidRPr="009E081E">
        <w:rPr>
          <w:rFonts w:ascii="돋움" w:eastAsia="돋움" w:hAnsi="돋움"/>
          <w:b/>
          <w:bCs/>
          <w:spacing w:val="-3"/>
          <w:w w:val="95"/>
          <w:szCs w:val="20"/>
        </w:rPr>
        <w:t>Entity만으로 커버리지 HTML을 확인</w:t>
      </w:r>
      <w:r w:rsidRPr="009E081E">
        <w:rPr>
          <w:rFonts w:ascii="돋움" w:eastAsia="돋움" w:hAnsi="돋움"/>
          <w:spacing w:val="-3"/>
          <w:w w:val="95"/>
          <w:szCs w:val="20"/>
        </w:rPr>
        <w:t>하거나, 터미널 리포트만 사용하세요.</w:t>
      </w:r>
    </w:p>
    <w:p w14:paraId="53F5E1B8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t>python -m pytest tests/entity/ --cov=src --cov-report=term-missing</w:t>
      </w:r>
    </w:p>
    <w:p w14:paraId="1AE13FCA" w14:textId="77777777" w:rsidR="009E081E" w:rsidRPr="009E081E" w:rsidRDefault="009E081E" w:rsidP="009E081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9E081E">
        <w:rPr>
          <w:rFonts w:ascii="돋움" w:eastAsia="돋움" w:hAnsi="돋움"/>
          <w:spacing w:val="-3"/>
          <w:w w:val="95"/>
          <w:szCs w:val="20"/>
        </w:rPr>
        <w:lastRenderedPageBreak/>
        <w:t>Boundary GREEN 구현(src/boundary/ 등)이 들어간 뒤 전체 명령을 다시 실행하면 htmlcov/index.html이 정상 생성됩니다.</w:t>
      </w:r>
    </w:p>
    <w:p w14:paraId="11FE3B84" w14:textId="77777777" w:rsidR="009E081E" w:rsidRDefault="009E081E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32"/>
          <w:szCs w:val="32"/>
        </w:rPr>
      </w:pPr>
    </w:p>
    <w:p w14:paraId="79878064" w14:textId="77777777" w:rsidR="0006703B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7B02BA3" w14:textId="77777777" w:rsidR="00EA4636" w:rsidRPr="00EA4636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  <w:u w:val="single"/>
        </w:rPr>
      </w:pPr>
      <w:r w:rsidRPr="00EA4636">
        <w:rPr>
          <w:rFonts w:ascii="돋움" w:eastAsia="돋움" w:hAnsi="돋움"/>
          <w:b/>
          <w:bCs/>
          <w:spacing w:val="-3"/>
          <w:w w:val="95"/>
          <w:sz w:val="24"/>
          <w:szCs w:val="32"/>
          <w:u w:val="single"/>
        </w:rPr>
        <w:t>AC-FR-01-01 Boundary RED만 + 커버리지</w:t>
      </w:r>
    </w:p>
    <w:p w14:paraId="6C87091E" w14:textId="77777777" w:rsidR="00EA4636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EA4636">
        <w:rPr>
          <w:rFonts w:ascii="돋움" w:eastAsia="돋움" w:hAnsi="돋움"/>
          <w:spacing w:val="-3"/>
          <w:w w:val="95"/>
        </w:rPr>
        <w:t>python -m pytest tests/boundary/ -k "ac_fr_01_01" --cov=src/boundary --cov-report=term-missing -v</w:t>
      </w:r>
    </w:p>
    <w:p w14:paraId="2551F4D1" w14:textId="77777777" w:rsidR="00EA4636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</w:p>
    <w:p w14:paraId="0ED21CB3" w14:textId="7DA3F06C" w:rsidR="00EA4636" w:rsidRPr="00EA4636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EA4636">
        <w:rPr>
          <w:rFonts w:ascii="돋움" w:eastAsia="돋움" w:hAnsi="돋움"/>
          <w:noProof/>
          <w:spacing w:val="-3"/>
          <w:w w:val="95"/>
        </w:rPr>
        <w:drawing>
          <wp:inline distT="0" distB="0" distL="0" distR="0" wp14:anchorId="154B6D60" wp14:editId="5D4703A8">
            <wp:extent cx="5760720" cy="2610485"/>
            <wp:effectExtent l="0" t="0" r="0" b="0"/>
            <wp:docPr id="6972183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1834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BC3D" w14:textId="77777777" w:rsidR="00EA4636" w:rsidRPr="00EA4636" w:rsidRDefault="00000000" w:rsidP="00EA463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>
        <w:rPr>
          <w:rFonts w:ascii="돋움" w:eastAsia="돋움" w:hAnsi="돋움"/>
          <w:spacing w:val="-3"/>
          <w:w w:val="95"/>
        </w:rPr>
        <w:pict w14:anchorId="7C947DEF">
          <v:rect id="_x0000_i1066" style="width:0;height:1.5pt" o:hralign="center" o:hrstd="t" o:hr="t" fillcolor="#a0a0a0" stroked="f"/>
        </w:pict>
      </w:r>
    </w:p>
    <w:p w14:paraId="26C318D9" w14:textId="77777777" w:rsidR="00EA4636" w:rsidRPr="00EA4636" w:rsidRDefault="00EA4636" w:rsidP="00EA4636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</w:rPr>
      </w:pPr>
      <w:r w:rsidRPr="00EA4636">
        <w:rPr>
          <w:rFonts w:ascii="돋움" w:eastAsia="돋움" w:hAnsi="돋움"/>
          <w:b/>
          <w:bCs/>
          <w:spacing w:val="-3"/>
          <w:w w:val="95"/>
        </w:rPr>
        <w:t>참고 (현재 RED 단계)</w:t>
      </w:r>
    </w:p>
    <w:p w14:paraId="259D0883" w14:textId="77777777" w:rsidR="00EA4636" w:rsidRPr="00EA4636" w:rsidRDefault="00EA4636" w:rsidP="00EA4636">
      <w:pPr>
        <w:pStyle w:val="a4"/>
        <w:spacing w:line="312" w:lineRule="auto"/>
        <w:rPr>
          <w:rFonts w:ascii="돋움" w:eastAsia="돋움" w:hAnsi="돋움"/>
          <w:spacing w:val="-3"/>
          <w:w w:val="95"/>
        </w:rPr>
      </w:pPr>
      <w:r w:rsidRPr="00EA4636">
        <w:rPr>
          <w:rFonts w:ascii="돋움" w:eastAsia="돋움" w:hAnsi="돋움"/>
          <w:spacing w:val="-3"/>
          <w:w w:val="95"/>
        </w:rPr>
        <w:t>src/boundary/ 구현이 없으면 Boundary 테스트는 </w:t>
      </w:r>
      <w:r w:rsidRPr="00EA4636">
        <w:rPr>
          <w:rFonts w:ascii="돋움" w:eastAsia="돋움" w:hAnsi="돋움"/>
          <w:b/>
          <w:bCs/>
          <w:spacing w:val="-3"/>
          <w:w w:val="95"/>
        </w:rPr>
        <w:t>수집 단계에서 ERROR</w:t>
      </w:r>
      <w:r w:rsidRPr="00EA4636">
        <w:rPr>
          <w:rFonts w:ascii="돋움" w:eastAsia="돋움" w:hAnsi="돋움"/>
          <w:spacing w:val="-3"/>
          <w:w w:val="95"/>
        </w:rPr>
        <w:t>가 나고, 커버리지는 </w:t>
      </w:r>
      <w:r w:rsidRPr="00EA4636">
        <w:rPr>
          <w:rFonts w:ascii="돋움" w:eastAsia="돋움" w:hAnsi="돋움"/>
          <w:b/>
          <w:bCs/>
          <w:spacing w:val="-3"/>
          <w:w w:val="95"/>
        </w:rPr>
        <w:t>0% 또는 측정 불가</w:t>
      </w:r>
      <w:r w:rsidRPr="00EA4636">
        <w:rPr>
          <w:rFonts w:ascii="돋움" w:eastAsia="돋움" w:hAnsi="돋움"/>
          <w:spacing w:val="-3"/>
          <w:w w:val="95"/>
        </w:rPr>
        <w:t>일 수 있습니다. RED 확인 후 GREEN 구현이 들어가면 위 명령으로 커버리지를 본격적으로 확인하면 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376"/>
      </w:tblGrid>
      <w:tr w:rsidR="00EA4636" w:rsidRPr="00EA4636" w14:paraId="1C61D6A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5C4E9A" w14:textId="77777777" w:rsidR="00EA4636" w:rsidRPr="00EA4636" w:rsidRDefault="00EA4636" w:rsidP="00EA4636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EA4636">
              <w:rPr>
                <w:rFonts w:ascii="돋움" w:eastAsia="돋움" w:hAnsi="돋움"/>
                <w:b/>
                <w:bCs/>
                <w:spacing w:val="-3"/>
                <w:w w:val="95"/>
              </w:rPr>
              <w:t>레이어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402896" w14:textId="77777777" w:rsidR="00EA4636" w:rsidRPr="00EA4636" w:rsidRDefault="00EA4636" w:rsidP="00EA4636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EA4636">
              <w:rPr>
                <w:rFonts w:ascii="돋움" w:eastAsia="돋움" w:hAnsi="돋움"/>
                <w:b/>
                <w:bCs/>
                <w:spacing w:val="-3"/>
                <w:w w:val="95"/>
              </w:rPr>
              <w:t>목표</w:t>
            </w:r>
          </w:p>
        </w:tc>
      </w:tr>
      <w:tr w:rsidR="00EA4636" w:rsidRPr="00EA4636" w14:paraId="73A021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740460" w14:textId="77777777" w:rsidR="00EA4636" w:rsidRPr="00EA4636" w:rsidRDefault="00EA4636" w:rsidP="00EA4636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EA4636">
              <w:rPr>
                <w:rFonts w:ascii="돋움" w:eastAsia="돋움" w:hAnsi="돋움"/>
                <w:spacing w:val="-3"/>
                <w:w w:val="95"/>
              </w:rPr>
              <w:t>Domain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D8DCEC" w14:textId="77777777" w:rsidR="00EA4636" w:rsidRPr="00EA4636" w:rsidRDefault="00EA4636" w:rsidP="00EA4636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EA4636">
              <w:rPr>
                <w:rFonts w:ascii="돋움" w:eastAsia="돋움" w:hAnsi="돋움"/>
                <w:b/>
                <w:bCs/>
                <w:spacing w:val="-3"/>
                <w:w w:val="95"/>
              </w:rPr>
              <w:t>95%+</w:t>
            </w:r>
          </w:p>
        </w:tc>
      </w:tr>
      <w:tr w:rsidR="00EA4636" w:rsidRPr="00EA4636" w14:paraId="21B2E1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4252EB" w14:textId="77777777" w:rsidR="00EA4636" w:rsidRPr="00EA4636" w:rsidRDefault="00EA4636" w:rsidP="00EA4636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EA4636">
              <w:rPr>
                <w:rFonts w:ascii="돋움" w:eastAsia="돋움" w:hAnsi="돋움"/>
                <w:spacing w:val="-3"/>
                <w:w w:val="95"/>
              </w:rPr>
              <w:t>Boundary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73E8B2" w14:textId="77777777" w:rsidR="00EA4636" w:rsidRPr="00EA4636" w:rsidRDefault="00EA4636" w:rsidP="00EA4636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EA4636">
              <w:rPr>
                <w:rFonts w:ascii="돋움" w:eastAsia="돋움" w:hAnsi="돋움"/>
                <w:b/>
                <w:bCs/>
                <w:spacing w:val="-3"/>
                <w:w w:val="95"/>
              </w:rPr>
              <w:t>85%+</w:t>
            </w:r>
          </w:p>
        </w:tc>
      </w:tr>
      <w:tr w:rsidR="00EA4636" w:rsidRPr="00EA4636" w14:paraId="1EF46E3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6EFC97" w14:textId="77777777" w:rsidR="00EA4636" w:rsidRPr="00EA4636" w:rsidRDefault="00EA4636" w:rsidP="00EA4636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EA4636">
              <w:rPr>
                <w:rFonts w:ascii="돋움" w:eastAsia="돋움" w:hAnsi="돋움"/>
                <w:spacing w:val="-3"/>
                <w:w w:val="95"/>
              </w:rPr>
              <w:t>전역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DD1827" w14:textId="77777777" w:rsidR="00EA4636" w:rsidRPr="00EA4636" w:rsidRDefault="00EA4636" w:rsidP="00EA4636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EA4636">
              <w:rPr>
                <w:rFonts w:ascii="돋움" w:eastAsia="돋움" w:hAnsi="돋움"/>
                <w:b/>
                <w:bCs/>
                <w:spacing w:val="-3"/>
                <w:w w:val="95"/>
              </w:rPr>
              <w:t>80%+</w:t>
            </w:r>
            <w:r w:rsidRPr="00EA4636">
              <w:rPr>
                <w:rFonts w:ascii="돋움" w:eastAsia="돋움" w:hAnsi="돋움"/>
                <w:spacing w:val="-3"/>
                <w:w w:val="95"/>
              </w:rPr>
              <w:t> (README) / README To-Do에는 **90%+**도 명시</w:t>
            </w:r>
          </w:p>
        </w:tc>
      </w:tr>
    </w:tbl>
    <w:p w14:paraId="3F314504" w14:textId="77777777" w:rsidR="00EA4636" w:rsidRPr="008A2F39" w:rsidRDefault="00EA4636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5E55636E" w14:textId="086439D2" w:rsidR="0006703B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CD44A68" w14:textId="77777777" w:rsidR="0006703B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DCA4619" w14:textId="77777777" w:rsidR="003A29E1" w:rsidRDefault="003A29E1" w:rsidP="003A29E1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C37ECA">
        <w:rPr>
          <w:rFonts w:ascii="Segoe UI Emoji" w:hAnsi="Segoe UI Emoji" w:cs="Segoe UI Emoji"/>
          <w:sz w:val="20"/>
          <w:szCs w:val="20"/>
        </w:rPr>
        <w:t>🔲</w:t>
      </w:r>
      <w:r w:rsidRPr="00C37ECA">
        <w:rPr>
          <w:sz w:val="20"/>
          <w:szCs w:val="20"/>
        </w:rPr>
        <w:t xml:space="preserve"> </w:t>
      </w:r>
      <w:r w:rsidRPr="00C37ECA">
        <w:rPr>
          <w:b/>
          <w:bCs/>
          <w:sz w:val="20"/>
          <w:szCs w:val="20"/>
        </w:rPr>
        <w:t xml:space="preserve">5-A 실패 로그 기반 결함 분석 </w:t>
      </w:r>
    </w:p>
    <w:p w14:paraId="53F0366D" w14:textId="77777777" w:rsidR="003A29E1" w:rsidRPr="008B7C98" w:rsidRDefault="003A29E1" w:rsidP="003A29E1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4164CB7D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```</w:t>
      </w:r>
    </w:p>
    <w:p w14:paraId="52DF56B9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[P]</w:t>
      </w:r>
      <w:r w:rsidRPr="00C37ECA">
        <w:rPr>
          <w:sz w:val="20"/>
          <w:szCs w:val="20"/>
        </w:rPr>
        <w:t xml:space="preserve"> 디버깅과 결함 분석에 능한 Python QA 엔지니어입니다. </w:t>
      </w:r>
      <w:r w:rsidRPr="00C37ECA">
        <w:rPr>
          <w:b/>
          <w:bCs/>
          <w:sz w:val="20"/>
          <w:szCs w:val="20"/>
        </w:rPr>
        <w:t>[T]</w:t>
      </w:r>
      <w:r w:rsidRPr="00C37ECA">
        <w:rPr>
          <w:sz w:val="20"/>
          <w:szCs w:val="20"/>
        </w:rPr>
        <w:t xml:space="preserve"> (여기에 pytest 실패 로그를 붙여넣을 것)</w:t>
      </w:r>
    </w:p>
    <w:p w14:paraId="5D0EC8A7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lastRenderedPageBreak/>
        <w:t>1) 테스트 실패의 기대/실제 차이 요약</w:t>
      </w:r>
    </w:p>
    <w:p w14:paraId="1B349985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예: expected code="INVALID_SIZE" but got AttributeError: 'NoneType'</w:t>
      </w:r>
    </w:p>
    <w:p w14:paraId="4BF2378B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2) 버그 위치 특정 (파일명:줄번호)</w:t>
      </w:r>
    </w:p>
    <w:p w14:paraId="26499A20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예: boundary/magic_square_boundary.py:14</w:t>
      </w:r>
    </w:p>
    <w:p w14:paraId="70AA942A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3) 결함 심각도 분류 및 근거:</w:t>
      </w:r>
    </w:p>
    <w:p w14:paraId="5B030797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Critical   — None 입력 시 예외 미처리로 프로그램 크래시</w:t>
      </w:r>
    </w:p>
    <w:p w14:paraId="1E472145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Major      — code 또는 message 값이 PRD §8.1과 불일치</w:t>
      </w:r>
    </w:p>
    <w:p w14:paraId="29D41FBF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Minor      — 반환 구조체 타입 불일치</w:t>
      </w:r>
    </w:p>
    <w:p w14:paraId="49D2A765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Info       — docstring/주석 누락</w:t>
      </w:r>
    </w:p>
    <w:p w14:paraId="316CB2B2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4) 최소 변경 수정 방안 (GREEN 통과 우선)</w:t>
      </w:r>
    </w:p>
    <w:p w14:paraId="32102ACF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- Boundary에서 grid is None 분기만 추가</w:t>
      </w:r>
    </w:p>
    <w:p w14:paraId="3147205D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- Domain resolve() 진입점 구조 수정 금지</w:t>
      </w:r>
    </w:p>
    <w:p w14:paraId="10B16F79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 xml:space="preserve">   - AC-FR-01-02~05 범위 코드 선제 작성 금지</w:t>
      </w:r>
    </w:p>
    <w:p w14:paraId="020E26B7" w14:textId="77777777" w:rsidR="003A29E1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[F]</w:t>
      </w:r>
      <w:r w:rsidRPr="00C37ECA">
        <w:rPr>
          <w:sz w:val="20"/>
          <w:szCs w:val="20"/>
        </w:rPr>
        <w:t xml:space="preserve"> 수정 diff 제안 + pytest Green 확인 절차</w:t>
      </w:r>
    </w:p>
    <w:p w14:paraId="73EFDEF8" w14:textId="77777777" w:rsidR="003A29E1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4E276C92" w14:textId="19E82652" w:rsidR="00FB5DCB" w:rsidRDefault="00FB5DCB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noProof/>
          <w:sz w:val="20"/>
          <w:szCs w:val="20"/>
        </w:rPr>
        <w:lastRenderedPageBreak/>
        <w:drawing>
          <wp:inline distT="0" distB="0" distL="0" distR="0" wp14:anchorId="7A12E290" wp14:editId="11C7C212">
            <wp:extent cx="5760720" cy="4999355"/>
            <wp:effectExtent l="0" t="0" r="0" b="0"/>
            <wp:docPr id="4188822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82209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2868" w14:textId="77777777" w:rsidR="00FB5DCB" w:rsidRDefault="00FB5DCB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62FB6AB9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FB5DCB">
        <w:rPr>
          <w:b/>
          <w:bCs/>
          <w:sz w:val="20"/>
          <w:szCs w:val="20"/>
        </w:rPr>
        <w:t>pytest GREEN 확인 절차</w:t>
      </w:r>
    </w:p>
    <w:p w14:paraId="623A1F16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i/>
          <w:iCs/>
          <w:sz w:val="20"/>
          <w:szCs w:val="20"/>
        </w:rPr>
        <w:t># 1. 프로젝트 + venv</w:t>
      </w:r>
    </w:p>
    <w:p w14:paraId="6AC76DB3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t>cd /c/DEV/MagicSquare_1004</w:t>
      </w:r>
    </w:p>
    <w:p w14:paraId="7FC85CA4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t>source .venv/Scripts/activate</w:t>
      </w:r>
    </w:p>
    <w:p w14:paraId="44970015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i/>
          <w:iCs/>
          <w:sz w:val="20"/>
          <w:szCs w:val="20"/>
        </w:rPr>
        <w:t># 2. 의존성</w:t>
      </w:r>
    </w:p>
    <w:p w14:paraId="6FEAECE2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t>pip install pytest pydantic pytest-cov</w:t>
      </w:r>
    </w:p>
    <w:p w14:paraId="228E9057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i/>
          <w:iCs/>
          <w:sz w:val="20"/>
          <w:szCs w:val="20"/>
        </w:rPr>
        <w:t># 3. RED → GREEN 확인 (Boundary 13건)</w:t>
      </w:r>
    </w:p>
    <w:p w14:paraId="5244255B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t>python -m pytest tests/boundary/ -v</w:t>
      </w:r>
    </w:p>
    <w:p w14:paraId="1B5A0667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i/>
          <w:iCs/>
          <w:sz w:val="20"/>
          <w:szCs w:val="20"/>
        </w:rPr>
        <w:t># 4. 기대 결과</w:t>
      </w:r>
    </w:p>
    <w:p w14:paraId="67B457EF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i/>
          <w:iCs/>
          <w:sz w:val="20"/>
          <w:szCs w:val="20"/>
        </w:rPr>
        <w:t>#   13 passed</w:t>
      </w:r>
    </w:p>
    <w:p w14:paraId="0C9E66B6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i/>
          <w:iCs/>
          <w:sz w:val="20"/>
          <w:szCs w:val="20"/>
        </w:rPr>
        <w:t>#   exit code 0</w:t>
      </w:r>
    </w:p>
    <w:p w14:paraId="33D70366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i/>
          <w:iCs/>
          <w:sz w:val="20"/>
          <w:szCs w:val="20"/>
        </w:rPr>
        <w:t># 5. Entity 회귀 (기존 GREEN 유지)</w:t>
      </w:r>
    </w:p>
    <w:p w14:paraId="5AAA2B22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lastRenderedPageBreak/>
        <w:t>python -m pytest tests/entity/ -v</w:t>
      </w:r>
    </w:p>
    <w:p w14:paraId="4D459157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i/>
          <w:iCs/>
          <w:sz w:val="20"/>
          <w:szCs w:val="20"/>
        </w:rPr>
        <w:t># 6. 커버리지 (Boundary)</w:t>
      </w:r>
    </w:p>
    <w:p w14:paraId="00E59638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t>python -m pytest tests/boundary/ \</w:t>
      </w:r>
    </w:p>
    <w:p w14:paraId="02C08D22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t xml:space="preserve">  --cov=src/boundary \</w:t>
      </w:r>
    </w:p>
    <w:p w14:paraId="2FF2F9F7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t xml:space="preserve">  --cov-report=term-missing</w:t>
      </w:r>
    </w:p>
    <w:p w14:paraId="176C48F1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i/>
          <w:iCs/>
          <w:sz w:val="20"/>
          <w:szCs w:val="20"/>
        </w:rPr>
        <w:t># 7. HTML 리포트 (이제 collection 성공 시 생성됨)</w:t>
      </w:r>
    </w:p>
    <w:p w14:paraId="30370654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t>python -m pytest tests/boundary/ \</w:t>
      </w:r>
    </w:p>
    <w:p w14:paraId="49FA8C42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t xml:space="preserve">  --cov=src/boundary \</w:t>
      </w:r>
    </w:p>
    <w:p w14:paraId="2BE3A9F7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sz w:val="20"/>
          <w:szCs w:val="20"/>
        </w:rPr>
        <w:t xml:space="preserve">  --cov-report=html</w:t>
      </w:r>
    </w:p>
    <w:p w14:paraId="57FC2CC4" w14:textId="77777777" w:rsidR="00FB5DCB" w:rsidRPr="00FB5DCB" w:rsidRDefault="00FB5DCB" w:rsidP="00FB5DCB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FB5DCB">
        <w:rPr>
          <w:i/>
          <w:iCs/>
          <w:sz w:val="20"/>
          <w:szCs w:val="20"/>
        </w:rPr>
        <w:t># → htmlcov/index.html</w:t>
      </w:r>
    </w:p>
    <w:p w14:paraId="12DF4FF0" w14:textId="77777777" w:rsidR="00FB5DCB" w:rsidRDefault="00FB5DCB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0CDBD885" w14:textId="77777777" w:rsidR="00FB5DCB" w:rsidRPr="00C37ECA" w:rsidRDefault="00FB5DCB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5449BB8B" w14:textId="77777777" w:rsidR="003A29E1" w:rsidRPr="00C37ECA" w:rsidRDefault="00000000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sz w:val="20"/>
          <w:szCs w:val="20"/>
        </w:rPr>
        <w:pict w14:anchorId="7D4FE9D3">
          <v:rect id="_x0000_i1067" style="width:0;height:1.5pt" o:hralign="center" o:hrstd="t" o:hr="t" fillcolor="#a0a0a0" stroked="f"/>
        </w:pict>
      </w:r>
    </w:p>
    <w:p w14:paraId="2BACA02F" w14:textId="739E524B" w:rsidR="003A29E1" w:rsidRDefault="003A29E1" w:rsidP="003A29E1">
      <w:pPr>
        <w:widowControl w:val="0"/>
        <w:wordWrap w:val="0"/>
        <w:autoSpaceDE w:val="0"/>
        <w:autoSpaceDN w:val="0"/>
        <w:spacing w:after="160"/>
        <w:rPr>
          <w:b/>
          <w:bCs/>
          <w:sz w:val="20"/>
          <w:szCs w:val="20"/>
        </w:rPr>
      </w:pPr>
      <w:r w:rsidRPr="00C37ECA">
        <w:rPr>
          <w:rFonts w:ascii="Segoe UI Emoji" w:hAnsi="Segoe UI Emoji" w:cs="Segoe UI Emoji"/>
          <w:sz w:val="20"/>
          <w:szCs w:val="20"/>
        </w:rPr>
        <w:t>🔲</w:t>
      </w:r>
      <w:r w:rsidRPr="00C37ECA">
        <w:rPr>
          <w:sz w:val="20"/>
          <w:szCs w:val="20"/>
        </w:rPr>
        <w:t xml:space="preserve"> </w:t>
      </w:r>
      <w:r w:rsidRPr="00C37ECA">
        <w:rPr>
          <w:b/>
          <w:bCs/>
          <w:sz w:val="20"/>
          <w:szCs w:val="20"/>
        </w:rPr>
        <w:t xml:space="preserve">5-B 결함 목록 문서화 </w:t>
      </w:r>
    </w:p>
    <w:p w14:paraId="2D39F6D4" w14:textId="77777777" w:rsidR="00FB5DCB" w:rsidRPr="008B7C98" w:rsidRDefault="00FB5DCB" w:rsidP="00FB5DCB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29946B2" w14:textId="77E48067" w:rsidR="00FB5DCB" w:rsidRPr="00C37ECA" w:rsidRDefault="00FB5DCB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1889F901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[P]</w:t>
      </w:r>
      <w:r w:rsidRPr="00C37ECA">
        <w:rPr>
          <w:sz w:val="20"/>
          <w:szCs w:val="20"/>
        </w:rPr>
        <w:t xml:space="preserve"> QA 리드입니다. </w:t>
      </w:r>
      <w:r w:rsidRPr="00C37ECA">
        <w:rPr>
          <w:b/>
          <w:bCs/>
          <w:sz w:val="20"/>
          <w:szCs w:val="20"/>
        </w:rPr>
        <w:t>[C]</w:t>
      </w:r>
      <w:r w:rsidRPr="00C37ECA">
        <w:rPr>
          <w:sz w:val="20"/>
          <w:szCs w:val="20"/>
        </w:rPr>
        <w:t xml:space="preserve"> 현재까지 발견된 테스트 실패/결함들을 문서화합니다. </w:t>
      </w:r>
      <w:r w:rsidRPr="00C37ECA">
        <w:rPr>
          <w:b/>
          <w:bCs/>
          <w:sz w:val="20"/>
          <w:szCs w:val="20"/>
        </w:rPr>
        <w:t>[T]</w:t>
      </w:r>
      <w:r w:rsidRPr="00C37ECA">
        <w:rPr>
          <w:sz w:val="20"/>
          <w:szCs w:val="20"/>
        </w:rPr>
        <w:t xml:space="preserve"> 발견된 결함을 defect_list.md에 정리해줘.</w:t>
      </w:r>
    </w:p>
    <w:p w14:paraId="00224B3F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항목 형식:</w:t>
      </w:r>
    </w:p>
    <w:p w14:paraId="3EAD65FC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| ID | Severity | AC ID | 재현 절차 | 기대값 | 실제값 | 근본 원인 | 수정 요약 |</w:t>
      </w:r>
    </w:p>
    <w:p w14:paraId="1D2E53EF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</w:p>
    <w:p w14:paraId="1556C275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예시:</w:t>
      </w:r>
    </w:p>
    <w:p w14:paraId="3C6EB2AF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| DEF-001 | Critical | AC-FR-01-01 | grid=None 입력 |</w:t>
      </w:r>
    </w:p>
    <w:p w14:paraId="7DC9B58B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sz w:val="20"/>
          <w:szCs w:val="20"/>
        </w:rPr>
        <w:t>| code="INVALID_SIZE" | AttributeError | None 분기 처리 누락 | grid is None 조건 추가 |</w:t>
      </w:r>
    </w:p>
    <w:p w14:paraId="3E468AC2" w14:textId="77777777" w:rsidR="003A29E1" w:rsidRPr="00C37ECA" w:rsidRDefault="003A29E1" w:rsidP="003A29E1">
      <w:pPr>
        <w:widowControl w:val="0"/>
        <w:wordWrap w:val="0"/>
        <w:autoSpaceDE w:val="0"/>
        <w:autoSpaceDN w:val="0"/>
        <w:spacing w:after="160"/>
        <w:rPr>
          <w:sz w:val="20"/>
          <w:szCs w:val="20"/>
        </w:rPr>
      </w:pPr>
      <w:r w:rsidRPr="00C37ECA">
        <w:rPr>
          <w:b/>
          <w:bCs/>
          <w:sz w:val="20"/>
          <w:szCs w:val="20"/>
        </w:rPr>
        <w:t>[F]</w:t>
      </w:r>
      <w:r w:rsidRPr="00C37ECA">
        <w:rPr>
          <w:sz w:val="20"/>
          <w:szCs w:val="20"/>
        </w:rPr>
        <w:t xml:space="preserve"> Markdown. defect_list.md로 저장. README의 "RED 단계 To-Do 리스트 &gt; 결함 목록 연결" 체크박스도 업데이트.</w:t>
      </w:r>
    </w:p>
    <w:p w14:paraId="334618A8" w14:textId="55F64764" w:rsidR="003A29E1" w:rsidRDefault="00FB5DCB" w:rsidP="003A29E1">
      <w:r>
        <w:rPr>
          <w:rFonts w:hint="eastAsia"/>
        </w:rPr>
        <w:t>```</w:t>
      </w:r>
    </w:p>
    <w:p w14:paraId="232CB941" w14:textId="77777777" w:rsidR="003A29E1" w:rsidRDefault="003A29E1" w:rsidP="003A29E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5CBAC63" w14:textId="77777777" w:rsidR="003A29E1" w:rsidRPr="00B7356F" w:rsidRDefault="003A29E1" w:rsidP="003A29E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1A10729" w14:textId="77777777" w:rsidR="003A29E1" w:rsidRPr="00B46BDB" w:rsidRDefault="003A29E1" w:rsidP="003A29E1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B46BDB">
        <w:rPr>
          <w:rFonts w:ascii="돋움" w:eastAsia="돋움" w:hAnsi="돋움" w:hint="eastAsia"/>
          <w:b/>
          <w:bCs/>
          <w:spacing w:val="-3"/>
          <w:w w:val="95"/>
          <w:sz w:val="28"/>
          <w:szCs w:val="28"/>
        </w:rPr>
        <w:t>결과</w:t>
      </w:r>
    </w:p>
    <w:p w14:paraId="499CAEBF" w14:textId="77777777" w:rsidR="003A29E1" w:rsidRDefault="003A29E1" w:rsidP="003A29E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AE8C329" w14:textId="116CEC38" w:rsidR="003A29E1" w:rsidRDefault="00FB5DCB" w:rsidP="003A29E1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FB5DCB">
        <w:rPr>
          <w:rFonts w:ascii="돋움" w:eastAsia="돋움" w:hAnsi="돋움"/>
          <w:noProof/>
          <w:spacing w:val="-3"/>
          <w:w w:val="95"/>
          <w:sz w:val="24"/>
        </w:rPr>
        <w:lastRenderedPageBreak/>
        <w:drawing>
          <wp:inline distT="0" distB="0" distL="0" distR="0" wp14:anchorId="1AAECE34" wp14:editId="28060C2C">
            <wp:extent cx="5760720" cy="3061335"/>
            <wp:effectExtent l="0" t="0" r="0" b="0"/>
            <wp:docPr id="1915162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6227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B357" w14:textId="77777777" w:rsidR="003A29E1" w:rsidRDefault="003A29E1" w:rsidP="003A29E1">
      <w:pPr>
        <w:spacing w:before="80"/>
      </w:pPr>
    </w:p>
    <w:p w14:paraId="47372A48" w14:textId="77777777" w:rsidR="0006703B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2A5DF655" w14:textId="444CD485" w:rsidR="0006703B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1BFDD1D" w14:textId="77777777" w:rsidR="0006703B" w:rsidRDefault="0006703B" w:rsidP="0006703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24A4CB71" w14:textId="77777777" w:rsidR="008C0AC2" w:rsidRDefault="008C0AC2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/>
          <w:spacing w:val="-3"/>
          <w:w w:val="95"/>
        </w:rPr>
        <w:br w:type="page"/>
      </w:r>
    </w:p>
    <w:p w14:paraId="02F2036C" w14:textId="77777777" w:rsidR="008B7C98" w:rsidRPr="008B7C98" w:rsidRDefault="008B7C98" w:rsidP="008B7C98">
      <w:pPr>
        <w:spacing w:before="60" w:after="60"/>
      </w:pPr>
      <w:r w:rsidRPr="008B7C98">
        <w:rPr>
          <w:rFonts w:ascii="Arial" w:eastAsia="Arial" w:hAnsi="Arial" w:cs="Arial"/>
          <w:b/>
          <w:bCs/>
          <w:color w:val="222222"/>
        </w:rPr>
        <w:lastRenderedPageBreak/>
        <w:t>▶ 프롬프트</w:t>
      </w:r>
    </w:p>
    <w:p w14:paraId="78937D63" w14:textId="77777777" w:rsidR="002025AA" w:rsidRPr="007104D4" w:rsidRDefault="002025AA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E043B2C" w14:textId="77777777" w:rsidR="00FD1385" w:rsidRDefault="00FD1385" w:rsidP="00FD1385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235EC181" w14:textId="77777777" w:rsidR="00FD1385" w:rsidRDefault="00FD1385" w:rsidP="00FD1385">
      <w:pPr>
        <w:spacing w:after="160"/>
        <w:rPr>
          <w:sz w:val="20"/>
          <w:szCs w:val="20"/>
        </w:rPr>
      </w:pPr>
    </w:p>
    <w:p w14:paraId="05324663" w14:textId="77777777" w:rsidR="00FD1385" w:rsidRDefault="00FD1385" w:rsidP="00FD1385">
      <w:pPr>
        <w:spacing w:after="160"/>
      </w:pPr>
      <w:r w:rsidRPr="00EF2295">
        <w:rPr>
          <w:noProof/>
        </w:rPr>
        <w:drawing>
          <wp:inline distT="0" distB="0" distL="0" distR="0" wp14:anchorId="75FA82F6" wp14:editId="267F17DF">
            <wp:extent cx="5760720" cy="536575"/>
            <wp:effectExtent l="0" t="0" r="0" b="0"/>
            <wp:docPr id="12389022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F33E" w14:textId="77777777" w:rsidR="00FD1385" w:rsidRDefault="00FD1385" w:rsidP="00FD1385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648F0E75" w14:textId="77777777" w:rsidR="002025AA" w:rsidRPr="007104D4" w:rsidRDefault="002025AA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BD85D18" w14:textId="77777777" w:rsidR="002025AA" w:rsidRPr="007104D4" w:rsidRDefault="002025AA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37F7962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1D974814" wp14:editId="4FB4E348">
            <wp:extent cx="4934639" cy="3086531"/>
            <wp:effectExtent l="0" t="0" r="0" b="0"/>
            <wp:docPr id="1286107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07906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3B31" w14:textId="77777777" w:rsidR="00FD1385" w:rsidRDefault="00FD1385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/>
          <w:spacing w:val="-3"/>
          <w:w w:val="95"/>
        </w:rPr>
        <w:br w:type="page"/>
      </w:r>
    </w:p>
    <w:p w14:paraId="0C60882F" w14:textId="7D9C1623" w:rsidR="002025AA" w:rsidRPr="00FD1385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</w:pPr>
      <w:r w:rsidRPr="00FD1385"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  <w:lastRenderedPageBreak/>
        <w:t>Compare &amp; pull request</w:t>
      </w:r>
    </w:p>
    <w:p w14:paraId="6E5535E8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56020662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69802DF3" wp14:editId="756FB996">
            <wp:extent cx="5760720" cy="2519680"/>
            <wp:effectExtent l="0" t="0" r="0" b="0"/>
            <wp:docPr id="193258450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4386DD6B-0A11-D865-2F46-0CCA56310F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4386DD6B-0A11-D865-2F46-0CCA56310F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B63E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A4B3DCC" w14:textId="77777777" w:rsidR="002025AA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Compare &amp; pull request를 한다. 특히, develop  ←── feature/dual-track-tdd 이렇게 되어 있는 지 확인하고 작업!!!</w:t>
      </w:r>
    </w:p>
    <w:p w14:paraId="602213AC" w14:textId="45EEECD7" w:rsidR="00517A7F" w:rsidRPr="007104D4" w:rsidRDefault="00517A7F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17A7F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7A00CE64" wp14:editId="767245CD">
            <wp:extent cx="5760720" cy="2143125"/>
            <wp:effectExtent l="0" t="0" r="0" b="0"/>
            <wp:docPr id="1018940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0167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DC8E" w14:textId="77777777" w:rsidR="00517A7F" w:rsidRDefault="00517A7F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7E562EA" w14:textId="77777777" w:rsidR="00517A7F" w:rsidRDefault="00517A7F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38E635A" w14:textId="42DD1E6F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리뷰어 추가!!!</w:t>
      </w:r>
    </w:p>
    <w:p w14:paraId="08861591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AF6130D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D45961D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219CBFD0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noProof/>
          <w:spacing w:val="-3"/>
          <w:w w:val="95"/>
          <w:sz w:val="24"/>
        </w:rPr>
        <w:lastRenderedPageBreak/>
        <w:drawing>
          <wp:inline distT="0" distB="0" distL="0" distR="0" wp14:anchorId="5A2FA86D" wp14:editId="715D3E07">
            <wp:extent cx="5630061" cy="2638793"/>
            <wp:effectExtent l="0" t="0" r="8890" b="9525"/>
            <wp:docPr id="2080130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30914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49FC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C5DFD99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리뷰어 안 보일 시? Settings &gt; Collaborators &gt; Add people</w:t>
      </w:r>
    </w:p>
    <w:p w14:paraId="5CD6A122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0F08B4A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212189FB" wp14:editId="1EB72A58">
            <wp:extent cx="5760720" cy="2465705"/>
            <wp:effectExtent l="0" t="0" r="0" b="0"/>
            <wp:docPr id="2010410846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AB07721E-F3FC-EBAC-BD84-7621BD5980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AB07721E-F3FC-EBAC-BD84-7621BD5980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6BFA" w14:textId="189550EE" w:rsidR="008B7C98" w:rsidRDefault="008B7C98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/>
          <w:spacing w:val="-3"/>
          <w:w w:val="95"/>
        </w:rPr>
        <w:br w:type="page"/>
      </w:r>
    </w:p>
    <w:p w14:paraId="7ED17982" w14:textId="73569D10" w:rsidR="002025AA" w:rsidRDefault="00AC588C" w:rsidP="00086F17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lastRenderedPageBreak/>
        <w:t xml:space="preserve">□ </w:t>
      </w:r>
      <w:r w:rsidR="00AA7DA1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나머지 </w:t>
      </w:r>
      <w:r>
        <w:rPr>
          <w:rFonts w:ascii="돋움" w:eastAsia="돋움" w:hAnsi="돋움" w:hint="eastAsia"/>
          <w:b/>
          <w:bCs/>
          <w:spacing w:val="-3"/>
          <w:w w:val="95"/>
          <w:sz w:val="28"/>
          <w:szCs w:val="28"/>
        </w:rPr>
        <w:t>Test</w:t>
      </w:r>
      <w:r w:rsidRPr="00AC588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 xml:space="preserve"> 작업</w:t>
      </w:r>
    </w:p>
    <w:p w14:paraId="60770742" w14:textId="77777777" w:rsidR="00AA7DA1" w:rsidRPr="00794649" w:rsidRDefault="00AA7DA1" w:rsidP="00AA7DA1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AA7DA1" w:rsidRPr="007253B1" w14:paraId="15634E8E" w14:textId="77777777" w:rsidTr="00FC0B05">
        <w:tc>
          <w:tcPr>
            <w:tcW w:w="9270" w:type="dxa"/>
          </w:tcPr>
          <w:p w14:paraId="2C441C68" w14:textId="77777777" w:rsidR="00AA7DA1" w:rsidRDefault="00AA7DA1" w:rsidP="00FC0B05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Dual-Track UI + Logic TDD 방식으로 Magic Square에 적용하는 Cursor.AI 프롬프트를 작성하시오.</w:t>
            </w:r>
          </w:p>
          <w:p w14:paraId="1B2473EB" w14:textId="77777777" w:rsidR="00AA7DA1" w:rsidRDefault="00AA7DA1" w:rsidP="00FC0B05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b/>
                <w:bCs/>
                <w:sz w:val="24"/>
              </w:rPr>
            </w:pPr>
          </w:p>
          <w:p w14:paraId="607FC746" w14:textId="77777777" w:rsidR="00AA7DA1" w:rsidRPr="00A969AE" w:rsidRDefault="00AA7DA1" w:rsidP="00AA7DA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Segoe UI Symbol" w:eastAsia="돋움" w:hAnsi="Segoe UI Symbol" w:cs="Segoe UI Symbol"/>
                <w:b/>
                <w:bCs/>
                <w:sz w:val="24"/>
              </w:rPr>
              <w:t>✔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이미 작성된 시나리오(Gherkin 등)를</w:t>
            </w:r>
          </w:p>
          <w:p w14:paraId="210CBE85" w14:textId="77777777" w:rsidR="00AA7DA1" w:rsidRPr="00A969AE" w:rsidRDefault="00AA7DA1" w:rsidP="00AA7DA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Segoe UI Symbol" w:eastAsia="돋움" w:hAnsi="Segoe UI Symbol" w:cs="Segoe UI Symbol"/>
                <w:b/>
                <w:bCs/>
                <w:sz w:val="24"/>
              </w:rPr>
              <w:t>✔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바로 구현하지 않고</w:t>
            </w:r>
          </w:p>
          <w:p w14:paraId="00F5B1FD" w14:textId="77777777" w:rsidR="00AA7DA1" w:rsidRPr="00A969AE" w:rsidRDefault="00AA7DA1" w:rsidP="00AA7DA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Segoe UI Symbol" w:eastAsia="돋움" w:hAnsi="Segoe UI Symbol" w:cs="Segoe UI Symbol"/>
                <w:b/>
                <w:bCs/>
                <w:sz w:val="24"/>
              </w:rPr>
              <w:t>✔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“실패하는 테스트”로 먼저 변환하는 것이 목표.</w:t>
            </w:r>
          </w:p>
          <w:p w14:paraId="0F88FD1F" w14:textId="1D451CCB" w:rsidR="00AA7DA1" w:rsidRPr="00AA7DA1" w:rsidRDefault="00517A7F" w:rsidP="00FC0B05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517A7F">
              <w:rPr>
                <w:rFonts w:ascii="돋움" w:eastAsia="돋움" w:hAnsi="돋움"/>
                <w:b/>
                <w:bCs/>
                <w:spacing w:val="-3"/>
                <w:w w:val="95"/>
                <w:sz w:val="24"/>
              </w:rPr>
              <w:t>TDD phase: RED (테스트 설계만 — 구현·테스트 코드·GREEN·REFACTOR 금지)</w:t>
            </w:r>
          </w:p>
        </w:tc>
      </w:tr>
    </w:tbl>
    <w:p w14:paraId="1DC94B38" w14:textId="77777777" w:rsidR="00AA7DA1" w:rsidRDefault="00AA7DA1" w:rsidP="00AA7DA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4713F5C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$ git branch</w:t>
      </w:r>
    </w:p>
    <w:p w14:paraId="17987C86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 xml:space="preserve">  develop</w:t>
      </w:r>
    </w:p>
    <w:p w14:paraId="4FEDDAD3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* feature/dual-track-tdd</w:t>
      </w:r>
    </w:p>
    <w:p w14:paraId="72F0A8B1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 xml:space="preserve">  main</w:t>
      </w:r>
    </w:p>
    <w:p w14:paraId="1584788D" w14:textId="77777777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6118295" w14:textId="26B64F82" w:rsidR="002025AA" w:rsidRPr="007104D4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 w:hint="eastAsia"/>
          <w:spacing w:val="-3"/>
          <w:w w:val="95"/>
          <w:sz w:val="24"/>
        </w:rPr>
        <w:t>를</w:t>
      </w:r>
      <w:r w:rsidRPr="007104D4">
        <w:rPr>
          <w:rFonts w:ascii="돋움" w:eastAsia="돋움" w:hAnsi="돋움"/>
          <w:spacing w:val="-3"/>
          <w:w w:val="95"/>
          <w:sz w:val="24"/>
        </w:rPr>
        <w:t xml:space="preserve"> 확인하고, </w:t>
      </w:r>
      <w:r w:rsidR="00BB0C51">
        <w:rPr>
          <w:rFonts w:ascii="돋움" w:eastAsia="돋움" w:hAnsi="돋움" w:hint="eastAsia"/>
          <w:spacing w:val="-3"/>
          <w:w w:val="95"/>
          <w:sz w:val="24"/>
        </w:rPr>
        <w:t xml:space="preserve">테스트 작업을 </w:t>
      </w:r>
      <w:r w:rsidR="00BB0C51" w:rsidRPr="004F06DA">
        <w:rPr>
          <w:rFonts w:ascii="돋움" w:eastAsia="돋움" w:hAnsi="돋움" w:hint="eastAsia"/>
          <w:b/>
          <w:bCs/>
          <w:spacing w:val="-3"/>
          <w:w w:val="95"/>
          <w:sz w:val="36"/>
          <w:szCs w:val="36"/>
          <w:u w:val="single"/>
        </w:rPr>
        <w:t>계속</w:t>
      </w:r>
      <w:r w:rsidR="00BB0C51">
        <w:rPr>
          <w:rFonts w:ascii="돋움" w:eastAsia="돋움" w:hAnsi="돋움" w:hint="eastAsia"/>
          <w:spacing w:val="-3"/>
          <w:w w:val="95"/>
          <w:sz w:val="24"/>
        </w:rPr>
        <w:t xml:space="preserve"> 합니다</w:t>
      </w:r>
      <w:r w:rsidRPr="007104D4">
        <w:rPr>
          <w:rFonts w:ascii="돋움" w:eastAsia="돋움" w:hAnsi="돋움"/>
          <w:spacing w:val="-3"/>
          <w:w w:val="95"/>
          <w:sz w:val="24"/>
        </w:rPr>
        <w:t>.</w:t>
      </w:r>
      <w:r w:rsidR="004668C1">
        <w:rPr>
          <w:rFonts w:ascii="돋움" w:eastAsia="돋움" w:hAnsi="돋움" w:hint="eastAsia"/>
          <w:spacing w:val="-3"/>
          <w:w w:val="95"/>
          <w:sz w:val="24"/>
        </w:rPr>
        <w:t xml:space="preserve"> 아래는 </w:t>
      </w:r>
      <w:r w:rsidR="004668C1" w:rsidRPr="004668C1">
        <w:rPr>
          <w:rFonts w:ascii="돋움" w:eastAsia="돋움" w:hAnsi="돋움"/>
          <w:spacing w:val="-3"/>
          <w:w w:val="95"/>
          <w:sz w:val="24"/>
        </w:rPr>
        <w:t>테스트 플랜 생성용 프롬프트</w:t>
      </w:r>
      <w:r w:rsidR="004668C1">
        <w:rPr>
          <w:rFonts w:ascii="돋움" w:eastAsia="돋움" w:hAnsi="돋움" w:hint="eastAsia"/>
          <w:spacing w:val="-3"/>
          <w:w w:val="95"/>
          <w:sz w:val="24"/>
        </w:rPr>
        <w:t xml:space="preserve"> 예시입니다.</w:t>
      </w:r>
    </w:p>
    <w:p w14:paraId="48F1DB4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</w:rPr>
      </w:pPr>
      <w:r w:rsidRPr="00517A7F">
        <w:rPr>
          <w:rFonts w:ascii="돋움" w:eastAsia="돋움" w:hAnsi="돋움"/>
          <w:b/>
          <w:bCs/>
          <w:spacing w:val="-3"/>
          <w:w w:val="95"/>
        </w:rPr>
        <w:t>프롬프트 사용 시 팁</w:t>
      </w:r>
    </w:p>
    <w:p w14:paraId="0176C4BC" w14:textId="77777777" w:rsidR="00517A7F" w:rsidRPr="00517A7F" w:rsidRDefault="00517A7F">
      <w:pPr>
        <w:pStyle w:val="a4"/>
        <w:numPr>
          <w:ilvl w:val="0"/>
          <w:numId w:val="71"/>
        </w:numPr>
        <w:spacing w:line="312" w:lineRule="auto"/>
        <w:rPr>
          <w:rFonts w:ascii="돋움" w:eastAsia="돋움" w:hAnsi="돋움"/>
          <w:spacing w:val="-3"/>
          <w:w w:val="95"/>
        </w:rPr>
      </w:pPr>
      <w:r w:rsidRPr="00517A7F">
        <w:rPr>
          <w:rFonts w:ascii="돋움" w:eastAsia="돋움" w:hAnsi="돋움"/>
          <w:b/>
          <w:bCs/>
          <w:spacing w:val="-3"/>
          <w:w w:val="95"/>
        </w:rPr>
        <w:t>한 번에 전부 vs 단계별:</w:t>
      </w:r>
      <w:r w:rsidRPr="00517A7F">
        <w:rPr>
          <w:rFonts w:ascii="돋움" w:eastAsia="돋움" w:hAnsi="돋움"/>
          <w:spacing w:val="-3"/>
          <w:w w:val="95"/>
        </w:rPr>
        <w:t> Track A 입력 검증만 먼저 → Track B Logic 순으로 나누면 AC-FR-01-01 이후 워크플로(Prompting/08)와 잘 이어집니다.</w:t>
      </w:r>
    </w:p>
    <w:p w14:paraId="446616C5" w14:textId="77777777" w:rsidR="00517A7F" w:rsidRPr="00517A7F" w:rsidRDefault="00517A7F">
      <w:pPr>
        <w:pStyle w:val="a4"/>
        <w:numPr>
          <w:ilvl w:val="0"/>
          <w:numId w:val="71"/>
        </w:numPr>
        <w:spacing w:line="312" w:lineRule="auto"/>
        <w:rPr>
          <w:rFonts w:ascii="돋움" w:eastAsia="돋움" w:hAnsi="돋움"/>
          <w:spacing w:val="-3"/>
          <w:w w:val="95"/>
        </w:rPr>
      </w:pPr>
      <w:r w:rsidRPr="00517A7F">
        <w:rPr>
          <w:rFonts w:ascii="돋움" w:eastAsia="돋움" w:hAnsi="돋움"/>
          <w:b/>
          <w:bCs/>
          <w:spacing w:val="-3"/>
          <w:w w:val="95"/>
        </w:rPr>
        <w:t>다음 턴 분리:</w:t>
      </w:r>
      <w:r w:rsidRPr="00517A7F">
        <w:rPr>
          <w:rFonts w:ascii="돋움" w:eastAsia="돋움" w:hAnsi="돋움"/>
          <w:spacing w:val="-3"/>
          <w:w w:val="95"/>
        </w:rPr>
        <w:t> 이 프롬프트 다음 턴에서 “위 설계표를 pytest RED 테스트로 변환”을 요청하면 RED phase가 자연스럽게 이어집니다.</w:t>
      </w:r>
    </w:p>
    <w:p w14:paraId="1B845F6F" w14:textId="77777777" w:rsidR="00517A7F" w:rsidRPr="00517A7F" w:rsidRDefault="00517A7F">
      <w:pPr>
        <w:pStyle w:val="a4"/>
        <w:numPr>
          <w:ilvl w:val="0"/>
          <w:numId w:val="71"/>
        </w:numPr>
        <w:spacing w:line="312" w:lineRule="auto"/>
        <w:rPr>
          <w:rFonts w:ascii="돋움" w:eastAsia="돋움" w:hAnsi="돋움"/>
          <w:spacing w:val="-3"/>
          <w:w w:val="95"/>
        </w:rPr>
      </w:pPr>
      <w:r w:rsidRPr="00517A7F">
        <w:rPr>
          <w:rFonts w:ascii="돋움" w:eastAsia="돋움" w:hAnsi="돋움"/>
          <w:b/>
          <w:bCs/>
          <w:spacing w:val="-3"/>
          <w:w w:val="95"/>
        </w:rPr>
        <w:t>에러 코드 정합:</w:t>
      </w:r>
      <w:r w:rsidRPr="00517A7F">
        <w:rPr>
          <w:rFonts w:ascii="돋움" w:eastAsia="돋움" w:hAnsi="돋움"/>
          <w:spacing w:val="-3"/>
          <w:w w:val="95"/>
        </w:rPr>
        <w:t> GREEN 전에 PRD SSOT(E001~E007)와 README INVALID_SIZE 중 어느 계약을 따를지 Decision을 한 줄로 프롬프트에 넣으면 Report/08과의 충돌을 줄일 수 있습니다.</w:t>
      </w:r>
    </w:p>
    <w:p w14:paraId="38CB3AF0" w14:textId="77777777" w:rsidR="002025AA" w:rsidRPr="00517A7F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E80CDE6" w14:textId="77777777" w:rsidR="00B7356F" w:rsidRPr="008B7C98" w:rsidRDefault="00B7356F" w:rsidP="00B7356F">
      <w:pPr>
        <w:spacing w:before="60" w:after="60"/>
      </w:pPr>
      <w:r w:rsidRPr="008B7C98">
        <w:rPr>
          <w:rFonts w:ascii="Arial" w:eastAsia="Arial" w:hAnsi="Arial" w:cs="Arial"/>
          <w:b/>
          <w:bCs/>
          <w:color w:val="222222"/>
        </w:rPr>
        <w:t>▶ 프롬프트</w:t>
      </w:r>
    </w:p>
    <w:p w14:paraId="0CA0C3B6" w14:textId="77777777" w:rsidR="00B7356F" w:rsidRPr="007104D4" w:rsidRDefault="00B7356F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7A0D47D" w14:textId="77777777" w:rsidR="002025AA" w:rsidRPr="00B7356F" w:rsidRDefault="002025AA" w:rsidP="002025A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B7356F">
        <w:rPr>
          <w:rFonts w:ascii="돋움" w:eastAsia="돋움" w:hAnsi="돋움"/>
          <w:spacing w:val="-3"/>
          <w:w w:val="95"/>
          <w:szCs w:val="20"/>
        </w:rPr>
        <w:t>```</w:t>
      </w:r>
    </w:p>
    <w:p w14:paraId="0080B790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 w:hint="eastAsia"/>
          <w:spacing w:val="-3"/>
          <w:w w:val="95"/>
          <w:szCs w:val="20"/>
        </w:rPr>
        <w:t>당신은</w:t>
      </w:r>
      <w:r w:rsidRPr="00517A7F">
        <w:rPr>
          <w:rFonts w:ascii="돋움" w:eastAsia="돋움" w:hAnsi="돋움"/>
          <w:spacing w:val="-3"/>
          <w:w w:val="95"/>
          <w:szCs w:val="20"/>
        </w:rPr>
        <w:t xml:space="preserve"> Dual-Track UI + Logic TDD 전문가입니다.</w:t>
      </w:r>
    </w:p>
    <w:p w14:paraId="650EAFFB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F821183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lastRenderedPageBreak/>
        <w:t>**TDD phase: RED** — 오직 RED 테스트 설계표만 작성하십시오.</w:t>
      </w:r>
    </w:p>
    <w:p w14:paraId="3BE6D862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20802F1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## 금지 (엄격)</w:t>
      </w:r>
    </w:p>
    <w:p w14:paraId="28659B23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구현 코드, 테스트 코드, 스켈레톤 코드 작성 금지</w:t>
      </w:r>
    </w:p>
    <w:p w14:paraId="5CFD616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클래스/파일 구조 확정 금지</w:t>
      </w:r>
    </w:p>
    <w:p w14:paraId="7F8ECED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GREEN / REFACTOR 단계 진입 금지</w:t>
      </w:r>
    </w:p>
    <w:p w14:paraId="24A2C655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pytest 실행·코드 생성·파일 저장 금지 (설계표 텍스트 출력만)</w:t>
      </w:r>
    </w:p>
    <w:p w14:paraId="139F80D3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91DDF3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## SSOT (반드시 참조)</w:t>
      </w:r>
    </w:p>
    <w:p w14:paraId="3A0A1707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`docs/PRD_MagicSquare.md` v0.2</w:t>
      </w:r>
    </w:p>
    <w:p w14:paraId="302248A7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`Report/02.MagicSquare_DualTrack_TDD_Design_Report.md`</w:t>
      </w:r>
    </w:p>
    <w:p w14:paraId="2E49F1BB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`.cursorrules` (ECB, Dual-Track, Test ID 규칙)</w:t>
      </w:r>
    </w:p>
    <w:p w14:paraId="65CB5C36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59D762F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## 프로젝트 계약</w:t>
      </w:r>
    </w:p>
    <w:p w14:paraId="44CBB880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671CEA8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**입력:** 4×4 `int[][]`, `0`=빈칸(정확히 2개), 값은 `0` 또는 `1~16`, `0` 제외 중복 금지  </w:t>
      </w:r>
    </w:p>
    <w:p w14:paraId="6711D9C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**출력:** `int[6]` = `[r1,c1,n1,r2,c2,n2]`, 좌표 **1-index**  </w:t>
      </w:r>
    </w:p>
    <w:p w14:paraId="32DD4DF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**마방진 상수:** 4×4 → M=34 (`MagicConstant` SSOT)  </w:t>
      </w:r>
    </w:p>
    <w:p w14:paraId="6F05A572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**검증 순서 (short-circuit):** null → size → empty count → value range → duplicate</w:t>
      </w:r>
    </w:p>
    <w:p w14:paraId="46A8EBA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964DBB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**Boundary invalid 입력:** Failure envelope 반환 (Python 예외 아님)  </w:t>
      </w:r>
    </w:p>
    <w:p w14:paraId="0D4D5C2A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- E003 null, E001 size, E002 empty count, E004 range, E005 duplicate  </w:t>
      </w:r>
    </w:p>
    <w:p w14:paraId="6BD56D9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invalid 시 `SolvePartialMagicSquare.execute` **0회** (U-FLOW-02)</w:t>
      </w:r>
    </w:p>
    <w:p w14:paraId="75D9BB0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CE9DE5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**Domain Logic:** Entity/Control 단위, **Domain Mock 금지**</w:t>
      </w:r>
    </w:p>
    <w:p w14:paraId="7303190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8E4EE13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## 범위</w:t>
      </w:r>
    </w:p>
    <w:p w14:paraId="618E2D8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[전체 FR-01~FR-05 Dual-Track RED 설계표 / 또는 AC-FR-01-01 이후 확장 — 여기서 선택]</w:t>
      </w:r>
    </w:p>
    <w:p w14:paraId="2675CA6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FE3490F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## Dual-Track RED 설계 요청</w:t>
      </w:r>
    </w:p>
    <w:p w14:paraId="1D76844A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6BDDB6E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### TRACK A — Boundary / UI Contract RED</w:t>
      </w:r>
    </w:p>
    <w:p w14:paraId="1C97EEEB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BB56CB0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 w:hint="eastAsia"/>
          <w:spacing w:val="-3"/>
          <w:w w:val="95"/>
          <w:szCs w:val="20"/>
        </w:rPr>
        <w:t>다음을</w:t>
      </w:r>
      <w:r w:rsidRPr="00517A7F">
        <w:rPr>
          <w:rFonts w:ascii="돋움" w:eastAsia="돋움" w:hAnsi="돋움"/>
          <w:spacing w:val="-3"/>
          <w:w w:val="95"/>
          <w:szCs w:val="20"/>
        </w:rPr>
        <w:t xml:space="preserve"> **입력 검증(U-IN-*)** 과 **출력 계약(U-OUT-*)** 으로 구분하여 설계하십시오.</w:t>
      </w:r>
    </w:p>
    <w:p w14:paraId="4A176212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E1A26F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**입력 검증 (각각 Domain 0회 포함):**</w:t>
      </w:r>
    </w:p>
    <w:p w14:paraId="4C5627E0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1. `matrix=null` → E003</w:t>
      </w:r>
    </w:p>
    <w:p w14:paraId="20449B50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2. size ≠ 4×4 → E001 (예: 3×4, 4×3, 5×5, `[]`)</w:t>
      </w:r>
    </w:p>
    <w:p w14:paraId="030704D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3. 빈칸(0) 개수 ≠ 2 → E002 (0개·3개 각 1건 이상)</w:t>
      </w:r>
    </w:p>
    <w:p w14:paraId="3F52399F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4. 값 </w:t>
      </w:r>
      <w:r w:rsidRPr="00517A7F">
        <w:rPr>
          <w:rFonts w:ascii="Cambria Math" w:eastAsia="돋움" w:hAnsi="Cambria Math" w:cs="Cambria Math"/>
          <w:spacing w:val="-3"/>
          <w:w w:val="95"/>
          <w:szCs w:val="20"/>
        </w:rPr>
        <w:t>∉</w:t>
      </w:r>
      <w:r w:rsidRPr="00517A7F">
        <w:rPr>
          <w:rFonts w:ascii="돋움" w:eastAsia="돋움" w:hAnsi="돋움"/>
          <w:spacing w:val="-3"/>
          <w:w w:val="95"/>
          <w:szCs w:val="20"/>
        </w:rPr>
        <w:t xml:space="preserve"> {0}</w:t>
      </w:r>
      <w:r w:rsidRPr="00517A7F">
        <w:rPr>
          <w:rFonts w:ascii="돋움" w:eastAsia="돋움" w:hAnsi="돋움" w:cs="돋움" w:hint="eastAsia"/>
          <w:spacing w:val="-3"/>
          <w:w w:val="95"/>
          <w:szCs w:val="20"/>
        </w:rPr>
        <w:t>∪</w:t>
      </w:r>
      <w:r w:rsidRPr="00517A7F">
        <w:rPr>
          <w:rFonts w:ascii="돋움" w:eastAsia="돋움" w:hAnsi="돋움"/>
          <w:spacing w:val="-3"/>
          <w:w w:val="95"/>
          <w:szCs w:val="20"/>
        </w:rPr>
        <w:t xml:space="preserve">{1..16} </w:t>
      </w:r>
      <w:r w:rsidRPr="00517A7F">
        <w:rPr>
          <w:rFonts w:ascii="돋움" w:eastAsia="돋움" w:hAnsi="돋움" w:cs="돋움" w:hint="eastAsia"/>
          <w:spacing w:val="-3"/>
          <w:w w:val="95"/>
          <w:szCs w:val="20"/>
        </w:rPr>
        <w:t>→</w:t>
      </w:r>
      <w:r w:rsidRPr="00517A7F">
        <w:rPr>
          <w:rFonts w:ascii="돋움" w:eastAsia="돋움" w:hAnsi="돋움"/>
          <w:spacing w:val="-3"/>
          <w:w w:val="95"/>
          <w:szCs w:val="20"/>
        </w:rPr>
        <w:t xml:space="preserve"> E004 (예: -1, 17)</w:t>
      </w:r>
    </w:p>
    <w:p w14:paraId="50797077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lastRenderedPageBreak/>
        <w:t>5. non-zero 중복 → E005</w:t>
      </w:r>
    </w:p>
    <w:p w14:paraId="5DDC5EB1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A29A7DB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**출력 계약 (유효 입력·Mock 또는 G1 기준):**</w:t>
      </w:r>
    </w:p>
    <w:p w14:paraId="5B196A8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6. 성공 반환 배열 길이 = 6 (U-OUT-01)</w:t>
      </w:r>
    </w:p>
    <w:p w14:paraId="791995EF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7. 좌표 r,c ∈ [1,4], 1-index (U-OUT-02)</w:t>
      </w:r>
    </w:p>
    <w:p w14:paraId="6599F58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E6DE24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**흐름 격리 (별도 행):**</w:t>
      </w:r>
    </w:p>
    <w:p w14:paraId="388EEFF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8. invalid 입력 시 `execute` mock/spy **call_count == 0** (U-FLOW-02)</w:t>
      </w:r>
    </w:p>
    <w:p w14:paraId="5E98FB0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DE3E22A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 w:hint="eastAsia"/>
          <w:spacing w:val="-3"/>
          <w:w w:val="95"/>
          <w:szCs w:val="20"/>
        </w:rPr>
        <w:t>각</w:t>
      </w:r>
      <w:r w:rsidRPr="00517A7F">
        <w:rPr>
          <w:rFonts w:ascii="돋움" w:eastAsia="돋움" w:hAnsi="돋움"/>
          <w:spacing w:val="-3"/>
          <w:w w:val="95"/>
          <w:szCs w:val="20"/>
        </w:rPr>
        <w:t xml:space="preserve"> 항목에 작성:</w:t>
      </w:r>
    </w:p>
    <w:p w14:paraId="1A6820D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Test ID (U-IN-*, U-OUT-*, U-FLOW-* — SSOT ID 사용)</w:t>
      </w:r>
    </w:p>
    <w:p w14:paraId="27C02801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ECB Layer (Boundary)</w:t>
      </w:r>
    </w:p>
    <w:p w14:paraId="11CB70AE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테스트 이름</w:t>
      </w:r>
    </w:p>
    <w:p w14:paraId="44AE6D2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Given (구체 격자 예시)</w:t>
      </w:r>
    </w:p>
    <w:p w14:paraId="729F0008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When (`InputValidator.validate` 또는 `UIBoundary.solve` — 호출 대상만, 코드 X)</w:t>
      </w:r>
    </w:p>
    <w:p w14:paraId="58D124F2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Then (error.code, message exact 또는 int[6] 기대값, execute 0회)</w:t>
      </w:r>
    </w:p>
    <w:p w14:paraId="6A83436F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**Expected RED Failure** (예: `ModuleNotFoundError`, `AttributeError`, assertion fail — “아직 구현 없음”)</w:t>
      </w:r>
    </w:p>
    <w:p w14:paraId="48BEEC4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실패해야 하는 이유</w:t>
      </w:r>
    </w:p>
    <w:p w14:paraId="5F7AB89B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보호하는 Boundary 계약 / AC-FR01-*</w:t>
      </w:r>
    </w:p>
    <w:p w14:paraId="0208EC3A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관련 Invariant (해당 시)</w:t>
      </w:r>
    </w:p>
    <w:p w14:paraId="2B5B1F5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1CE6E9A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### TRACK B — Domain / Logic RED</w:t>
      </w:r>
    </w:p>
    <w:p w14:paraId="4775EF8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273B36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 w:hint="eastAsia"/>
          <w:spacing w:val="-3"/>
          <w:w w:val="95"/>
          <w:szCs w:val="20"/>
        </w:rPr>
        <w:t>후보</w:t>
      </w:r>
      <w:r w:rsidRPr="00517A7F">
        <w:rPr>
          <w:rFonts w:ascii="돋움" w:eastAsia="돋움" w:hAnsi="돋움"/>
          <w:spacing w:val="-3"/>
          <w:w w:val="95"/>
          <w:szCs w:val="20"/>
        </w:rPr>
        <w:t xml:space="preserve"> 함수(구현명 확정 금지, 설계용 별칭만):</w:t>
      </w:r>
    </w:p>
    <w:p w14:paraId="7BB5BB85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`find_blank_coords()` → EmptyCellLocator (I6)</w:t>
      </w:r>
    </w:p>
    <w:p w14:paraId="05E7E65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`find_not_exist_nums()` → MissingNumberFinder (I7, I11)</w:t>
      </w:r>
    </w:p>
    <w:p w14:paraId="2C7D39CE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`is_magic_square()` → MagicSquareValidator (I1~I5)</w:t>
      </w:r>
    </w:p>
    <w:p w14:paraId="5B1F5A4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`solution()` → TwoCellSolver / Use Case (I8~I10)</w:t>
      </w:r>
    </w:p>
    <w:p w14:paraId="5CD6D903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9504106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**Given 격자:** Report/02 부록 G0, G1, G2, G3 사용 (없으면 placeholder 명시)</w:t>
      </w:r>
    </w:p>
    <w:p w14:paraId="56DB6376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9838F5E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 w:hint="eastAsia"/>
          <w:spacing w:val="-3"/>
          <w:w w:val="95"/>
          <w:szCs w:val="20"/>
        </w:rPr>
        <w:t>설계</w:t>
      </w:r>
      <w:r w:rsidRPr="00517A7F">
        <w:rPr>
          <w:rFonts w:ascii="돋움" w:eastAsia="돋움" w:hAnsi="돋움"/>
          <w:spacing w:val="-3"/>
          <w:w w:val="95"/>
          <w:szCs w:val="20"/>
        </w:rPr>
        <w:t xml:space="preserve"> 항목:</w:t>
      </w:r>
    </w:p>
    <w:p w14:paraId="071FD967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1. **find_blank_coords** — G1에서 row-major 순 `(2,2)`, `(3,3)` (D-LOC-01)</w:t>
      </w:r>
    </w:p>
    <w:p w14:paraId="6BE3E622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2. **find_not_exist_nums** — G1 → `{7,10}` 오름차순 (D-MIS-01)</w:t>
      </w:r>
    </w:p>
    <w:p w14:paraId="21009C8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3. **is_magic_square** — 아래를 **분리**:</w:t>
      </w:r>
    </w:p>
    <w:p w14:paraId="2F8138AA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   - G0 완전 격자 → true (D-VAL-01, I1~I5)</w:t>
      </w:r>
    </w:p>
    <w:p w14:paraId="0B679AE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   - 행 합 불일치 → false (D-VAL-02, I1)</w:t>
      </w:r>
    </w:p>
    <w:p w14:paraId="20ADDB1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   - 열 합 불일치 → false (D-VAL-03, I2)</w:t>
      </w:r>
    </w:p>
    <w:p w14:paraId="48BAFF62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   - 대각 불일치 → false (D-VAL-04, I3)</w:t>
      </w:r>
    </w:p>
    <w:p w14:paraId="48E4405F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lastRenderedPageBreak/>
        <w:t xml:space="preserve">   - 1~16 위반/중복 → false (D-VAL-05, I4)</w:t>
      </w:r>
    </w:p>
    <w:p w14:paraId="77865A52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   - 0 포함 완전 격자 → false (D-VAL-06, I4)</w:t>
      </w:r>
    </w:p>
    <w:p w14:paraId="7843E583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4. **solution** — 아래를 **분리**:</w:t>
      </w:r>
    </w:p>
    <w:p w14:paraId="5FC8B7D1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   - G1 Step A 성공 → `[2,2,7,3,3,10]` (D-SOL-01, I8)</w:t>
      </w:r>
    </w:p>
    <w:p w14:paraId="3240B60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   - G2 Step A 실패·Step B 성공 (D-SOL-02, I9)</w:t>
      </w:r>
    </w:p>
    <w:p w14:paraId="7794E47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   - G3 Step A·B 모두 실패 → `UnsolvableDomainError` (D-SOL-03, I10)</w:t>
      </w:r>
    </w:p>
    <w:p w14:paraId="260E9276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 xml:space="preserve">   - 반환 길이 6, 좌표 1-index (I8/I9와 함께 명시)</w:t>
      </w:r>
    </w:p>
    <w:p w14:paraId="181586DF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CE3CFD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 w:hint="eastAsia"/>
          <w:spacing w:val="-3"/>
          <w:w w:val="95"/>
          <w:szCs w:val="20"/>
        </w:rPr>
        <w:t>각</w:t>
      </w:r>
      <w:r w:rsidRPr="00517A7F">
        <w:rPr>
          <w:rFonts w:ascii="돋움" w:eastAsia="돋움" w:hAnsi="돋움"/>
          <w:spacing w:val="-3"/>
          <w:w w:val="95"/>
          <w:szCs w:val="20"/>
        </w:rPr>
        <w:t xml:space="preserve"> 항목에 작성:</w:t>
      </w:r>
    </w:p>
    <w:p w14:paraId="1AAA0344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Test ID (D-LOC-*, D-MIS-*, D-VAL-*, D-SOL-*)</w:t>
      </w:r>
    </w:p>
    <w:p w14:paraId="074C011A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ECB Layer (Entity 또는 Control)</w:t>
      </w:r>
    </w:p>
    <w:p w14:paraId="09D2FB2B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테스트 이름</w:t>
      </w:r>
    </w:p>
    <w:p w14:paraId="7DFA675A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Given / When / Then</w:t>
      </w:r>
    </w:p>
    <w:p w14:paraId="0A5BD385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**Expected RED Failure**</w:t>
      </w:r>
    </w:p>
    <w:p w14:paraId="7FCE577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검증 Logic Invariant (I1~I11 중 해당)</w:t>
      </w:r>
    </w:p>
    <w:p w14:paraId="29FECC12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이 테스트가 필요한 이유</w:t>
      </w:r>
    </w:p>
    <w:p w14:paraId="2EE7A5FB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Domain Mock 금지 명시</w:t>
      </w:r>
    </w:p>
    <w:p w14:paraId="07D7670D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D992188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## 출력 형식</w:t>
      </w:r>
    </w:p>
    <w:p w14:paraId="26A84702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0B8E115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 w:hint="eastAsia"/>
          <w:spacing w:val="-3"/>
          <w:w w:val="95"/>
          <w:szCs w:val="20"/>
        </w:rPr>
        <w:t>응답</w:t>
      </w:r>
      <w:r w:rsidRPr="00517A7F">
        <w:rPr>
          <w:rFonts w:ascii="돋움" w:eastAsia="돋움" w:hAnsi="돋움"/>
          <w:spacing w:val="-3"/>
          <w:w w:val="95"/>
          <w:szCs w:val="20"/>
        </w:rPr>
        <w:t xml:space="preserve"> 시작: `**TDD phase: RED**`</w:t>
      </w:r>
    </w:p>
    <w:p w14:paraId="6F9FB5C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D0E44C6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 UI RED Tests</w:t>
      </w:r>
    </w:p>
    <w:p w14:paraId="07714EE7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0ECA7C5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| Test ID | Layer | 테스트 이름 | Given | When | Then | Expected RED Failure | 실패 이유 | Boundary 계약 | Invariant/AC |</w:t>
      </w:r>
    </w:p>
    <w:p w14:paraId="31ECFEB8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|---|---|---|---|---|---|---|---|---|---|</w:t>
      </w:r>
    </w:p>
    <w:p w14:paraId="6BF49DA0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24FF997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 Logic RED Tests</w:t>
      </w:r>
    </w:p>
    <w:p w14:paraId="7126D012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90947E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| Test ID | Layer | 테스트 이름 | Given | When | Then | Expected RED Failure | Logic Invariant | 필요성 |</w:t>
      </w:r>
    </w:p>
    <w:p w14:paraId="74189BC5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|---|---|---|---|---|---|---|---|---|</w:t>
      </w:r>
    </w:p>
    <w:p w14:paraId="6F1CC495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DAE773F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## RED 설계 자체 검수 체크리스트 (표 아래)</w:t>
      </w:r>
    </w:p>
    <w:p w14:paraId="6921941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[ ] Boundary는 E00x Failure schema인가? (generic Exception 아님)</w:t>
      </w:r>
    </w:p>
    <w:p w14:paraId="483BE96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[ ] invalid → execute 0회가 포함되었는가?</w:t>
      </w:r>
    </w:p>
    <w:p w14:paraId="3D7648EC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[ ] U-IN vs U-OUT가 분리되었는가?</w:t>
      </w:r>
    </w:p>
    <w:p w14:paraId="7DD84F29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[ ] Logic Track에 Domain Mock이 없는가?</w:t>
      </w:r>
    </w:p>
    <w:p w14:paraId="6E61D865" w14:textId="77777777" w:rsidR="00517A7F" w:rsidRP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t>- [ ] I1~I11·AC-FR* 추적 가능한가?</w:t>
      </w:r>
    </w:p>
    <w:p w14:paraId="32FF86A9" w14:textId="77777777" w:rsidR="00517A7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517A7F">
        <w:rPr>
          <w:rFonts w:ascii="돋움" w:eastAsia="돋움" w:hAnsi="돋움"/>
          <w:spacing w:val="-3"/>
          <w:w w:val="95"/>
          <w:szCs w:val="20"/>
        </w:rPr>
        <w:lastRenderedPageBreak/>
        <w:t>- [ ] 코드/스켈레톤/구현을 작성하지 않았는가?</w:t>
      </w:r>
    </w:p>
    <w:p w14:paraId="4A37E3D8" w14:textId="2DF53503" w:rsidR="002025AA" w:rsidRDefault="002025AA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B7356F">
        <w:rPr>
          <w:rFonts w:ascii="돋움" w:eastAsia="돋움" w:hAnsi="돋움"/>
          <w:spacing w:val="-3"/>
          <w:w w:val="95"/>
          <w:szCs w:val="20"/>
        </w:rPr>
        <w:t>```</w:t>
      </w:r>
    </w:p>
    <w:p w14:paraId="4E279359" w14:textId="77777777" w:rsidR="00517A7F" w:rsidRPr="00B7356F" w:rsidRDefault="00517A7F" w:rsidP="00517A7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47F7032" w14:textId="309C10FA" w:rsidR="002025AA" w:rsidRPr="007104D4" w:rsidRDefault="00517A7F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17A7F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6E44084E" wp14:editId="2FC1AD13">
            <wp:extent cx="5760720" cy="1716405"/>
            <wp:effectExtent l="0" t="0" r="0" b="0"/>
            <wp:docPr id="7090034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348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AF3F" w14:textId="77777777" w:rsidR="002025AA" w:rsidRDefault="002025AA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E9ABD2B" w14:textId="77777777" w:rsidR="00517A7F" w:rsidRPr="007104D4" w:rsidRDefault="00517A7F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93C6624" w14:textId="7BC1A1C4" w:rsidR="002025AA" w:rsidRDefault="00AC588C" w:rsidP="00086F17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>□</w:t>
      </w:r>
      <w:r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 정리 및 확장</w:t>
      </w:r>
    </w:p>
    <w:p w14:paraId="326E1508" w14:textId="77777777" w:rsidR="00B7356F" w:rsidRPr="00B7356F" w:rsidRDefault="00B7356F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B909224" w14:textId="77777777" w:rsidR="007E002A" w:rsidRPr="008B7C98" w:rsidRDefault="007E002A" w:rsidP="007E002A">
      <w:pPr>
        <w:spacing w:before="60" w:after="60"/>
      </w:pPr>
      <w:r w:rsidRPr="008B7C98">
        <w:rPr>
          <w:rFonts w:ascii="Arial" w:eastAsia="Arial" w:hAnsi="Arial" w:cs="Arial"/>
          <w:b/>
          <w:bCs/>
          <w:color w:val="222222"/>
        </w:rPr>
        <w:t>▶ 프롬프트</w:t>
      </w:r>
    </w:p>
    <w:p w14:paraId="144341BA" w14:textId="77777777" w:rsidR="007E002A" w:rsidRPr="007104D4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33D3D75" w14:textId="77777777" w:rsidR="007E002A" w:rsidRDefault="007E002A" w:rsidP="007E002A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0F6B96E3" w14:textId="77777777" w:rsidR="007E002A" w:rsidRDefault="007E002A" w:rsidP="007E002A">
      <w:pPr>
        <w:spacing w:after="160"/>
        <w:rPr>
          <w:sz w:val="20"/>
          <w:szCs w:val="20"/>
        </w:rPr>
      </w:pPr>
    </w:p>
    <w:p w14:paraId="2D882CCD" w14:textId="77777777" w:rsidR="007E002A" w:rsidRDefault="007E002A" w:rsidP="007E002A">
      <w:pPr>
        <w:spacing w:after="160"/>
      </w:pPr>
      <w:r w:rsidRPr="00EF2295">
        <w:rPr>
          <w:noProof/>
        </w:rPr>
        <w:drawing>
          <wp:inline distT="0" distB="0" distL="0" distR="0" wp14:anchorId="5C2B8000" wp14:editId="0BDA5D70">
            <wp:extent cx="5760720" cy="536575"/>
            <wp:effectExtent l="0" t="0" r="0" b="0"/>
            <wp:docPr id="9202065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ACD5" w14:textId="6624FE88" w:rsidR="004F06DA" w:rsidRPr="007E002A" w:rsidRDefault="007E002A" w:rsidP="007E002A">
      <w:pPr>
        <w:spacing w:after="160"/>
        <w:rPr>
          <w:rFonts w:ascii="돋움" w:eastAsia="돋움" w:hAnsiTheme="majorHAnsi" w:cstheme="majorBidi"/>
          <w:b/>
          <w:bCs/>
          <w:spacing w:val="-3"/>
          <w:w w:val="95"/>
          <w:sz w:val="28"/>
          <w:szCs w:val="28"/>
        </w:rPr>
      </w:pPr>
      <w:r>
        <w:rPr>
          <w:rFonts w:ascii="돋움" w:eastAsia="돋움"/>
          <w:b/>
          <w:bCs/>
          <w:spacing w:val="-3"/>
          <w:w w:val="95"/>
          <w:sz w:val="28"/>
          <w:szCs w:val="28"/>
        </w:rPr>
        <w:br w:type="page"/>
      </w:r>
      <w:r w:rsidR="004F06DA"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lastRenderedPageBreak/>
        <w:t xml:space="preserve">□ </w:t>
      </w:r>
      <w:r w:rsidR="004F06DA" w:rsidRPr="004F06DA">
        <w:rPr>
          <w:b/>
          <w:bCs/>
          <w:color w:val="B71C1C"/>
          <w:sz w:val="28"/>
          <w:szCs w:val="28"/>
        </w:rPr>
        <w:t>테스트 스켈레톤 (pytest)</w:t>
      </w:r>
    </w:p>
    <w:p w14:paraId="3198E47E" w14:textId="77777777" w:rsidR="007E002A" w:rsidRPr="007E002A" w:rsidRDefault="007E002A" w:rsidP="007E002A">
      <w:pPr>
        <w:spacing w:before="60" w:after="60"/>
        <w:rPr>
          <w:rFonts w:ascii="돋움" w:eastAsia="돋움" w:hAnsi="돋움" w:cstheme="minorBidi"/>
          <w:b/>
          <w:bCs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b/>
          <w:bCs/>
          <w:color w:val="000000"/>
          <w:spacing w:val="-3"/>
          <w:w w:val="95"/>
          <w:kern w:val="2"/>
          <w:shd w:val="clear" w:color="000000" w:fill="auto"/>
        </w:rPr>
        <w:t>세션별 정리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775"/>
        <w:gridCol w:w="4092"/>
      </w:tblGrid>
      <w:tr w:rsidR="007E002A" w:rsidRPr="007E002A" w14:paraId="63111D68" w14:textId="77777777" w:rsidTr="007E002A">
        <w:trPr>
          <w:tblHeader/>
        </w:trPr>
        <w:tc>
          <w:tcPr>
            <w:tcW w:w="132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28E0A" w14:textId="77777777" w:rsidR="007E002A" w:rsidRPr="007E002A" w:rsidRDefault="007E002A" w:rsidP="007E002A">
            <w:pPr>
              <w:spacing w:before="60" w:after="60"/>
              <w:rPr>
                <w:rFonts w:ascii="돋움" w:eastAsia="돋움" w:hAnsi="돋움" w:cstheme="minorBidi"/>
                <w:b/>
                <w:bCs/>
                <w:color w:val="000000"/>
                <w:spacing w:val="-3"/>
                <w:w w:val="95"/>
                <w:kern w:val="2"/>
                <w:shd w:val="clear" w:color="000000" w:fill="auto"/>
              </w:rPr>
            </w:pPr>
            <w:r w:rsidRPr="007E002A">
              <w:rPr>
                <w:rFonts w:ascii="돋움" w:eastAsia="돋움" w:hAnsi="돋움" w:cstheme="minorBidi"/>
                <w:b/>
                <w:bCs/>
                <w:color w:val="000000"/>
                <w:spacing w:val="-3"/>
                <w:w w:val="95"/>
                <w:kern w:val="2"/>
                <w:shd w:val="clear" w:color="000000" w:fill="auto"/>
              </w:rPr>
              <w:t>세션</w:t>
            </w:r>
          </w:p>
        </w:tc>
        <w:tc>
          <w:tcPr>
            <w:tcW w:w="148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FEE6D" w14:textId="77777777" w:rsidR="007E002A" w:rsidRPr="007E002A" w:rsidRDefault="007E002A" w:rsidP="007E002A">
            <w:pPr>
              <w:spacing w:before="60" w:after="60"/>
              <w:rPr>
                <w:rFonts w:ascii="돋움" w:eastAsia="돋움" w:hAnsi="돋움" w:cstheme="minorBidi"/>
                <w:b/>
                <w:bCs/>
                <w:color w:val="000000"/>
                <w:spacing w:val="-3"/>
                <w:w w:val="95"/>
                <w:kern w:val="2"/>
                <w:shd w:val="clear" w:color="000000" w:fill="auto"/>
              </w:rPr>
            </w:pPr>
            <w:r w:rsidRPr="007E002A">
              <w:rPr>
                <w:rFonts w:ascii="돋움" w:eastAsia="돋움" w:hAnsi="돋움" w:cstheme="minorBidi"/>
                <w:b/>
                <w:bCs/>
                <w:color w:val="000000"/>
                <w:spacing w:val="-3"/>
                <w:w w:val="95"/>
                <w:kern w:val="2"/>
                <w:shd w:val="clear" w:color="000000" w:fill="auto"/>
              </w:rPr>
              <w:t>산출물</w:t>
            </w:r>
          </w:p>
        </w:tc>
        <w:tc>
          <w:tcPr>
            <w:tcW w:w="2191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BA8870" w14:textId="77777777" w:rsidR="007E002A" w:rsidRPr="007E002A" w:rsidRDefault="007E002A" w:rsidP="007E002A">
            <w:pPr>
              <w:spacing w:before="60" w:after="60"/>
              <w:rPr>
                <w:rFonts w:ascii="돋움" w:eastAsia="돋움" w:hAnsi="돋움" w:cstheme="minorBidi"/>
                <w:b/>
                <w:bCs/>
                <w:color w:val="000000"/>
                <w:spacing w:val="-3"/>
                <w:w w:val="95"/>
                <w:kern w:val="2"/>
                <w:shd w:val="clear" w:color="000000" w:fill="auto"/>
              </w:rPr>
            </w:pPr>
            <w:r w:rsidRPr="007E002A">
              <w:rPr>
                <w:rFonts w:ascii="돋움" w:eastAsia="돋움" w:hAnsi="돋움" w:cstheme="minorBidi"/>
                <w:b/>
                <w:bCs/>
                <w:color w:val="000000"/>
                <w:spacing w:val="-3"/>
                <w:w w:val="95"/>
                <w:kern w:val="2"/>
                <w:shd w:val="clear" w:color="000000" w:fill="auto"/>
              </w:rPr>
              <w:t>스켈레톤</w:t>
            </w:r>
          </w:p>
        </w:tc>
      </w:tr>
      <w:tr w:rsidR="007E002A" w:rsidRPr="007E002A" w14:paraId="1F2E38E7" w14:textId="77777777" w:rsidTr="007E002A">
        <w:tc>
          <w:tcPr>
            <w:tcW w:w="132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A20E20" w14:textId="77777777" w:rsidR="007E002A" w:rsidRPr="007E002A" w:rsidRDefault="007E002A" w:rsidP="007E002A">
            <w:pPr>
              <w:spacing w:before="60" w:after="60"/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</w:pPr>
            <w:r w:rsidRPr="007E002A">
              <w:rPr>
                <w:rFonts w:ascii="돋움" w:eastAsia="돋움" w:hAnsi="돋움" w:cstheme="minorBidi"/>
                <w:b/>
                <w:bCs/>
                <w:color w:val="000000"/>
                <w:spacing w:val="-3"/>
                <w:w w:val="95"/>
                <w:kern w:val="2"/>
                <w:shd w:val="clear" w:color="000000" w:fill="auto"/>
              </w:rPr>
              <w:t>Report/09</w:t>
            </w:r>
            <w:r w:rsidRPr="007E002A"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  <w:t> (Dual-Track RED 설계)</w:t>
            </w:r>
          </w:p>
        </w:tc>
        <w:tc>
          <w:tcPr>
            <w:tcW w:w="14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04B851" w14:textId="77777777" w:rsidR="007E002A" w:rsidRPr="007E002A" w:rsidRDefault="007E002A" w:rsidP="007E002A">
            <w:pPr>
              <w:spacing w:before="60" w:after="60"/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</w:pPr>
            <w:r w:rsidRPr="007E002A"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  <w:t>Report/09, Prompting/09 (설계표만)</w:t>
            </w:r>
          </w:p>
        </w:tc>
        <w:tc>
          <w:tcPr>
            <w:tcW w:w="219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FDB55" w14:textId="77777777" w:rsidR="007E002A" w:rsidRPr="007E002A" w:rsidRDefault="007E002A" w:rsidP="007E002A">
            <w:pPr>
              <w:spacing w:before="60" w:after="60"/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</w:pPr>
            <w:r w:rsidRPr="007E002A">
              <w:rPr>
                <w:rFonts w:ascii="돋움" w:eastAsia="돋움" w:hAnsi="돋움" w:cstheme="minorBidi"/>
                <w:b/>
                <w:bCs/>
                <w:color w:val="000000"/>
                <w:spacing w:val="-3"/>
                <w:w w:val="95"/>
                <w:kern w:val="2"/>
                <w:shd w:val="clear" w:color="000000" w:fill="auto"/>
              </w:rPr>
              <w:t>없음</w:t>
            </w:r>
            <w:r w:rsidRPr="007E002A"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  <w:t> (의도적으로 미작성)</w:t>
            </w:r>
          </w:p>
        </w:tc>
      </w:tr>
      <w:tr w:rsidR="007E002A" w:rsidRPr="007E002A" w14:paraId="1A058062" w14:textId="77777777" w:rsidTr="007E002A">
        <w:tc>
          <w:tcPr>
            <w:tcW w:w="132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49B468" w14:textId="77777777" w:rsidR="007E002A" w:rsidRPr="007E002A" w:rsidRDefault="007E002A" w:rsidP="007E002A">
            <w:pPr>
              <w:spacing w:before="60" w:after="60"/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</w:pPr>
            <w:r w:rsidRPr="007E002A">
              <w:rPr>
                <w:rFonts w:ascii="돋움" w:eastAsia="돋움" w:hAnsi="돋움" w:cstheme="minorBidi"/>
                <w:b/>
                <w:bCs/>
                <w:color w:val="000000"/>
                <w:spacing w:val="-3"/>
                <w:w w:val="95"/>
                <w:kern w:val="2"/>
                <w:shd w:val="clear" w:color="000000" w:fill="auto"/>
              </w:rPr>
              <w:t>Report/08</w:t>
            </w:r>
            <w:r w:rsidRPr="007E002A"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  <w:t> (AC-FR-01-01)</w:t>
            </w:r>
          </w:p>
        </w:tc>
        <w:tc>
          <w:tcPr>
            <w:tcW w:w="14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9AE65A" w14:textId="77777777" w:rsidR="007E002A" w:rsidRPr="007E002A" w:rsidRDefault="007E002A" w:rsidP="007E002A">
            <w:pPr>
              <w:spacing w:before="60" w:after="60"/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</w:pPr>
            <w:r w:rsidRPr="007E002A"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  <w:t>tests/boundary/ RED 테스트 13건</w:t>
            </w:r>
          </w:p>
        </w:tc>
        <w:tc>
          <w:tcPr>
            <w:tcW w:w="219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3EC1B" w14:textId="77777777" w:rsidR="007E002A" w:rsidRPr="007E002A" w:rsidRDefault="007E002A" w:rsidP="007E002A">
            <w:pPr>
              <w:spacing w:before="60" w:after="60"/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</w:pPr>
            <w:r w:rsidRPr="007E002A">
              <w:rPr>
                <w:rFonts w:ascii="돋움" w:eastAsia="돋움" w:hAnsi="돋움" w:cstheme="minorBidi"/>
                <w:b/>
                <w:bCs/>
                <w:color w:val="000000"/>
                <w:spacing w:val="-3"/>
                <w:w w:val="95"/>
                <w:kern w:val="2"/>
                <w:shd w:val="clear" w:color="000000" w:fill="auto"/>
              </w:rPr>
              <w:t>없음</w:t>
            </w:r>
            <w:r w:rsidRPr="007E002A">
              <w:rPr>
                <w:rFonts w:ascii="돋움" w:eastAsia="돋움" w:hAnsi="돋움" w:cstheme="minorBidi"/>
                <w:color w:val="000000"/>
                <w:spacing w:val="-3"/>
                <w:w w:val="95"/>
                <w:kern w:val="2"/>
                <w:shd w:val="clear" w:color="000000" w:fill="auto"/>
              </w:rPr>
              <w:t> — src/boundary/, src/control/ 미생성</w:t>
            </w:r>
          </w:p>
        </w:tc>
      </w:tr>
    </w:tbl>
    <w:p w14:paraId="601AE866" w14:textId="77777777" w:rsidR="007E002A" w:rsidRPr="007E002A" w:rsidRDefault="007E002A" w:rsidP="007E002A">
      <w:pPr>
        <w:spacing w:before="60" w:after="60"/>
        <w:rPr>
          <w:rFonts w:ascii="돋움" w:eastAsia="돋움" w:hAnsi="돋움" w:cstheme="minorBidi"/>
          <w:b/>
          <w:bCs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b/>
          <w:bCs/>
          <w:color w:val="000000"/>
          <w:spacing w:val="-3"/>
          <w:w w:val="95"/>
          <w:kern w:val="2"/>
          <w:shd w:val="clear" w:color="000000" w:fill="auto"/>
        </w:rPr>
        <w:t>현재 src/ 구조</w:t>
      </w:r>
    </w:p>
    <w:p w14:paraId="035275C3" w14:textId="77777777" w:rsidR="007E002A" w:rsidRPr="007E002A" w:rsidRDefault="007E002A" w:rsidP="007E002A">
      <w:pPr>
        <w:numPr>
          <w:ilvl w:val="0"/>
          <w:numId w:val="3"/>
        </w:numPr>
        <w:tabs>
          <w:tab w:val="num" w:pos="360"/>
        </w:tabs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>Magic Square 도메인·Boundary·Control 스켈레톤은 없고, </w:t>
      </w:r>
      <w:r w:rsidRPr="007E002A">
        <w:rPr>
          <w:rFonts w:ascii="돋움" w:eastAsia="돋움" w:hAnsi="돋움" w:cstheme="minorBidi"/>
          <w:b/>
          <w:bCs/>
          <w:color w:val="000000"/>
          <w:spacing w:val="-3"/>
          <w:w w:val="95"/>
          <w:kern w:val="2"/>
          <w:shd w:val="clear" w:color="000000" w:fill="auto"/>
        </w:rPr>
        <w:t>User Entity 워밍업</w:t>
      </w: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>만 있습니다.</w:t>
      </w:r>
    </w:p>
    <w:p w14:paraId="0D7C721D" w14:textId="77777777" w:rsidR="007E002A" w:rsidRPr="007E002A" w:rsidRDefault="007E002A" w:rsidP="007E002A">
      <w:pPr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>src/</w:t>
      </w:r>
    </w:p>
    <w:p w14:paraId="7A3285D2" w14:textId="77777777" w:rsidR="007E002A" w:rsidRPr="007E002A" w:rsidRDefault="007E002A" w:rsidP="007E002A">
      <w:pPr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>└── entity/</w:t>
      </w:r>
    </w:p>
    <w:p w14:paraId="7F44BE79" w14:textId="77777777" w:rsidR="007E002A" w:rsidRPr="007E002A" w:rsidRDefault="007E002A" w:rsidP="007E002A">
      <w:pPr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 xml:space="preserve">    ├── user.py</w:t>
      </w:r>
    </w:p>
    <w:p w14:paraId="0B4C2B76" w14:textId="77777777" w:rsidR="007E002A" w:rsidRPr="007E002A" w:rsidRDefault="007E002A" w:rsidP="007E002A">
      <w:pPr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 xml:space="preserve">    └── exceptions/</w:t>
      </w:r>
    </w:p>
    <w:p w14:paraId="042BF8F4" w14:textId="77777777" w:rsidR="007E002A" w:rsidRPr="007E002A" w:rsidRDefault="007E002A" w:rsidP="007E002A">
      <w:pPr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 xml:space="preserve">        └── domain_errors.py</w:t>
      </w:r>
    </w:p>
    <w:p w14:paraId="25FA6D21" w14:textId="77777777" w:rsidR="007E002A" w:rsidRPr="007E002A" w:rsidRDefault="007E002A" w:rsidP="007E002A">
      <w:pPr>
        <w:numPr>
          <w:ilvl w:val="0"/>
          <w:numId w:val="3"/>
        </w:numPr>
        <w:tabs>
          <w:tab w:val="num" w:pos="360"/>
        </w:tabs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b/>
          <w:bCs/>
          <w:color w:val="000000"/>
          <w:spacing w:val="-3"/>
          <w:w w:val="95"/>
          <w:kern w:val="2"/>
          <w:shd w:val="clear" w:color="000000" w:fill="auto"/>
        </w:rPr>
        <w:t>없는 것 (문서·결함 목록 기준):</w:t>
      </w:r>
    </w:p>
    <w:p w14:paraId="13393F37" w14:textId="77777777" w:rsidR="007E002A" w:rsidRPr="007E002A" w:rsidRDefault="007E002A">
      <w:pPr>
        <w:numPr>
          <w:ilvl w:val="0"/>
          <w:numId w:val="72"/>
        </w:numPr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>src/boundary/ — InputValidator, UIBoundary, schemas 등</w:t>
      </w:r>
    </w:p>
    <w:p w14:paraId="163AEB9D" w14:textId="77777777" w:rsidR="007E002A" w:rsidRPr="007E002A" w:rsidRDefault="007E002A">
      <w:pPr>
        <w:numPr>
          <w:ilvl w:val="0"/>
          <w:numId w:val="72"/>
        </w:numPr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>src/control/ — SolvePartialMagicSquare (execute/resolve stub)</w:t>
      </w:r>
    </w:p>
    <w:p w14:paraId="6D6D9636" w14:textId="77777777" w:rsidR="007E002A" w:rsidRPr="007E002A" w:rsidRDefault="007E002A">
      <w:pPr>
        <w:numPr>
          <w:ilvl w:val="0"/>
          <w:numId w:val="72"/>
        </w:numPr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>src/entity/services/ — find_blank_coords, is_magic_square, solution 등</w:t>
      </w:r>
    </w:p>
    <w:p w14:paraId="20288DF4" w14:textId="77777777" w:rsidR="007E002A" w:rsidRPr="007E002A" w:rsidRDefault="007E002A" w:rsidP="007E002A">
      <w:pPr>
        <w:spacing w:before="60" w:after="60"/>
        <w:rPr>
          <w:rFonts w:ascii="돋움" w:eastAsia="돋움" w:hAnsi="돋움" w:cstheme="minorBidi"/>
          <w:b/>
          <w:bCs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b/>
          <w:bCs/>
          <w:color w:val="000000"/>
          <w:spacing w:val="-3"/>
          <w:w w:val="95"/>
          <w:kern w:val="2"/>
          <w:shd w:val="clear" w:color="000000" w:fill="auto"/>
        </w:rPr>
        <w:t>RED 테스트 상태</w:t>
      </w:r>
    </w:p>
    <w:p w14:paraId="4EDA98B0" w14:textId="77777777" w:rsidR="007E002A" w:rsidRDefault="007E002A" w:rsidP="007E002A">
      <w:pPr>
        <w:numPr>
          <w:ilvl w:val="0"/>
          <w:numId w:val="3"/>
        </w:numPr>
        <w:tabs>
          <w:tab w:val="num" w:pos="360"/>
        </w:tabs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>tests/boundary/test_ac_fr_01_01_*.py는 위 모듈을 import하지만, 구현이 없어 </w:t>
      </w:r>
      <w:r w:rsidRPr="007E002A">
        <w:rPr>
          <w:rFonts w:ascii="돋움" w:eastAsia="돋움" w:hAnsi="돋움" w:cstheme="minorBidi"/>
          <w:b/>
          <w:bCs/>
          <w:color w:val="000000"/>
          <w:spacing w:val="-3"/>
          <w:w w:val="95"/>
          <w:kern w:val="2"/>
          <w:shd w:val="clear" w:color="000000" w:fill="auto"/>
        </w:rPr>
        <w:t>collection 시 ModuleNotFoundError: No module named 'boundary'</w:t>
      </w: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> 로 RED가 확인된 상태입니다 (docs/defect_list.md DEF-001~003).</w:t>
      </w:r>
    </w:p>
    <w:p w14:paraId="6D135084" w14:textId="6EB54833" w:rsidR="007E002A" w:rsidRDefault="007E002A" w:rsidP="007E002A">
      <w:pPr>
        <w:numPr>
          <w:ilvl w:val="0"/>
          <w:numId w:val="3"/>
        </w:numPr>
        <w:tabs>
          <w:tab w:val="num" w:pos="360"/>
        </w:tabs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 w:rsidRPr="007E002A"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t>프로젝트 전체에도 Magic Square용 스켈레톤은 아직 없습니다. </w:t>
      </w:r>
    </w:p>
    <w:p w14:paraId="4E154B53" w14:textId="77777777" w:rsidR="007E002A" w:rsidRPr="007E002A" w:rsidRDefault="007E002A" w:rsidP="007E002A">
      <w:pPr>
        <w:spacing w:before="60" w:after="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5B1EEDBE" w14:textId="7C8BDD6D" w:rsidR="00B7356F" w:rsidRPr="007E002A" w:rsidRDefault="00B7356F" w:rsidP="00B7356F">
      <w:pPr>
        <w:spacing w:before="60" w:after="60"/>
        <w:rPr>
          <w:rFonts w:ascii="Arial" w:eastAsia="Arial" w:hAnsi="Arial" w:cs="Arial"/>
          <w:b/>
          <w:bCs/>
          <w:color w:val="222222"/>
        </w:rPr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="007E002A" w:rsidRPr="007E002A">
        <w:rPr>
          <w:rFonts w:ascii="Arial" w:eastAsia="Arial" w:hAnsi="Arial" w:cs="Arial"/>
          <w:b/>
          <w:bCs/>
          <w:color w:val="222222"/>
        </w:rPr>
        <w:t>Skeleton RED</w:t>
      </w:r>
      <w:r w:rsidRPr="008B7C98">
        <w:rPr>
          <w:rFonts w:ascii="Arial" w:eastAsia="Arial" w:hAnsi="Arial" w:cs="Arial"/>
          <w:b/>
          <w:bCs/>
          <w:color w:val="222222"/>
        </w:rPr>
        <w:t>프롬프트</w:t>
      </w:r>
    </w:p>
    <w:p w14:paraId="493F7BEE" w14:textId="77777777" w:rsidR="002025AA" w:rsidRPr="007104D4" w:rsidRDefault="002025AA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E4C9FE2" w14:textId="77777777" w:rsidR="00440AA5" w:rsidRPr="00B7356F" w:rsidRDefault="00440AA5" w:rsidP="00440AA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B7356F">
        <w:rPr>
          <w:rFonts w:ascii="돋움" w:eastAsia="돋움" w:hAnsi="돋움"/>
          <w:spacing w:val="-3"/>
          <w:w w:val="95"/>
          <w:szCs w:val="20"/>
        </w:rPr>
        <w:t>```</w:t>
      </w:r>
    </w:p>
    <w:p w14:paraId="3D0B7FF8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 w:hint="eastAsia"/>
          <w:spacing w:val="-3"/>
          <w:w w:val="95"/>
          <w:szCs w:val="20"/>
        </w:rPr>
        <w:t>당신은</w:t>
      </w:r>
      <w:r w:rsidRPr="007E002A">
        <w:rPr>
          <w:rFonts w:ascii="돋움" w:eastAsia="돋움" w:hAnsi="돋움"/>
          <w:spacing w:val="-3"/>
          <w:w w:val="95"/>
          <w:szCs w:val="20"/>
        </w:rPr>
        <w:t xml:space="preserve"> Dual-Track UI + Logic TDD 전문가입니다.</w:t>
      </w:r>
    </w:p>
    <w:p w14:paraId="7D392641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47D91AA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**TDD phase: RED (Skeleton)** — 테스트 스켈레톤만 작성하십시오.</w:t>
      </w:r>
    </w:p>
    <w:p w14:paraId="3049D896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C06C451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## SSOT (반드시 참조)</w:t>
      </w:r>
    </w:p>
    <w:p w14:paraId="4AA61863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Report/09.MagicSquare_DualTrack_RED_TestPlan_Design_Report.md</w:t>
      </w:r>
    </w:p>
    <w:p w14:paraId="61027A4F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docs/PRD_MagicSquare.md v0.2</w:t>
      </w:r>
    </w:p>
    <w:p w14:paraId="371B1B91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lastRenderedPageBreak/>
        <w:t>- Report/02.MagicSquare_DualTrack_TDD_Design_Report.md</w:t>
      </w:r>
    </w:p>
    <w:p w14:paraId="25FD4E9D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.cursorrules (pytest, Dual-Track, naming)</w:t>
      </w:r>
    </w:p>
    <w:p w14:paraId="01BD94B6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0FEBC05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## 금지 (엄격)</w:t>
      </w:r>
    </w:p>
    <w:p w14:paraId="277FE49C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src/ 운영 코드·구현·stub 작성 금지</w:t>
      </w:r>
    </w:p>
    <w:p w14:paraId="70720884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GREEN / REFACTOR 진입 금지</w:t>
      </w:r>
    </w:p>
    <w:p w14:paraId="61BD939B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skip, xfail, assert 완화 금지</w:t>
      </w:r>
    </w:p>
    <w:p w14:paraId="40D491A0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실제 기대값 검증 assert 금지 (assert result == ..., assert code == "E002" 등)</w:t>
      </w:r>
    </w:p>
    <w:p w14:paraId="35E38BAE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Report/08 기존 테스트 수정·삭제 금지</w:t>
      </w:r>
    </w:p>
    <w:p w14:paraId="757262E8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 xml:space="preserve">  (tests/boundary/test_ac_fr_01_01_*.py — 13건 Full RED 유지)</w:t>
      </w:r>
    </w:p>
    <w:p w14:paraId="4049502C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795856B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## 범위</w:t>
      </w:r>
    </w:p>
    <w:p w14:paraId="1E2C471E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Report/09 설계표 중 **아직 pytest가 없는 항목만** 스켈레톤 작성:</w:t>
      </w:r>
    </w:p>
    <w:p w14:paraId="23B11D4C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Track A: U-IN-04~08, U-OUT-01~03, U-FLOW-02(확장)</w:t>
      </w:r>
    </w:p>
    <w:p w14:paraId="5CBDA674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Track B: D-LOC-01, D-MIS-01, D-VAL-01~06, D-SOL-01~04</w:t>
      </w:r>
    </w:p>
    <w:p w14:paraId="72A792AB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(U-IN-01~03은 Report/08에 이미 Full RED — 중복 작성 금지)</w:t>
      </w:r>
    </w:p>
    <w:p w14:paraId="21B2A4DB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D6B2D6A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## 테스트 프레임워크</w:t>
      </w:r>
    </w:p>
    <w:p w14:paraId="73BA1CC3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**pytest** (Python 3.11+)</w:t>
      </w:r>
    </w:p>
    <w:p w14:paraId="45EE5C33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AAA 패턴, Given/When/Then은 **주석만**</w:t>
      </w:r>
    </w:p>
    <w:p w14:paraId="6453F800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naming: test_&lt;test_id&gt;_&lt;scenario&gt; (예: test_u_in_04_zero_empty_cells_returns_e002)</w:t>
      </w:r>
    </w:p>
    <w:p w14:paraId="045E1249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7F03EC8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## RED Skeleton 규칙</w:t>
      </w:r>
    </w:p>
    <w:p w14:paraId="46A54457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1. 테스트 파일·클래스·함수·fixture **구조만** 작성</w:t>
      </w:r>
    </w:p>
    <w:p w14:paraId="4D3B9499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2. 각 테스트 본문은 **의도적 실패 한 줄만**:</w:t>
      </w:r>
    </w:p>
    <w:p w14:paraId="01C08701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 xml:space="preserve">   `pytest.fail("RED: &lt;Test ID&gt; — &lt;한 줄 설계 요약&gt;")`</w:t>
      </w:r>
    </w:p>
    <w:p w14:paraId="5207E789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3. production import는 **허용** (Report/08과 동일):</w:t>
      </w:r>
    </w:p>
    <w:p w14:paraId="144A5920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 xml:space="preserve">   - Boundary: `from boundary.input_validator import InputValidator` 등</w:t>
      </w:r>
    </w:p>
    <w:p w14:paraId="0349EFC1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 xml:space="preserve">   - Entity: `from entity.services... import ...` (아직 없으면 collection ERROR도 RED로 인정)</w:t>
      </w:r>
    </w:p>
    <w:p w14:paraId="467F6B65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4. Arrange/Act 코드(validator 생성, grid fixture 사용)는 **주석으로만** 표시 가능</w:t>
      </w:r>
    </w:p>
    <w:p w14:paraId="2147E8F2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5. Then 검증은 **작성하지 않음** — pytest.fail()만</w:t>
      </w:r>
    </w:p>
    <w:p w14:paraId="5EC061EE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579D562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## Dual-Track 분리</w:t>
      </w:r>
    </w:p>
    <w:p w14:paraId="7DFBD5FB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| Track | 경로 | Mock |</w:t>
      </w:r>
    </w:p>
    <w:p w14:paraId="414D0607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|-------|------|------|</w:t>
      </w:r>
    </w:p>
    <w:p w14:paraId="42ED2085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| UI / Boundary | tests/boundary/test_u_*.py | U-OUT/U-FLOW만 Control mock/spy 주석 표시 |</w:t>
      </w:r>
    </w:p>
    <w:p w14:paraId="1E057053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| Logic / Domain | tests/entity/test_d_*.py | **Domain Mock 금지** |</w:t>
      </w:r>
    </w:p>
    <w:p w14:paraId="51B2EA1B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7CBF25C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## Fixture</w:t>
      </w:r>
    </w:p>
    <w:p w14:paraId="461DAA7C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G0~G3 격자는 tests/conftest.py 또는 tests/entity/conftest.py에 **주석·placeholder**만</w:t>
      </w:r>
    </w:p>
    <w:p w14:paraId="7B222292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lastRenderedPageBreak/>
        <w:t>- G2 미확정: D-SOL-02는 pytest.fail("RED: D-SOL-02 — G2 TBD") 로 표시</w:t>
      </w:r>
    </w:p>
    <w:p w14:paraId="67953ED6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3988510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## 출력 형식</w:t>
      </w:r>
    </w:p>
    <w:p w14:paraId="6D35912C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1. 생성할 파일 목록 (경로)</w:t>
      </w:r>
    </w:p>
    <w:p w14:paraId="3B0F476F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2. 각 파일의 스켈레톤 코드</w:t>
      </w:r>
    </w:p>
    <w:p w14:paraId="5434504E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3. 예상 RED 결과:</w:t>
      </w:r>
    </w:p>
    <w:p w14:paraId="75F99826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 xml:space="preserve">   - collection ERROR (ModuleNotFoundError) 또는</w:t>
      </w:r>
    </w:p>
    <w:p w14:paraId="034EE584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 xml:space="preserve">   - test FAIL (pytest.fail)</w:t>
      </w:r>
    </w:p>
    <w:p w14:paraId="04C7A83D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4. 작성한 Test ID ↔ Report/09 매핑 표</w:t>
      </w:r>
    </w:p>
    <w:p w14:paraId="7A8DD0E0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D93125C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## 완료 조건</w:t>
      </w:r>
    </w:p>
    <w:p w14:paraId="7E341AD3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python -m pytest tests/boundary/ tests/entity/ -v → 전부 RED (passed 0, failed 또는 errors)</w:t>
      </w:r>
    </w:p>
    <w:p w14:paraId="2FF614D4" w14:textId="77777777" w:rsidR="007E002A" w:rsidRP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src/ 변경 없음</w:t>
      </w:r>
    </w:p>
    <w:p w14:paraId="56169F80" w14:textId="77777777" w:rsidR="007E002A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7E002A">
        <w:rPr>
          <w:rFonts w:ascii="돋움" w:eastAsia="돋움" w:hAnsi="돋움"/>
          <w:spacing w:val="-3"/>
          <w:w w:val="95"/>
          <w:szCs w:val="20"/>
        </w:rPr>
        <w:t>- Report/08 기존 13건 assert 내용 불변</w:t>
      </w:r>
    </w:p>
    <w:p w14:paraId="2ECD33A7" w14:textId="4B63FE11" w:rsidR="002A2BF6" w:rsidRDefault="002A2BF6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2A2BF6">
        <w:rPr>
          <w:rFonts w:ascii="돋움" w:eastAsia="돋움" w:hAnsi="돋움" w:hint="eastAsia"/>
          <w:spacing w:val="-3"/>
          <w:w w:val="95"/>
          <w:szCs w:val="20"/>
        </w:rPr>
        <w:t>```</w:t>
      </w:r>
    </w:p>
    <w:p w14:paraId="13BE8DCC" w14:textId="77777777" w:rsidR="0076618D" w:rsidRDefault="0076618D" w:rsidP="002A2BF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986DE60" w14:textId="2D2476EC" w:rsidR="0076618D" w:rsidRPr="0076618D" w:rsidRDefault="0076618D" w:rsidP="002A2BF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6618D">
        <w:rPr>
          <w:rFonts w:ascii="돋움" w:eastAsia="돋움" w:hAnsi="돋움" w:hint="eastAsia"/>
          <w:spacing w:val="-3"/>
          <w:w w:val="95"/>
          <w:sz w:val="24"/>
        </w:rPr>
        <w:t>문서 정리를 합니다.</w:t>
      </w:r>
    </w:p>
    <w:p w14:paraId="141C4F3D" w14:textId="77777777" w:rsidR="007E002A" w:rsidRPr="008B7C98" w:rsidRDefault="007E002A" w:rsidP="007E002A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D189474" w14:textId="77777777" w:rsidR="007E002A" w:rsidRPr="007104D4" w:rsidRDefault="007E002A" w:rsidP="007E002A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5303EFF2" w14:textId="77777777" w:rsidR="007E002A" w:rsidRDefault="007E002A" w:rsidP="007E002A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5918ED88" w14:textId="77777777" w:rsidR="007E002A" w:rsidRDefault="007E002A" w:rsidP="007E002A">
      <w:pPr>
        <w:spacing w:after="160"/>
        <w:rPr>
          <w:sz w:val="20"/>
          <w:szCs w:val="20"/>
        </w:rPr>
      </w:pPr>
    </w:p>
    <w:p w14:paraId="2C5D5359" w14:textId="77777777" w:rsidR="007E002A" w:rsidRDefault="007E002A" w:rsidP="007E002A">
      <w:pPr>
        <w:spacing w:after="160"/>
      </w:pPr>
      <w:r w:rsidRPr="00EF2295">
        <w:rPr>
          <w:noProof/>
        </w:rPr>
        <w:drawing>
          <wp:inline distT="0" distB="0" distL="0" distR="0" wp14:anchorId="1353481D" wp14:editId="7D023EA6">
            <wp:extent cx="5760720" cy="536575"/>
            <wp:effectExtent l="0" t="0" r="0" b="0"/>
            <wp:docPr id="1240346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56B5" w14:textId="77777777" w:rsidR="007E002A" w:rsidRDefault="007E002A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z w:val="28"/>
          <w:szCs w:val="28"/>
          <w:shd w:val="clear" w:color="000000" w:fill="auto"/>
        </w:rPr>
      </w:pPr>
      <w:r>
        <w:rPr>
          <w:rFonts w:ascii="돋움" w:eastAsia="돋움"/>
          <w:b/>
          <w:bCs/>
          <w:spacing w:val="-3"/>
          <w:w w:val="95"/>
          <w:sz w:val="28"/>
          <w:szCs w:val="28"/>
        </w:rPr>
        <w:br w:type="page"/>
      </w:r>
    </w:p>
    <w:p w14:paraId="6D9824A8" w14:textId="5A2A5665" w:rsidR="00440AA5" w:rsidRPr="00AC588C" w:rsidRDefault="00AC588C" w:rsidP="00440AA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lastRenderedPageBreak/>
        <w:t xml:space="preserve">□ </w:t>
      </w:r>
      <w:r w:rsidR="00440AA5" w:rsidRPr="00AC588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테스트 해 보기</w:t>
      </w:r>
    </w:p>
    <w:p w14:paraId="44DBF4CC" w14:textId="77777777" w:rsidR="002025AA" w:rsidRPr="007104D4" w:rsidRDefault="002025AA" w:rsidP="00086F17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5630A03" w14:textId="73C8795D" w:rsidR="00440AA5" w:rsidRPr="00AC588C" w:rsidRDefault="00440AA5" w:rsidP="00440AA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AC588C">
        <w:rPr>
          <w:rFonts w:ascii="돋움" w:eastAsia="돋움" w:hAnsi="돋움"/>
          <w:b/>
          <w:bCs/>
          <w:spacing w:val="-3"/>
          <w:w w:val="95"/>
          <w:sz w:val="24"/>
        </w:rPr>
        <w:t>1. 한 번만: 가상환경·</w:t>
      </w:r>
      <w:r w:rsidR="00FB15D8">
        <w:rPr>
          <w:rFonts w:ascii="돋움" w:eastAsia="돋움" w:hAnsi="돋움" w:hint="eastAsia"/>
          <w:b/>
          <w:bCs/>
          <w:spacing w:val="-3"/>
          <w:w w:val="95"/>
          <w:sz w:val="24"/>
        </w:rPr>
        <w:t xml:space="preserve">미 </w:t>
      </w:r>
      <w:r w:rsidRPr="00AC588C">
        <w:rPr>
          <w:rFonts w:ascii="돋움" w:eastAsia="돋움" w:hAnsi="돋움"/>
          <w:b/>
          <w:bCs/>
          <w:spacing w:val="-3"/>
          <w:w w:val="95"/>
          <w:sz w:val="24"/>
        </w:rPr>
        <w:t>설치</w:t>
      </w:r>
      <w:r w:rsidR="00FB15D8">
        <w:rPr>
          <w:rFonts w:ascii="돋움" w:eastAsia="돋움" w:hAnsi="돋움" w:hint="eastAsia"/>
          <w:b/>
          <w:bCs/>
          <w:spacing w:val="-3"/>
          <w:w w:val="95"/>
          <w:sz w:val="24"/>
        </w:rPr>
        <w:t xml:space="preserve"> 시 설치합니다.</w:t>
      </w:r>
    </w:p>
    <w:p w14:paraId="23840329" w14:textId="519C1F5B" w:rsidR="00440AA5" w:rsidRPr="007104D4" w:rsidRDefault="00440AA5" w:rsidP="00440AA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프로젝트 루트(MagicSquare _1004)에서</w:t>
      </w:r>
    </w:p>
    <w:p w14:paraId="1A7A0F38" w14:textId="77777777" w:rsidR="00440AA5" w:rsidRPr="007104D4" w:rsidRDefault="00440AA5" w:rsidP="00440AA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python -m venv .venv</w:t>
      </w:r>
    </w:p>
    <w:p w14:paraId="6301A823" w14:textId="77777777" w:rsidR="00FB15D8" w:rsidRDefault="00FB15D8" w:rsidP="00440AA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51958014" w14:textId="6E69918C" w:rsidR="00440AA5" w:rsidRPr="00FB15D8" w:rsidRDefault="00440AA5" w:rsidP="00440AA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FB15D8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2. 테스트 실행</w:t>
      </w:r>
    </w:p>
    <w:p w14:paraId="0D99B542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</w:rPr>
      </w:pPr>
      <w:r w:rsidRPr="00FB15D8">
        <w:rPr>
          <w:rFonts w:ascii="돋움" w:eastAsia="돋움" w:hAnsi="돋움"/>
          <w:b/>
          <w:bCs/>
          <w:spacing w:val="-3"/>
          <w:w w:val="95"/>
          <w:sz w:val="24"/>
          <w:szCs w:val="32"/>
        </w:rPr>
        <w:t>테스트 실행</w:t>
      </w:r>
    </w:p>
    <w:p w14:paraId="5CCB6FFA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2"/>
          <w:szCs w:val="28"/>
          <w:u w:val="single"/>
        </w:rPr>
      </w:pPr>
      <w:r w:rsidRPr="00FB15D8">
        <w:rPr>
          <w:rFonts w:ascii="돋움" w:eastAsia="돋움" w:hAnsi="돋움"/>
          <w:b/>
          <w:bCs/>
          <w:spacing w:val="-3"/>
          <w:w w:val="95"/>
          <w:sz w:val="22"/>
          <w:szCs w:val="28"/>
          <w:u w:val="single"/>
        </w:rPr>
        <w:t>전체</w:t>
      </w:r>
    </w:p>
    <w:p w14:paraId="0393C335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FB15D8">
        <w:rPr>
          <w:rFonts w:ascii="돋움" w:eastAsia="돋움" w:hAnsi="돋움"/>
          <w:spacing w:val="-3"/>
          <w:w w:val="95"/>
        </w:rPr>
        <w:t>python -m pytest</w:t>
      </w:r>
    </w:p>
    <w:p w14:paraId="40497A89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</w:p>
    <w:p w14:paraId="2B93B09E" w14:textId="5BEB645B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FB15D8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7075D16B" wp14:editId="7A80AB79">
            <wp:extent cx="5760720" cy="1430655"/>
            <wp:effectExtent l="0" t="0" r="0" b="0"/>
            <wp:docPr id="20819318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31854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E155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</w:p>
    <w:p w14:paraId="3D24B5FE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</w:p>
    <w:p w14:paraId="56B4859E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2"/>
          <w:szCs w:val="28"/>
          <w:u w:val="single"/>
        </w:rPr>
      </w:pPr>
      <w:r w:rsidRPr="00FB15D8">
        <w:rPr>
          <w:rFonts w:ascii="돋움" w:eastAsia="돋움" w:hAnsi="돋움"/>
          <w:b/>
          <w:bCs/>
          <w:spacing w:val="-3"/>
          <w:w w:val="95"/>
          <w:sz w:val="22"/>
          <w:szCs w:val="28"/>
          <w:u w:val="single"/>
        </w:rPr>
        <w:t>Track별 (Dual-Track)</w:t>
      </w:r>
    </w:p>
    <w:p w14:paraId="39516412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  <w:r w:rsidRPr="00FB15D8">
        <w:rPr>
          <w:rFonts w:ascii="돋움" w:eastAsia="돋움" w:hAnsi="돋움"/>
          <w:i/>
          <w:iCs/>
          <w:spacing w:val="-3"/>
          <w:w w:val="95"/>
        </w:rPr>
        <w:t># UI / Boundary</w:t>
      </w:r>
    </w:p>
    <w:p w14:paraId="0278D3A5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  <w:r w:rsidRPr="00FB15D8">
        <w:rPr>
          <w:rFonts w:ascii="돋움" w:eastAsia="돋움" w:hAnsi="돋움"/>
          <w:i/>
          <w:iCs/>
          <w:spacing w:val="-3"/>
          <w:w w:val="95"/>
        </w:rPr>
        <w:t>python -m pytest tests/boundary/ -v</w:t>
      </w:r>
    </w:p>
    <w:p w14:paraId="705C10E5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</w:p>
    <w:p w14:paraId="170104A0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  <w:r w:rsidRPr="00FB15D8">
        <w:rPr>
          <w:rFonts w:ascii="돋움" w:eastAsia="돋움" w:hAnsi="돋움"/>
          <w:i/>
          <w:iCs/>
          <w:spacing w:val="-3"/>
          <w:w w:val="95"/>
        </w:rPr>
        <w:t># Domain / Logic</w:t>
      </w:r>
    </w:p>
    <w:p w14:paraId="1D1B3A08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  <w:r w:rsidRPr="00FB15D8">
        <w:rPr>
          <w:rFonts w:ascii="돋움" w:eastAsia="돋움" w:hAnsi="돋움"/>
          <w:i/>
          <w:iCs/>
          <w:spacing w:val="-3"/>
          <w:w w:val="95"/>
        </w:rPr>
        <w:t>python -m pytest tests/entity/ -v</w:t>
      </w:r>
    </w:p>
    <w:p w14:paraId="388DF875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</w:p>
    <w:p w14:paraId="39817925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  <w:r w:rsidRPr="00FB15D8">
        <w:rPr>
          <w:rFonts w:ascii="돋움" w:eastAsia="돋움" w:hAnsi="돋움"/>
          <w:i/>
          <w:iCs/>
          <w:spacing w:val="-3"/>
          <w:w w:val="95"/>
        </w:rPr>
        <w:t># Boundary + Entity (Report/09 RED 확인용)</w:t>
      </w:r>
    </w:p>
    <w:p w14:paraId="5F0C5C13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  <w:r w:rsidRPr="00FB15D8">
        <w:rPr>
          <w:rFonts w:ascii="돋움" w:eastAsia="돋움" w:hAnsi="돋움"/>
          <w:i/>
          <w:iCs/>
          <w:spacing w:val="-3"/>
          <w:w w:val="95"/>
        </w:rPr>
        <w:t>python -m pytest tests/boundary/ tests/entity/ -v</w:t>
      </w:r>
    </w:p>
    <w:p w14:paraId="297EA9F9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</w:p>
    <w:p w14:paraId="1BC89C7D" w14:textId="783522A2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2"/>
          <w:szCs w:val="28"/>
          <w:u w:val="single"/>
        </w:rPr>
      </w:pPr>
      <w:r w:rsidRPr="00FB15D8">
        <w:rPr>
          <w:rFonts w:ascii="돋움" w:eastAsia="돋움" w:hAnsi="돋움"/>
          <w:b/>
          <w:bCs/>
          <w:spacing w:val="-3"/>
          <w:w w:val="95"/>
          <w:sz w:val="22"/>
          <w:szCs w:val="28"/>
          <w:u w:val="single"/>
        </w:rPr>
        <w:t>특정 파일·키워드</w:t>
      </w:r>
    </w:p>
    <w:p w14:paraId="37F86B06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FB15D8">
        <w:rPr>
          <w:rFonts w:ascii="돋움" w:eastAsia="돋움" w:hAnsi="돋움"/>
          <w:spacing w:val="-3"/>
          <w:w w:val="95"/>
        </w:rPr>
        <w:t>python -m pytest tests/boundary/test_u_in_04_08_input_validation.py -v</w:t>
      </w:r>
    </w:p>
    <w:p w14:paraId="54682923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FB15D8">
        <w:rPr>
          <w:rFonts w:ascii="돋움" w:eastAsia="돋움" w:hAnsi="돋움"/>
          <w:spacing w:val="-3"/>
          <w:w w:val="95"/>
        </w:rPr>
        <w:t>python -m pytest tests/entity/ -k "d_val" -v</w:t>
      </w:r>
    </w:p>
    <w:p w14:paraId="62A2AA25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</w:p>
    <w:p w14:paraId="6104B353" w14:textId="3AFEF8FC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FB15D8">
        <w:rPr>
          <w:rFonts w:ascii="돋움" w:eastAsia="돋움" w:hAnsi="돋움"/>
          <w:spacing w:val="-3"/>
          <w:w w:val="95"/>
        </w:rPr>
        <w:t>-v는 상세 출력, -q는 요약만 보고 싶을 때 씁니다.</w:t>
      </w:r>
    </w:p>
    <w:p w14:paraId="0C60745C" w14:textId="77777777" w:rsidR="00FB15D8" w:rsidRPr="00FB15D8" w:rsidRDefault="00000000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>
        <w:rPr>
          <w:rFonts w:ascii="돋움" w:eastAsia="돋움" w:hAnsi="돋움"/>
          <w:spacing w:val="-3"/>
          <w:w w:val="95"/>
        </w:rPr>
        <w:pict w14:anchorId="4CA5AB76">
          <v:rect id="_x0000_i1068" style="width:0;height:1.5pt" o:hralign="center" o:hrstd="t" o:hr="t" fillcolor="#a0a0a0" stroked="f"/>
        </w:pict>
      </w:r>
    </w:p>
    <w:p w14:paraId="2B9161B1" w14:textId="77777777" w:rsidR="00FB15D8" w:rsidRDefault="00FB15D8">
      <w:pPr>
        <w:spacing w:after="160"/>
        <w:rPr>
          <w:rFonts w:ascii="돋움" w:eastAsia="돋움" w:hAnsi="돋움" w:cstheme="minorBidi"/>
          <w:b/>
          <w:bCs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 w:hAnsi="돋움"/>
          <w:b/>
          <w:bCs/>
          <w:spacing w:val="-3"/>
          <w:w w:val="95"/>
        </w:rPr>
        <w:br w:type="page"/>
      </w:r>
    </w:p>
    <w:p w14:paraId="6B5CB4E7" w14:textId="50FADEB4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>
        <w:rPr>
          <w:rFonts w:ascii="돋움" w:eastAsia="돋움" w:hAnsi="돋움" w:hint="eastAsia"/>
          <w:b/>
          <w:bCs/>
          <w:spacing w:val="-3"/>
          <w:w w:val="95"/>
          <w:sz w:val="28"/>
          <w:szCs w:val="28"/>
        </w:rPr>
        <w:lastRenderedPageBreak/>
        <w:t>3</w:t>
      </w:r>
      <w:r w:rsidRPr="00FB15D8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. 커버리지</w:t>
      </w:r>
    </w:p>
    <w:p w14:paraId="5E94E6B2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  <w:u w:val="single"/>
        </w:rPr>
      </w:pPr>
      <w:r w:rsidRPr="00FB15D8">
        <w:rPr>
          <w:rFonts w:ascii="돋움" w:eastAsia="돋움" w:hAnsi="돋움"/>
          <w:b/>
          <w:bCs/>
          <w:spacing w:val="-3"/>
          <w:w w:val="95"/>
          <w:sz w:val="24"/>
          <w:szCs w:val="32"/>
          <w:u w:val="single"/>
        </w:rPr>
        <w:t>설치 (최초 1회)</w:t>
      </w:r>
    </w:p>
    <w:p w14:paraId="7E8633E7" w14:textId="178591DB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FB15D8">
        <w:rPr>
          <w:rFonts w:ascii="돋움" w:eastAsia="돋움" w:hAnsi="돋움"/>
          <w:spacing w:val="-3"/>
          <w:w w:val="95"/>
        </w:rPr>
        <w:t>pip install pytest-cov</w:t>
      </w:r>
    </w:p>
    <w:p w14:paraId="00132B81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</w:p>
    <w:p w14:paraId="22DC961B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  <w:u w:val="single"/>
        </w:rPr>
      </w:pPr>
      <w:r w:rsidRPr="00FB15D8">
        <w:rPr>
          <w:rFonts w:ascii="돋움" w:eastAsia="돋움" w:hAnsi="돋움"/>
          <w:b/>
          <w:bCs/>
          <w:spacing w:val="-3"/>
          <w:w w:val="95"/>
          <w:sz w:val="24"/>
          <w:szCs w:val="32"/>
          <w:u w:val="single"/>
        </w:rPr>
        <w:t>전역 (REFACTOR gate: ≥ 80%)</w:t>
      </w:r>
    </w:p>
    <w:p w14:paraId="028F6231" w14:textId="79FFA38C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FB15D8">
        <w:rPr>
          <w:rFonts w:ascii="돋움" w:eastAsia="돋움" w:hAnsi="돋움"/>
          <w:spacing w:val="-3"/>
          <w:w w:val="95"/>
        </w:rPr>
        <w:t>python -m pytest --cov=src --cov-report=term-missing</w:t>
      </w:r>
    </w:p>
    <w:p w14:paraId="2355A5F5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</w:rPr>
      </w:pPr>
    </w:p>
    <w:p w14:paraId="108DEA29" w14:textId="7D8215E8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  <w:szCs w:val="32"/>
          <w:u w:val="single"/>
        </w:rPr>
      </w:pPr>
      <w:r w:rsidRPr="00FB15D8">
        <w:rPr>
          <w:rFonts w:ascii="돋움" w:eastAsia="돋움" w:hAnsi="돋움"/>
          <w:b/>
          <w:bCs/>
          <w:spacing w:val="-3"/>
          <w:w w:val="95"/>
          <w:sz w:val="24"/>
          <w:szCs w:val="32"/>
          <w:u w:val="single"/>
        </w:rPr>
        <w:t>Track별 (PRD/NFR 기준)</w:t>
      </w:r>
    </w:p>
    <w:p w14:paraId="376584CF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  <w:r w:rsidRPr="00FB15D8">
        <w:rPr>
          <w:rFonts w:ascii="돋움" w:eastAsia="돋움" w:hAnsi="돋움"/>
          <w:i/>
          <w:iCs/>
          <w:spacing w:val="-3"/>
          <w:w w:val="95"/>
        </w:rPr>
        <w:t># Boundary ≥ 85%</w:t>
      </w:r>
    </w:p>
    <w:p w14:paraId="4CA4C507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  <w:r w:rsidRPr="00FB15D8">
        <w:rPr>
          <w:rFonts w:ascii="돋움" w:eastAsia="돋움" w:hAnsi="돋움"/>
          <w:i/>
          <w:iCs/>
          <w:spacing w:val="-3"/>
          <w:w w:val="95"/>
        </w:rPr>
        <w:t>python -m pytest tests/boundary/ --cov=src/boundary --cov-report=term-missing --cov-fail-under=85</w:t>
      </w:r>
    </w:p>
    <w:p w14:paraId="6827707D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</w:p>
    <w:p w14:paraId="4C13482C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  <w:r w:rsidRPr="00FB15D8">
        <w:rPr>
          <w:rFonts w:ascii="돋움" w:eastAsia="돋움" w:hAnsi="돋움"/>
          <w:i/>
          <w:iCs/>
          <w:spacing w:val="-3"/>
          <w:w w:val="95"/>
        </w:rPr>
        <w:t># Domain ≥ 95% (control 구현 후)</w:t>
      </w:r>
    </w:p>
    <w:p w14:paraId="65C473EA" w14:textId="1AC494E1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</w:rPr>
      </w:pPr>
      <w:r w:rsidRPr="00FB15D8">
        <w:rPr>
          <w:rFonts w:ascii="돋움" w:eastAsia="돋움" w:hAnsi="돋움"/>
          <w:i/>
          <w:iCs/>
          <w:spacing w:val="-3"/>
          <w:w w:val="95"/>
        </w:rPr>
        <w:t>python -m pytest tests/entity/ tests/control/ --cov=src/entity --cov=src/control --cov-report=term-missing --cov-fail-under=95</w:t>
      </w:r>
    </w:p>
    <w:p w14:paraId="7507CDC1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</w:rPr>
      </w:pPr>
    </w:p>
    <w:p w14:paraId="3FD6559C" w14:textId="51B69D7C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  <w:szCs w:val="32"/>
          <w:u w:val="single"/>
        </w:rPr>
      </w:pPr>
      <w:r w:rsidRPr="00FB15D8">
        <w:rPr>
          <w:rFonts w:ascii="돋움" w:eastAsia="돋움" w:hAnsi="돋움"/>
          <w:b/>
          <w:bCs/>
          <w:spacing w:val="-3"/>
          <w:w w:val="95"/>
          <w:sz w:val="24"/>
          <w:szCs w:val="32"/>
          <w:u w:val="single"/>
        </w:rPr>
        <w:t>HTML 리포트 (htmlcov/index.html)</w:t>
      </w:r>
    </w:p>
    <w:p w14:paraId="50B6E1CE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FB15D8">
        <w:rPr>
          <w:rFonts w:ascii="돋움" w:eastAsia="돋움" w:hAnsi="돋움"/>
          <w:spacing w:val="-3"/>
          <w:w w:val="95"/>
        </w:rPr>
        <w:t>python -m pytest tests/entity/ --cov=src --cov-report=html</w:t>
      </w:r>
    </w:p>
    <w:p w14:paraId="3BCF8B37" w14:textId="77777777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</w:p>
    <w:p w14:paraId="7887DFCF" w14:textId="1FD9645C" w:rsid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FB15D8">
        <w:rPr>
          <w:rFonts w:ascii="돋움" w:eastAsia="돋움" w:hAnsi="돋움"/>
          <w:noProof/>
          <w:spacing w:val="-3"/>
          <w:w w:val="95"/>
        </w:rPr>
        <w:drawing>
          <wp:inline distT="0" distB="0" distL="0" distR="0" wp14:anchorId="71EBD8B0" wp14:editId="460F5DB6">
            <wp:extent cx="5760720" cy="3140710"/>
            <wp:effectExtent l="0" t="0" r="0" b="0"/>
            <wp:docPr id="1461412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1247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15B8" w14:textId="13018171" w:rsidR="00FB15D8" w:rsidRPr="00FB15D8" w:rsidRDefault="00000000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>
        <w:rPr>
          <w:rFonts w:ascii="돋움" w:eastAsia="돋움" w:hAnsi="돋움"/>
          <w:spacing w:val="-3"/>
          <w:w w:val="95"/>
        </w:rPr>
        <w:pict w14:anchorId="0AAF9953">
          <v:rect id="_x0000_i1069" style="width:0;height:1.5pt" o:hralign="center" o:hrstd="t" o:hr="t" fillcolor="#a0a0a0" stroked="f"/>
        </w:pict>
      </w:r>
    </w:p>
    <w:p w14:paraId="247BFD20" w14:textId="77777777" w:rsidR="00FB15D8" w:rsidRPr="00FB15D8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</w:rPr>
      </w:pPr>
      <w:r w:rsidRPr="00FB15D8">
        <w:rPr>
          <w:rFonts w:ascii="돋움" w:eastAsia="돋움" w:hAnsi="돋움"/>
          <w:b/>
          <w:bCs/>
          <w:spacing w:val="-3"/>
          <w:w w:val="95"/>
        </w:rPr>
        <w:t>참고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6313"/>
      </w:tblGrid>
      <w:tr w:rsidR="00FB15D8" w:rsidRPr="00FB15D8" w14:paraId="19A5FB36" w14:textId="77777777" w:rsidTr="00FB15D8">
        <w:trPr>
          <w:tblHeader/>
        </w:trPr>
        <w:tc>
          <w:tcPr>
            <w:tcW w:w="1621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AA80D4" w14:textId="77777777" w:rsidR="00FB15D8" w:rsidRPr="00FB15D8" w:rsidRDefault="00FB15D8" w:rsidP="00FB15D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FB15D8">
              <w:rPr>
                <w:rFonts w:ascii="돋움" w:eastAsia="돋움" w:hAnsi="돋움"/>
                <w:b/>
                <w:bCs/>
                <w:spacing w:val="-3"/>
                <w:w w:val="95"/>
              </w:rPr>
              <w:t>상황</w:t>
            </w:r>
          </w:p>
        </w:tc>
        <w:tc>
          <w:tcPr>
            <w:tcW w:w="3379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1D1470" w14:textId="77777777" w:rsidR="00FB15D8" w:rsidRPr="00FB15D8" w:rsidRDefault="00FB15D8" w:rsidP="00FB15D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FB15D8">
              <w:rPr>
                <w:rFonts w:ascii="돋움" w:eastAsia="돋움" w:hAnsi="돋움"/>
                <w:b/>
                <w:bCs/>
                <w:spacing w:val="-3"/>
                <w:w w:val="95"/>
              </w:rPr>
              <w:t>결과</w:t>
            </w:r>
          </w:p>
        </w:tc>
      </w:tr>
      <w:tr w:rsidR="00FB15D8" w:rsidRPr="00FB15D8" w14:paraId="44561617" w14:textId="77777777" w:rsidTr="00FB15D8">
        <w:tc>
          <w:tcPr>
            <w:tcW w:w="162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A2F719" w14:textId="77777777" w:rsidR="00FB15D8" w:rsidRPr="00FB15D8" w:rsidRDefault="00FB15D8" w:rsidP="00FB15D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FB15D8">
              <w:rPr>
                <w:rFonts w:ascii="돋움" w:eastAsia="돋움" w:hAnsi="돋움"/>
                <w:spacing w:val="-3"/>
                <w:w w:val="95"/>
              </w:rPr>
              <w:t>src/boundary/ 미구현 (현재 RED)</w:t>
            </w:r>
          </w:p>
        </w:tc>
        <w:tc>
          <w:tcPr>
            <w:tcW w:w="33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EE418F" w14:textId="77777777" w:rsidR="00FB15D8" w:rsidRPr="00FB15D8" w:rsidRDefault="00FB15D8" w:rsidP="00FB15D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FB15D8">
              <w:rPr>
                <w:rFonts w:ascii="돋움" w:eastAsia="돋움" w:hAnsi="돋움"/>
                <w:spacing w:val="-3"/>
                <w:w w:val="95"/>
              </w:rPr>
              <w:t>Boundary 테스트는 </w:t>
            </w:r>
            <w:r w:rsidRPr="00FB15D8">
              <w:rPr>
                <w:rFonts w:ascii="돋움" w:eastAsia="돋움" w:hAnsi="돋움"/>
                <w:b/>
                <w:bCs/>
                <w:spacing w:val="-3"/>
                <w:w w:val="95"/>
              </w:rPr>
              <w:t>collection ERROR</w:t>
            </w:r>
            <w:r w:rsidRPr="00FB15D8">
              <w:rPr>
                <w:rFonts w:ascii="돋움" w:eastAsia="돋움" w:hAnsi="돋움"/>
                <w:spacing w:val="-3"/>
                <w:w w:val="95"/>
              </w:rPr>
              <w:t> → 커버리지 HTML이 안 나올 수 있음</w:t>
            </w:r>
          </w:p>
        </w:tc>
      </w:tr>
      <w:tr w:rsidR="00FB15D8" w:rsidRPr="00FB15D8" w14:paraId="398312DB" w14:textId="77777777" w:rsidTr="00FB15D8">
        <w:tc>
          <w:tcPr>
            <w:tcW w:w="162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9A5609" w14:textId="77777777" w:rsidR="00FB15D8" w:rsidRPr="00FB15D8" w:rsidRDefault="00FB15D8" w:rsidP="00FB15D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FB15D8">
              <w:rPr>
                <w:rFonts w:ascii="돋움" w:eastAsia="돋움" w:hAnsi="돋움"/>
                <w:spacing w:val="-3"/>
                <w:w w:val="95"/>
              </w:rPr>
              <w:lastRenderedPageBreak/>
              <w:t>Entity만 GREEN</w:t>
            </w:r>
          </w:p>
        </w:tc>
        <w:tc>
          <w:tcPr>
            <w:tcW w:w="33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E35D66" w14:textId="77777777" w:rsidR="00FB15D8" w:rsidRPr="00FB15D8" w:rsidRDefault="00FB15D8" w:rsidP="00FB15D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FB15D8">
              <w:rPr>
                <w:rFonts w:ascii="돋움" w:eastAsia="돋움" w:hAnsi="돋움"/>
                <w:spacing w:val="-3"/>
                <w:w w:val="95"/>
              </w:rPr>
              <w:t>tests/entity/만 돌리면 </w:t>
            </w:r>
            <w:r w:rsidRPr="00FB15D8">
              <w:rPr>
                <w:rFonts w:ascii="돋움" w:eastAsia="돋움" w:hAnsi="돋움"/>
                <w:b/>
                <w:bCs/>
                <w:spacing w:val="-3"/>
                <w:w w:val="95"/>
              </w:rPr>
              <w:t>10 passed</w:t>
            </w:r>
            <w:r w:rsidRPr="00FB15D8">
              <w:rPr>
                <w:rFonts w:ascii="돋움" w:eastAsia="돋움" w:hAnsi="돋움"/>
                <w:spacing w:val="-3"/>
                <w:w w:val="95"/>
              </w:rPr>
              <w:t> (기존 test_user.py)</w:t>
            </w:r>
          </w:p>
        </w:tc>
      </w:tr>
      <w:tr w:rsidR="00FB15D8" w:rsidRPr="00FB15D8" w14:paraId="090F128E" w14:textId="77777777" w:rsidTr="00FB15D8">
        <w:tc>
          <w:tcPr>
            <w:tcW w:w="162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773EB0" w14:textId="77777777" w:rsidR="00FB15D8" w:rsidRPr="00FB15D8" w:rsidRDefault="00FB15D8" w:rsidP="00FB15D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FB15D8">
              <w:rPr>
                <w:rFonts w:ascii="돋움" w:eastAsia="돋움" w:hAnsi="돋움"/>
                <w:spacing w:val="-3"/>
                <w:w w:val="95"/>
              </w:rPr>
              <w:t>커버리지 측정 대상</w:t>
            </w:r>
          </w:p>
        </w:tc>
        <w:tc>
          <w:tcPr>
            <w:tcW w:w="33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CCBB1" w14:textId="77777777" w:rsidR="00FB15D8" w:rsidRPr="00FB15D8" w:rsidRDefault="00FB15D8" w:rsidP="00FB15D8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FB15D8">
              <w:rPr>
                <w:rFonts w:ascii="돋움" w:eastAsia="돋움" w:hAnsi="돋움"/>
                <w:spacing w:val="-3"/>
                <w:w w:val="95"/>
              </w:rPr>
              <w:t>src/만 (tests/ 제외)</w:t>
            </w:r>
          </w:p>
        </w:tc>
      </w:tr>
    </w:tbl>
    <w:p w14:paraId="42EEB96A" w14:textId="77777777" w:rsidR="00440AA5" w:rsidRDefault="00440AA5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568F9739" w14:textId="77777777" w:rsidR="00FB15D8" w:rsidRPr="0076618D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6618D">
        <w:rPr>
          <w:rFonts w:ascii="돋움" w:eastAsia="돋움" w:hAnsi="돋움" w:hint="eastAsia"/>
          <w:spacing w:val="-3"/>
          <w:w w:val="95"/>
          <w:sz w:val="24"/>
        </w:rPr>
        <w:t>문서 정리를 합니다.</w:t>
      </w:r>
    </w:p>
    <w:p w14:paraId="5DA93DF9" w14:textId="77777777" w:rsidR="00FB15D8" w:rsidRPr="008B7C98" w:rsidRDefault="00FB15D8" w:rsidP="00FB15D8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40BB523F" w14:textId="77777777" w:rsidR="00FB15D8" w:rsidRPr="007104D4" w:rsidRDefault="00FB15D8" w:rsidP="00FB15D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D4F1E17" w14:textId="77777777" w:rsidR="00FB15D8" w:rsidRDefault="00FB15D8" w:rsidP="00FB15D8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0F424514" w14:textId="77777777" w:rsidR="00FB15D8" w:rsidRDefault="00FB15D8" w:rsidP="00FB15D8">
      <w:pPr>
        <w:spacing w:after="160"/>
        <w:rPr>
          <w:sz w:val="20"/>
          <w:szCs w:val="20"/>
        </w:rPr>
      </w:pPr>
    </w:p>
    <w:p w14:paraId="77A2B6D7" w14:textId="77777777" w:rsidR="00FB15D8" w:rsidRDefault="00FB15D8" w:rsidP="00FB15D8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EF2295">
        <w:rPr>
          <w:noProof/>
        </w:rPr>
        <w:drawing>
          <wp:inline distT="0" distB="0" distL="0" distR="0" wp14:anchorId="3E4AA3B7" wp14:editId="50777873">
            <wp:extent cx="5760720" cy="536575"/>
            <wp:effectExtent l="0" t="0" r="0" b="0"/>
            <wp:docPr id="703376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4F05" w14:textId="284B9BBF" w:rsidR="00440AA5" w:rsidRDefault="00AC588C" w:rsidP="00FB15D8">
      <w:pPr>
        <w:spacing w:after="160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="00440AA5" w:rsidRPr="00AC588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깃 헙 업로드 및 리뷰, 머지</w:t>
      </w:r>
    </w:p>
    <w:p w14:paraId="51F8637A" w14:textId="77777777" w:rsidR="00AC588C" w:rsidRPr="00AC588C" w:rsidRDefault="00AC588C" w:rsidP="00440AA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3E9D6365" w14:textId="77777777" w:rsidR="00440AA5" w:rsidRPr="007104D4" w:rsidRDefault="00440AA5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1A8B03A" w14:textId="22219198" w:rsidR="00440AA5" w:rsidRPr="007104D4" w:rsidRDefault="00440AA5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7CDB3A80" wp14:editId="13AA22BB">
            <wp:extent cx="5760720" cy="3105150"/>
            <wp:effectExtent l="0" t="0" r="0" b="0"/>
            <wp:docPr id="1029186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8612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D32B" w14:textId="77777777" w:rsidR="00440AA5" w:rsidRPr="007104D4" w:rsidRDefault="00440AA5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5FB4B5C7" w14:textId="77777777" w:rsidR="00440AA5" w:rsidRPr="007104D4" w:rsidRDefault="00440AA5" w:rsidP="00440AA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spacing w:val="-3"/>
          <w:w w:val="95"/>
          <w:sz w:val="24"/>
        </w:rPr>
        <w:t>develop</w:t>
      </w:r>
    </w:p>
    <w:p w14:paraId="109975EC" w14:textId="02EF9B74" w:rsidR="00440AA5" w:rsidRPr="007104D4" w:rsidRDefault="00440AA5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104D4">
        <w:rPr>
          <w:rFonts w:ascii="돋움" w:eastAsia="돋움" w:hAnsi="돋움"/>
          <w:noProof/>
          <w:spacing w:val="-3"/>
          <w:w w:val="95"/>
          <w:sz w:val="24"/>
        </w:rPr>
        <w:lastRenderedPageBreak/>
        <w:drawing>
          <wp:inline distT="0" distB="0" distL="0" distR="0" wp14:anchorId="3D2B6F2F" wp14:editId="32A72B56">
            <wp:extent cx="5760720" cy="2992755"/>
            <wp:effectExtent l="0" t="0" r="0" b="0"/>
            <wp:docPr id="11560107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1079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9610" w14:textId="77777777" w:rsidR="00440AA5" w:rsidRPr="007104D4" w:rsidRDefault="00440AA5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7CC147A" w14:textId="77777777" w:rsidR="00440AA5" w:rsidRPr="007104D4" w:rsidRDefault="00440AA5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F8709ED" w14:textId="77777777" w:rsidR="00440AA5" w:rsidRPr="007104D4" w:rsidRDefault="00440AA5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58BC837" w14:textId="384D48BF" w:rsidR="00FB15D8" w:rsidRDefault="00FB15D8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/>
          <w:spacing w:val="-3"/>
          <w:w w:val="95"/>
        </w:rPr>
        <w:br w:type="page"/>
      </w:r>
    </w:p>
    <w:p w14:paraId="07EC9DEF" w14:textId="77777777" w:rsidR="00440AA5" w:rsidRPr="007104D4" w:rsidRDefault="00440AA5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A969AE" w14:paraId="5EB8D058" w14:textId="77777777" w:rsidTr="00E80128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2E376C0B" w14:textId="77777777" w:rsidR="00A969AE" w:rsidRDefault="00A969AE" w:rsidP="00E80128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7988264C" w14:textId="77777777" w:rsidR="00B7356F" w:rsidRDefault="00B7356F" w:rsidP="00B7356F">
            <w:pPr>
              <w:pStyle w:val="10"/>
            </w:pPr>
            <w:r>
              <w:rPr>
                <w:rFonts w:ascii="Arial" w:eastAsia="Arial" w:hAnsi="Arial" w:cs="Arial"/>
                <w:b/>
                <w:bCs/>
                <w:color w:val="1A3A5C"/>
                <w:sz w:val="36"/>
                <w:szCs w:val="36"/>
              </w:rPr>
              <w:t>PART 3  GREEN 단계 프롬프트 (Dual-Track)</w:t>
            </w:r>
          </w:p>
          <w:p w14:paraId="1F38BD09" w14:textId="4264ED79" w:rsidR="00A969AE" w:rsidRDefault="00B7356F" w:rsidP="00A34336">
            <w:pPr>
              <w:spacing w:before="60" w:after="6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GREEN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단계는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 RED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테스트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묶음씩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커밋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단위로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진행합니다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. REFACTOR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는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이번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커밋에서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하지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20"/>
                <w:szCs w:val="20"/>
              </w:rPr>
              <w:t>않습니다</w:t>
            </w: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.</w:t>
            </w:r>
          </w:p>
        </w:tc>
      </w:tr>
    </w:tbl>
    <w:p w14:paraId="218290FC" w14:textId="77777777" w:rsidR="00A34336" w:rsidRDefault="00A34336" w:rsidP="00B7356F">
      <w:pPr>
        <w:pStyle w:val="20"/>
        <w:rPr>
          <w:rFonts w:ascii="Arial" w:eastAsiaTheme="minorEastAsia" w:hAnsi="Arial" w:cs="Arial"/>
          <w:b/>
          <w:bCs/>
          <w:color w:val="1A5276"/>
          <w:sz w:val="28"/>
          <w:szCs w:val="28"/>
        </w:rPr>
      </w:pPr>
    </w:p>
    <w:p w14:paraId="660B57DD" w14:textId="77777777" w:rsidR="003F2571" w:rsidRDefault="003F2571" w:rsidP="003F2571">
      <w:pPr>
        <w:pStyle w:val="20"/>
        <w:rPr>
          <w:rFonts w:ascii="Arial" w:eastAsiaTheme="minorEastAsia" w:hAnsi="Arial" w:cs="Arial"/>
          <w:b/>
          <w:bCs/>
          <w:color w:val="1A5276"/>
          <w:sz w:val="28"/>
          <w:szCs w:val="28"/>
        </w:rPr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>P-06  GREEN 단계 — 단일 커밋 최소 구현</w:t>
      </w:r>
    </w:p>
    <w:p w14:paraId="5C36B6F0" w14:textId="77777777" w:rsidR="003F2571" w:rsidRPr="00B7356F" w:rsidRDefault="003F2571" w:rsidP="003F257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F2571" w14:paraId="320CDC26" w14:textId="77777777" w:rsidTr="0037356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067B" w14:textId="77777777" w:rsidR="003F2571" w:rsidRDefault="003F2571" w:rsidP="0037356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목적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68BC" w14:textId="77777777" w:rsidR="003F2571" w:rsidRDefault="003F2571" w:rsidP="0037356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선택한 RED 테스트 1묶음만 통과 / 기타 범위 확장 금지</w:t>
            </w:r>
          </w:p>
        </w:tc>
      </w:tr>
      <w:tr w:rsidR="003F2571" w14:paraId="45103033" w14:textId="77777777" w:rsidTr="0037356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6E34" w14:textId="77777777" w:rsidR="003F2571" w:rsidRDefault="003F2571" w:rsidP="0037356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브랜치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96E9" w14:textId="77777777" w:rsidR="003F2571" w:rsidRDefault="003F2571" w:rsidP="0037356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stabilize/green</w:t>
            </w:r>
          </w:p>
        </w:tc>
      </w:tr>
      <w:tr w:rsidR="003F2571" w14:paraId="5AE6F68C" w14:textId="77777777" w:rsidTr="0037356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0047" w14:textId="77777777" w:rsidR="003F2571" w:rsidRDefault="003F2571" w:rsidP="0037356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커밋 단위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5EE8" w14:textId="77777777" w:rsidR="003F2571" w:rsidRDefault="003F2571" w:rsidP="0037356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RED 1묶음 선택 → 최소 구현 → 테스트 통과 → 커밋</w:t>
            </w:r>
          </w:p>
        </w:tc>
      </w:tr>
    </w:tbl>
    <w:p w14:paraId="698D33E5" w14:textId="77777777" w:rsidR="003F2571" w:rsidRDefault="003F2571" w:rsidP="003F2571"/>
    <w:p w14:paraId="690CCCA1" w14:textId="77777777" w:rsidR="003F2571" w:rsidRDefault="003F2571" w:rsidP="003F2571">
      <w:pPr>
        <w:spacing w:before="60" w:after="60"/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▶ 제약 조건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F2571" w14:paraId="7DEE2DBC" w14:textId="77777777" w:rsidTr="00373568"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20AB" w14:textId="77777777" w:rsidR="003F2571" w:rsidRDefault="003F2571" w:rsidP="0037356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테스트 약화·삭제 금지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1458" w14:textId="77777777" w:rsidR="003F2571" w:rsidRDefault="003F2571" w:rsidP="0037356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하드코딩·매직 넘버 추가 금지</w:t>
            </w:r>
          </w:p>
        </w:tc>
      </w:tr>
      <w:tr w:rsidR="003F2571" w14:paraId="4AAB219A" w14:textId="77777777" w:rsidTr="00373568"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8739" w14:textId="77777777" w:rsidR="003F2571" w:rsidRDefault="003F2571" w:rsidP="0037356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REFACTOR 이번 커밋에서 금지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6E58" w14:textId="77777777" w:rsidR="003F2571" w:rsidRDefault="003F2571" w:rsidP="0037356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한 커밋에 '모든 RED 해결' 금지</w:t>
            </w:r>
          </w:p>
        </w:tc>
      </w:tr>
      <w:tr w:rsidR="003F2571" w14:paraId="3E6C3E17" w14:textId="77777777" w:rsidTr="00373568"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DF8C" w14:textId="77777777" w:rsidR="003F2571" w:rsidRDefault="003F2571" w:rsidP="0037356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PyQt는 Screen에만 (domain.py import 금지)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C617" w14:textId="77777777" w:rsidR="003F2571" w:rsidRDefault="003F2571" w:rsidP="00373568"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⚠ MATRIX_SIZE 상수 사용 필수</w:t>
            </w:r>
          </w:p>
        </w:tc>
      </w:tr>
    </w:tbl>
    <w:p w14:paraId="6750AB0C" w14:textId="77777777" w:rsidR="00B7356F" w:rsidRDefault="00B7356F" w:rsidP="00B7356F"/>
    <w:p w14:paraId="731DA425" w14:textId="77777777" w:rsidR="00A969AE" w:rsidRDefault="00A969AE" w:rsidP="00A969AE">
      <w:pPr>
        <w:pStyle w:val="a3"/>
        <w:wordWrap/>
        <w:jc w:val="center"/>
      </w:pPr>
    </w:p>
    <w:p w14:paraId="532F1A06" w14:textId="7B862E5E" w:rsidR="00A969AE" w:rsidRPr="00794649" w:rsidRDefault="00A969AE" w:rsidP="00A969AE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Pr="00A969AE">
        <w:rPr>
          <w:rFonts w:ascii="돋움" w:eastAsia="돋움"/>
          <w:b/>
          <w:bCs/>
          <w:sz w:val="28"/>
          <w:szCs w:val="20"/>
          <w:u w:val="single"/>
        </w:rPr>
        <w:t xml:space="preserve">GREEN TDD Cycle </w:t>
      </w:r>
      <w:r w:rsidR="00A34336">
        <w:rPr>
          <w:rFonts w:ascii="돋움" w:eastAsia="돋움" w:hint="eastAsia"/>
          <w:b/>
          <w:bCs/>
          <w:sz w:val="28"/>
          <w:szCs w:val="20"/>
          <w:u w:val="single"/>
        </w:rPr>
        <w:t>이해하기</w:t>
      </w:r>
      <w:r w:rsidRPr="00120D28">
        <w:rPr>
          <w:rFonts w:ascii="돋움" w:eastAsia="돋움"/>
          <w:b/>
          <w:bCs/>
          <w:sz w:val="28"/>
          <w:szCs w:val="20"/>
          <w:u w:val="single"/>
        </w:rPr>
        <w:t>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A969AE" w:rsidRPr="007253B1" w14:paraId="62C31B91" w14:textId="77777777" w:rsidTr="00B73E6E">
        <w:tc>
          <w:tcPr>
            <w:tcW w:w="9005" w:type="dxa"/>
          </w:tcPr>
          <w:p w14:paraId="2707079A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Magic Square(4x4) 커밋 단위로 Dual-Track GREEN(Logic GREEN + UI GREEN)을 진행하도록 Cursor.AI에 지시하는 프롬프트를 작성하시오.</w:t>
            </w:r>
          </w:p>
          <w:p w14:paraId="53BB6C1F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 w:hint="eastAsia"/>
                <w:b/>
                <w:bCs/>
                <w:sz w:val="24"/>
              </w:rPr>
              <w:t>①</w:t>
            </w: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첫 RED 테스트 선택 → ② 최소 구현 → ③ 테스트 실행 → ④ 통과)과 병렬 Dual-Track</w:t>
            </w:r>
          </w:p>
          <w:p w14:paraId="582FBE8C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3AADE02B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1. RED 테스트 하나 선택</w:t>
            </w:r>
          </w:p>
          <w:p w14:paraId="3B7DAD42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  ↓</w:t>
            </w:r>
          </w:p>
          <w:p w14:paraId="5F6C9C6F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2. 최소 구현 작성</w:t>
            </w:r>
          </w:p>
          <w:p w14:paraId="64BA37E5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lastRenderedPageBreak/>
              <w:t xml:space="preserve">   ↓</w:t>
            </w:r>
          </w:p>
          <w:p w14:paraId="56FF49C5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3. 테스트 실행 → 통과 확인</w:t>
            </w:r>
          </w:p>
          <w:p w14:paraId="1ABDF4E4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  ↓</w:t>
            </w:r>
          </w:p>
          <w:p w14:paraId="04689F01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4. 커밋</w:t>
            </w:r>
          </w:p>
          <w:p w14:paraId="3CA8AA7A" w14:textId="77777777" w:rsidR="00A969AE" w:rsidRPr="00A969AE" w:rsidRDefault="00A969AE" w:rsidP="00A969AE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 xml:space="preserve">   ↓</w:t>
            </w:r>
          </w:p>
          <w:p w14:paraId="602767B9" w14:textId="2DA0DE3E" w:rsidR="00A969AE" w:rsidRPr="007253B1" w:rsidRDefault="00A969AE" w:rsidP="00A969A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  <w:r w:rsidRPr="00A969AE">
              <w:rPr>
                <w:rFonts w:ascii="돋움" w:eastAsia="돋움" w:hAnsi="돋움"/>
                <w:b/>
                <w:bCs/>
                <w:sz w:val="24"/>
              </w:rPr>
              <w:t>5. 다음 RED 테스트로 (1번으로)</w:t>
            </w:r>
          </w:p>
        </w:tc>
      </w:tr>
    </w:tbl>
    <w:p w14:paraId="3E714B78" w14:textId="77777777" w:rsidR="003F2571" w:rsidRDefault="003F2571" w:rsidP="00B73E6E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7E71A4AA" w14:textId="6D24F8FF" w:rsidR="00B73E6E" w:rsidRPr="0086073F" w:rsidRDefault="00B73E6E" w:rsidP="00B73E6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</w:pPr>
      <w:r w:rsidRPr="0086073F">
        <w:rPr>
          <w:rFonts w:ascii="돋움" w:eastAsia="돋움" w:hint="eastAsia"/>
          <w:b/>
          <w:bCs/>
          <w:spacing w:val="-3"/>
          <w:w w:val="95"/>
          <w:sz w:val="28"/>
          <w:szCs w:val="28"/>
          <w:u w:val="single"/>
        </w:rPr>
        <w:t xml:space="preserve">□ </w:t>
      </w:r>
      <w:r w:rsidRPr="0086073F"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  <w:t>GREEN TDD Cycle – 브랜치 전략</w:t>
      </w:r>
    </w:p>
    <w:p w14:paraId="72057113" w14:textId="77777777" w:rsidR="00A969AE" w:rsidRPr="00B73E6E" w:rsidRDefault="00A969AE" w:rsidP="00A969A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00FB228" w14:textId="77777777" w:rsidR="00B73E6E" w:rsidRPr="00B73E6E" w:rsidRDefault="00B73E6E" w:rsidP="00B73E6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B73E6E">
        <w:rPr>
          <w:rFonts w:ascii="돋움" w:eastAsia="돋움" w:hAnsi="돋움"/>
          <w:spacing w:val="-3"/>
          <w:w w:val="95"/>
          <w:sz w:val="24"/>
        </w:rPr>
        <w:t>로컬에서:</w:t>
      </w:r>
    </w:p>
    <w:p w14:paraId="35328717" w14:textId="77777777" w:rsidR="00B73E6E" w:rsidRPr="00B73E6E" w:rsidRDefault="00B73E6E" w:rsidP="00B73E6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B73E6E">
        <w:rPr>
          <w:rFonts w:ascii="돋움" w:eastAsia="돋움" w:hAnsi="돋움"/>
          <w:spacing w:val="-3"/>
          <w:w w:val="95"/>
          <w:sz w:val="24"/>
        </w:rPr>
        <w:t xml:space="preserve">  git checkout develop</w:t>
      </w:r>
    </w:p>
    <w:p w14:paraId="6E756009" w14:textId="77777777" w:rsidR="00B73E6E" w:rsidRPr="00B73E6E" w:rsidRDefault="00B73E6E" w:rsidP="00B73E6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B73E6E">
        <w:rPr>
          <w:rFonts w:ascii="돋움" w:eastAsia="돋움" w:hAnsi="돋움"/>
          <w:spacing w:val="-3"/>
          <w:w w:val="95"/>
          <w:sz w:val="24"/>
        </w:rPr>
        <w:t xml:space="preserve">  git pull origin develop</w:t>
      </w:r>
    </w:p>
    <w:p w14:paraId="27F21B94" w14:textId="77777777" w:rsidR="00B73E6E" w:rsidRPr="00B73E6E" w:rsidRDefault="00B73E6E" w:rsidP="00B73E6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B73E6E">
        <w:rPr>
          <w:rFonts w:ascii="돋움" w:eastAsia="돋움" w:hAnsi="돋움"/>
          <w:spacing w:val="-3"/>
          <w:w w:val="95"/>
          <w:sz w:val="24"/>
        </w:rPr>
        <w:t xml:space="preserve">  git checkout -b stabilize/green</w:t>
      </w:r>
    </w:p>
    <w:p w14:paraId="2CF311B0" w14:textId="77777777" w:rsidR="00B73E6E" w:rsidRPr="00B73E6E" w:rsidRDefault="00B73E6E" w:rsidP="00A969A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4438023" w14:textId="145B2296" w:rsidR="00B73E6E" w:rsidRPr="00B73E6E" w:rsidRDefault="00B73E6E" w:rsidP="00A969A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B73E6E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074A960F" wp14:editId="0315B8B2">
            <wp:extent cx="5760720" cy="1261745"/>
            <wp:effectExtent l="0" t="0" r="0" b="0"/>
            <wp:docPr id="1320515278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D2BAC8C9-B107-CD4F-E95F-713D9BD7F5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D2BAC8C9-B107-CD4F-E95F-713D9BD7F5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DD19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E1DD69D" w14:textId="66F8F61C" w:rsidR="0086073F" w:rsidRPr="0086073F" w:rsidRDefault="0086073F" w:rsidP="0086073F">
      <w:pPr>
        <w:spacing w:after="160"/>
        <w:rPr>
          <w:rFonts w:ascii="돋움" w:eastAsia="돋움"/>
          <w:b/>
          <w:bCs/>
          <w:spacing w:val="-3"/>
          <w:w w:val="95"/>
          <w:u w:val="single"/>
        </w:rPr>
      </w:pPr>
      <w:r w:rsidRPr="0086073F">
        <w:rPr>
          <w:rFonts w:ascii="돋움" w:eastAsia="돋움" w:hint="eastAsia"/>
          <w:b/>
          <w:bCs/>
          <w:spacing w:val="-3"/>
          <w:w w:val="95"/>
          <w:sz w:val="28"/>
          <w:szCs w:val="28"/>
          <w:u w:val="single"/>
        </w:rPr>
        <w:t xml:space="preserve">□ </w:t>
      </w:r>
      <w:r w:rsidRPr="0086073F">
        <w:rPr>
          <w:rFonts w:ascii="돋움" w:eastAsia="돋움"/>
          <w:b/>
          <w:bCs/>
          <w:spacing w:val="-3"/>
          <w:w w:val="95"/>
          <w:u w:val="single"/>
        </w:rPr>
        <w:t>권장 GREEN 대상 (1커밋 1테스트)</w:t>
      </w:r>
    </w:p>
    <w:p w14:paraId="69BF10EF" w14:textId="77777777" w:rsidR="0086073F" w:rsidRPr="0086073F" w:rsidRDefault="0086073F" w:rsidP="0086073F">
      <w:pPr>
        <w:spacing w:after="160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b/>
          <w:bCs/>
          <w:spacing w:val="-3"/>
          <w:w w:val="95"/>
        </w:rPr>
        <w:t>파일:</w:t>
      </w:r>
      <w:r w:rsidRPr="0086073F">
        <w:rPr>
          <w:rFonts w:ascii="돋움" w:eastAsia="돋움"/>
          <w:spacing w:val="-3"/>
          <w:w w:val="95"/>
        </w:rPr>
        <w:t> </w:t>
      </w:r>
      <w:r w:rsidRPr="0086073F">
        <w:rPr>
          <w:rFonts w:ascii="돋움" w:eastAsia="돋움"/>
          <w:spacing w:val="-3"/>
          <w:w w:val="95"/>
        </w:rPr>
        <w:t>tests/boundary/test_ac_fr_01_01_input_validation.py</w:t>
      </w:r>
      <w:r w:rsidRPr="0086073F">
        <w:rPr>
          <w:rFonts w:ascii="돋움" w:eastAsia="돋움"/>
          <w:spacing w:val="-3"/>
          <w:w w:val="95"/>
        </w:rPr>
        <w:br/>
      </w:r>
      <w:r w:rsidRPr="0086073F">
        <w:rPr>
          <w:rFonts w:ascii="돋움" w:eastAsia="돋움"/>
          <w:b/>
          <w:bCs/>
          <w:spacing w:val="-3"/>
          <w:w w:val="95"/>
        </w:rPr>
        <w:t>클래스/함수:</w:t>
      </w:r>
      <w:r w:rsidRPr="0086073F">
        <w:rPr>
          <w:rFonts w:ascii="돋움" w:eastAsia="돋움"/>
          <w:spacing w:val="-3"/>
          <w:w w:val="95"/>
        </w:rPr>
        <w:t> </w:t>
      </w:r>
      <w:r w:rsidRPr="0086073F">
        <w:rPr>
          <w:rFonts w:ascii="돋움" w:eastAsia="돋움"/>
          <w:spacing w:val="-3"/>
          <w:w w:val="95"/>
        </w:rPr>
        <w:t>TestNormalFailureReturn::test_none_grid_returns_failure_with_invalid_size_code</w:t>
      </w:r>
    </w:p>
    <w:p w14:paraId="61F9A11A" w14:textId="77777777" w:rsidR="0086073F" w:rsidRPr="0086073F" w:rsidRDefault="0086073F" w:rsidP="0086073F">
      <w:pPr>
        <w:spacing w:after="160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b/>
          <w:bCs/>
          <w:spacing w:val="-3"/>
          <w:w w:val="95"/>
        </w:rPr>
        <w:t>기대 동작 (AC-FR-01-01):</w:t>
      </w:r>
    </w:p>
    <w:p w14:paraId="40A63B16" w14:textId="77777777" w:rsidR="0086073F" w:rsidRPr="0086073F" w:rsidRDefault="0086073F">
      <w:pPr>
        <w:numPr>
          <w:ilvl w:val="0"/>
          <w:numId w:val="73"/>
        </w:numPr>
        <w:spacing w:after="160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spacing w:val="-3"/>
          <w:w w:val="95"/>
        </w:rPr>
        <w:t>InputValidator.validate(None)</w:t>
      </w:r>
      <w:r w:rsidRPr="0086073F">
        <w:rPr>
          <w:rFonts w:ascii="돋움" w:eastAsia="돋움"/>
          <w:spacing w:val="-3"/>
          <w:w w:val="95"/>
        </w:rPr>
        <w:t> → </w:t>
      </w:r>
      <w:r w:rsidRPr="0086073F">
        <w:rPr>
          <w:rFonts w:ascii="돋움" w:eastAsia="돋움"/>
          <w:spacing w:val="-3"/>
          <w:w w:val="95"/>
        </w:rPr>
        <w:t>type="ERROR"</w:t>
      </w:r>
    </w:p>
    <w:p w14:paraId="44359043" w14:textId="77777777" w:rsidR="0086073F" w:rsidRPr="0086073F" w:rsidRDefault="0086073F">
      <w:pPr>
        <w:numPr>
          <w:ilvl w:val="0"/>
          <w:numId w:val="73"/>
        </w:numPr>
        <w:spacing w:after="160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spacing w:val="-3"/>
          <w:w w:val="95"/>
        </w:rPr>
        <w:t>error.code == "INVALID_SIZE"</w:t>
      </w:r>
    </w:p>
    <w:p w14:paraId="55EC28F0" w14:textId="77777777" w:rsidR="0086073F" w:rsidRPr="0086073F" w:rsidRDefault="0086073F">
      <w:pPr>
        <w:numPr>
          <w:ilvl w:val="0"/>
          <w:numId w:val="73"/>
        </w:numPr>
        <w:spacing w:after="160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spacing w:val="-3"/>
          <w:w w:val="95"/>
        </w:rPr>
        <w:t>error.message == "Grid must be 4x4."</w:t>
      </w:r>
    </w:p>
    <w:p w14:paraId="5FEB6DC8" w14:textId="77777777" w:rsidR="0086073F" w:rsidRPr="0086073F" w:rsidRDefault="0086073F" w:rsidP="0086073F">
      <w:pPr>
        <w:spacing w:after="160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b/>
          <w:bCs/>
          <w:spacing w:val="-3"/>
          <w:w w:val="95"/>
        </w:rPr>
        <w:t>최소 수정 허용 범위 (import 통과를 위해 필수):</w:t>
      </w:r>
    </w:p>
    <w:p w14:paraId="65DF6F64" w14:textId="77777777" w:rsidR="0086073F" w:rsidRPr="0086073F" w:rsidRDefault="0086073F">
      <w:pPr>
        <w:numPr>
          <w:ilvl w:val="0"/>
          <w:numId w:val="74"/>
        </w:numPr>
        <w:spacing w:after="160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spacing w:val="-3"/>
          <w:w w:val="95"/>
        </w:rPr>
        <w:lastRenderedPageBreak/>
        <w:t>src/boundary/__init__.py</w:t>
      </w:r>
    </w:p>
    <w:p w14:paraId="47C13215" w14:textId="77777777" w:rsidR="0086073F" w:rsidRPr="0086073F" w:rsidRDefault="0086073F">
      <w:pPr>
        <w:numPr>
          <w:ilvl w:val="0"/>
          <w:numId w:val="74"/>
        </w:numPr>
        <w:spacing w:after="160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spacing w:val="-3"/>
          <w:w w:val="95"/>
        </w:rPr>
        <w:t>src/boundary/schemas.py</w:t>
      </w:r>
      <w:r w:rsidRPr="0086073F">
        <w:rPr>
          <w:rFonts w:ascii="돋움" w:eastAsia="돋움"/>
          <w:spacing w:val="-3"/>
          <w:w w:val="95"/>
        </w:rPr>
        <w:t> </w:t>
      </w:r>
      <w:r w:rsidRPr="0086073F">
        <w:rPr>
          <w:rFonts w:ascii="돋움" w:eastAsia="돋움"/>
          <w:spacing w:val="-3"/>
          <w:w w:val="95"/>
        </w:rPr>
        <w:t>(FailureResponse,</w:t>
      </w:r>
      <w:r w:rsidRPr="0086073F">
        <w:rPr>
          <w:rFonts w:ascii="돋움" w:eastAsia="돋움"/>
          <w:spacing w:val="-3"/>
          <w:w w:val="95"/>
        </w:rPr>
        <w:t> </w:t>
      </w:r>
      <w:r w:rsidRPr="0086073F">
        <w:rPr>
          <w:rFonts w:ascii="돋움" w:eastAsia="돋움"/>
          <w:spacing w:val="-3"/>
          <w:w w:val="95"/>
        </w:rPr>
        <w:t>ErrorDetail)</w:t>
      </w:r>
    </w:p>
    <w:p w14:paraId="59AB38E7" w14:textId="77777777" w:rsidR="0086073F" w:rsidRPr="0086073F" w:rsidRDefault="0086073F">
      <w:pPr>
        <w:numPr>
          <w:ilvl w:val="0"/>
          <w:numId w:val="74"/>
        </w:numPr>
        <w:spacing w:after="160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spacing w:val="-3"/>
          <w:w w:val="95"/>
        </w:rPr>
        <w:t>src/boundary/input_validator.py</w:t>
      </w:r>
      <w:r w:rsidRPr="0086073F">
        <w:rPr>
          <w:rFonts w:ascii="돋움" w:eastAsia="돋움"/>
          <w:spacing w:val="-3"/>
          <w:w w:val="95"/>
        </w:rPr>
        <w:t> </w:t>
      </w:r>
      <w:r w:rsidRPr="0086073F">
        <w:rPr>
          <w:rFonts w:ascii="돋움" w:eastAsia="돋움"/>
          <w:spacing w:val="-3"/>
          <w:w w:val="95"/>
        </w:rPr>
        <w:t>(InputValidator.validate()</w:t>
      </w:r>
      <w:r w:rsidRPr="0086073F">
        <w:rPr>
          <w:rFonts w:ascii="돋움" w:eastAsia="돋움"/>
          <w:spacing w:val="-3"/>
          <w:w w:val="95"/>
        </w:rPr>
        <w:t> — </w:t>
      </w:r>
      <w:r w:rsidRPr="0086073F">
        <w:rPr>
          <w:rFonts w:ascii="돋움" w:eastAsia="돋움"/>
          <w:b/>
          <w:bCs/>
          <w:spacing w:val="-3"/>
          <w:w w:val="95"/>
        </w:rPr>
        <w:t>grid is None</w:t>
      </w:r>
      <w:r w:rsidRPr="0086073F">
        <w:rPr>
          <w:rFonts w:ascii="돋움" w:eastAsia="돋움"/>
          <w:b/>
          <w:bCs/>
          <w:spacing w:val="-3"/>
          <w:w w:val="95"/>
        </w:rPr>
        <w:t> </w:t>
      </w:r>
      <w:r w:rsidRPr="0086073F">
        <w:rPr>
          <w:rFonts w:ascii="돋움" w:eastAsia="돋움"/>
          <w:b/>
          <w:bCs/>
          <w:spacing w:val="-3"/>
          <w:w w:val="95"/>
        </w:rPr>
        <w:t>분기만</w:t>
      </w:r>
      <w:r w:rsidRPr="0086073F">
        <w:rPr>
          <w:rFonts w:ascii="돋움" w:eastAsia="돋움"/>
          <w:spacing w:val="-3"/>
          <w:w w:val="95"/>
        </w:rPr>
        <w:t>)</w:t>
      </w:r>
    </w:p>
    <w:p w14:paraId="18B2D7A1" w14:textId="77777777" w:rsidR="0086073F" w:rsidRPr="0086073F" w:rsidRDefault="0086073F" w:rsidP="0086073F">
      <w:pPr>
        <w:spacing w:after="160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spacing w:val="-3"/>
          <w:w w:val="95"/>
        </w:rPr>
        <w:t>아직 수정하지 않을 것:</w:t>
      </w:r>
      <w:r w:rsidRPr="0086073F">
        <w:rPr>
          <w:rFonts w:ascii="돋움" w:eastAsia="돋움"/>
          <w:spacing w:val="-3"/>
          <w:w w:val="95"/>
        </w:rPr>
        <w:t> </w:t>
      </w:r>
      <w:r w:rsidRPr="0086073F">
        <w:rPr>
          <w:rFonts w:ascii="돋움" w:eastAsia="돋움"/>
          <w:spacing w:val="-3"/>
          <w:w w:val="95"/>
        </w:rPr>
        <w:t>UIBoundary,</w:t>
      </w:r>
      <w:r w:rsidRPr="0086073F">
        <w:rPr>
          <w:rFonts w:ascii="돋움" w:eastAsia="돋움"/>
          <w:spacing w:val="-3"/>
          <w:w w:val="95"/>
        </w:rPr>
        <w:t> </w:t>
      </w:r>
      <w:r w:rsidRPr="0086073F">
        <w:rPr>
          <w:rFonts w:ascii="돋움" w:eastAsia="돋움"/>
          <w:spacing w:val="-3"/>
          <w:w w:val="95"/>
        </w:rPr>
        <w:t>control/, size 위반([], 3</w:t>
      </w:r>
      <w:r w:rsidRPr="0086073F">
        <w:rPr>
          <w:rFonts w:ascii="돋움" w:eastAsia="돋움"/>
          <w:spacing w:val="-3"/>
          <w:w w:val="95"/>
        </w:rPr>
        <w:t>×</w:t>
      </w:r>
      <w:r w:rsidRPr="0086073F">
        <w:rPr>
          <w:rFonts w:ascii="돋움" w:eastAsia="돋움"/>
          <w:spacing w:val="-3"/>
          <w:w w:val="95"/>
        </w:rPr>
        <w:t>4 등), resolve 격리.</w:t>
      </w:r>
    </w:p>
    <w:p w14:paraId="427934E2" w14:textId="77777777" w:rsidR="0086073F" w:rsidRDefault="0086073F" w:rsidP="0086073F">
      <w:pPr>
        <w:spacing w:after="160"/>
        <w:rPr>
          <w:rFonts w:ascii="돋움" w:eastAsia="돋움"/>
          <w:spacing w:val="-3"/>
          <w:w w:val="95"/>
        </w:rPr>
      </w:pPr>
    </w:p>
    <w:p w14:paraId="5314A5F8" w14:textId="52312585" w:rsidR="00B7356F" w:rsidRPr="00B7356F" w:rsidRDefault="00B7356F" w:rsidP="0086073F">
      <w:pPr>
        <w:spacing w:after="160"/>
        <w:rPr>
          <w:sz w:val="32"/>
          <w:szCs w:val="32"/>
        </w:rPr>
      </w:pPr>
      <w:r w:rsidRPr="00B7356F">
        <w:rPr>
          <w:rFonts w:ascii="Arial" w:eastAsia="Arial" w:hAnsi="Arial" w:cs="Arial"/>
          <w:b/>
          <w:bCs/>
          <w:color w:val="222222"/>
        </w:rPr>
        <w:t>▶ 프롬프트</w:t>
      </w:r>
    </w:p>
    <w:p w14:paraId="12B37126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4"/>
          <w:szCs w:val="32"/>
        </w:rPr>
      </w:pPr>
    </w:p>
    <w:p w14:paraId="566E33AA" w14:textId="77777777" w:rsidR="008F32CD" w:rsidRDefault="00B7356F" w:rsidP="00673CC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B7356F">
        <w:rPr>
          <w:rFonts w:ascii="돋움" w:eastAsia="돋움" w:hint="eastAsia"/>
          <w:spacing w:val="-3"/>
          <w:w w:val="95"/>
          <w:szCs w:val="20"/>
        </w:rPr>
        <w:t>```</w:t>
      </w:r>
    </w:p>
    <w:p w14:paraId="39F93488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[단계] TDD GREEN만 수행한다.</w:t>
      </w:r>
    </w:p>
    <w:p w14:paraId="28612817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REFACTOR, 설계 개선, 다른 AC 추가는 하지 않는다.</w:t>
      </w:r>
    </w:p>
    <w:p w14:paraId="324BB64D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1D9D6770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 w:hint="eastAsia"/>
          <w:spacing w:val="-3"/>
          <w:w w:val="95"/>
          <w:szCs w:val="20"/>
        </w:rPr>
        <w:t>대상</w:t>
      </w:r>
      <w:r w:rsidRPr="0086073F">
        <w:rPr>
          <w:rFonts w:ascii="돋움" w:eastAsia="돋움"/>
          <w:spacing w:val="-3"/>
          <w:w w:val="95"/>
          <w:szCs w:val="20"/>
        </w:rPr>
        <w:t xml:space="preserve"> 테스트 (1건만):</w:t>
      </w:r>
    </w:p>
    <w:p w14:paraId="3A9607C2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파일: tests/boundary/test_ac_fr_01_01_input_validation.py</w:t>
      </w:r>
    </w:p>
    <w:p w14:paraId="28B46FAD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테스트: TestNormalFailureReturn::test_none_grid_returns_failure_with_invalid_size_code</w:t>
      </w:r>
    </w:p>
    <w:p w14:paraId="2D2CFD4A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31FDD7A0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PRD / AC:</w:t>
      </w:r>
    </w:p>
    <w:p w14:paraId="7245E37F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AC-FR-01-01: grid=None이면 Boundary가 다음 실패 응답을 반환한다.</w:t>
      </w:r>
    </w:p>
    <w:p w14:paraId="7E357F30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 xml:space="preserve">  - type="ERROR"</w:t>
      </w:r>
    </w:p>
    <w:p w14:paraId="655D3E9C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 xml:space="preserve">  - code="INVALID_SIZE"</w:t>
      </w:r>
    </w:p>
    <w:p w14:paraId="4537CF59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 xml:space="preserve">  - message="Grid must be 4x4."  (문자 단위 동일)</w:t>
      </w:r>
    </w:p>
    <w:p w14:paraId="091A59A9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52EE5114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 w:hint="eastAsia"/>
          <w:spacing w:val="-3"/>
          <w:w w:val="95"/>
          <w:szCs w:val="20"/>
        </w:rPr>
        <w:t>작업</w:t>
      </w:r>
      <w:r w:rsidRPr="0086073F">
        <w:rPr>
          <w:rFonts w:ascii="돋움" w:eastAsia="돋움"/>
          <w:spacing w:val="-3"/>
          <w:w w:val="95"/>
          <w:szCs w:val="20"/>
        </w:rPr>
        <w:t xml:space="preserve"> 순서:</w:t>
      </w:r>
    </w:p>
    <w:p w14:paraId="1BA95E4F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1. 현재 상태 확인:</w:t>
      </w:r>
    </w:p>
    <w:p w14:paraId="4B93C1B5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7E7B21C1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 xml:space="preserve">   python -m pytest tests/boundary/test_ac_fr_01_01_input_validation.py::TestNormalFailureReturn::test_none_grid_returns_failure_with_invalid_size_code -v</w:t>
      </w:r>
    </w:p>
    <w:p w14:paraId="54CAE39F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068B2401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2. collection ERROR(ModuleNotFoundError: boundary)이면:</w:t>
      </w:r>
    </w:p>
    <w:p w14:paraId="22F0FAA7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 xml:space="preserve">   import를 만족하는 최소 스켈레ton을 만든 뒤,</w:t>
      </w:r>
    </w:p>
    <w:p w14:paraId="11CCACAA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 xml:space="preserve">   InputValidator.validate()에서 grid is None일 때만 FailureResponse를 반환한다.</w:t>
      </w:r>
    </w:p>
    <w:p w14:paraId="7408C0FC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0EE06B7A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3. assertion 실패이면:</w:t>
      </w:r>
    </w:p>
    <w:p w14:paraId="5287D866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 xml:space="preserve">   grid is None 분기만 추가</w:t>
      </w:r>
      <w:r w:rsidRPr="0086073F">
        <w:rPr>
          <w:rFonts w:ascii="돋움" w:eastAsia="돋움"/>
          <w:spacing w:val="-3"/>
          <w:w w:val="95"/>
          <w:szCs w:val="20"/>
        </w:rPr>
        <w:t>·</w:t>
      </w:r>
      <w:r w:rsidRPr="0086073F">
        <w:rPr>
          <w:rFonts w:ascii="돋움" w:eastAsia="돋움"/>
          <w:spacing w:val="-3"/>
          <w:w w:val="95"/>
          <w:szCs w:val="20"/>
        </w:rPr>
        <w:t>수정한다. size 위반([]/3</w:t>
      </w:r>
      <w:r w:rsidRPr="0086073F">
        <w:rPr>
          <w:rFonts w:ascii="돋움" w:eastAsia="돋움"/>
          <w:spacing w:val="-3"/>
          <w:w w:val="95"/>
          <w:szCs w:val="20"/>
        </w:rPr>
        <w:t>×</w:t>
      </w:r>
      <w:r w:rsidRPr="0086073F">
        <w:rPr>
          <w:rFonts w:ascii="돋움" w:eastAsia="돋움"/>
          <w:spacing w:val="-3"/>
          <w:w w:val="95"/>
          <w:szCs w:val="20"/>
        </w:rPr>
        <w:t>4 등)은 이번 커밋에서 구현하지 않는다.</w:t>
      </w:r>
    </w:p>
    <w:p w14:paraId="408599EC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606EB68B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4. 테스트가 이미 통과하면:</w:t>
      </w:r>
    </w:p>
    <w:p w14:paraId="125DDB19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 xml:space="preserve">   프로덕션 코드를 수정하지 않는다.</w:t>
      </w:r>
    </w:p>
    <w:p w14:paraId="35AB1770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7FAEF6DB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5. 수정 후 동일 테스트만 재실행:</w:t>
      </w:r>
    </w:p>
    <w:p w14:paraId="76412139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3BA476AD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 xml:space="preserve">   python -m pytest tests/boundary/test_ac_fr_01_01_input_validation.py::TestNormalFailureReturn::test_none_grid_returns_failure_with_invalid_size_code -v</w:t>
      </w:r>
    </w:p>
    <w:p w14:paraId="2F69A523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02F104D6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 w:hint="eastAsia"/>
          <w:spacing w:val="-3"/>
          <w:w w:val="95"/>
          <w:szCs w:val="20"/>
        </w:rPr>
        <w:t>수정</w:t>
      </w:r>
      <w:r w:rsidRPr="0086073F">
        <w:rPr>
          <w:rFonts w:ascii="돋움" w:eastAsia="돋움"/>
          <w:spacing w:val="-3"/>
          <w:w w:val="95"/>
          <w:szCs w:val="20"/>
        </w:rPr>
        <w:t xml:space="preserve"> 허용 범위:</w:t>
      </w:r>
    </w:p>
    <w:p w14:paraId="73534667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src/boundary/__init__.py</w:t>
      </w:r>
    </w:p>
    <w:p w14:paraId="5CC0D441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src/boundary/schemas.py</w:t>
      </w:r>
    </w:p>
    <w:p w14:paraId="6C9BB5AD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src/boundary/input_validator.py</w:t>
      </w:r>
    </w:p>
    <w:p w14:paraId="2C95958D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019704B0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 w:hint="eastAsia"/>
          <w:spacing w:val="-3"/>
          <w:w w:val="95"/>
          <w:szCs w:val="20"/>
        </w:rPr>
        <w:t>금지</w:t>
      </w:r>
      <w:r w:rsidRPr="0086073F">
        <w:rPr>
          <w:rFonts w:ascii="돋움" w:eastAsia="돋움"/>
          <w:spacing w:val="-3"/>
          <w:w w:val="95"/>
          <w:szCs w:val="20"/>
        </w:rPr>
        <w:t>:</w:t>
      </w:r>
    </w:p>
    <w:p w14:paraId="199B8BD6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tests/ 수정 (약화</w:t>
      </w:r>
      <w:r w:rsidRPr="0086073F">
        <w:rPr>
          <w:rFonts w:ascii="돋움" w:eastAsia="돋움"/>
          <w:spacing w:val="-3"/>
          <w:w w:val="95"/>
          <w:szCs w:val="20"/>
        </w:rPr>
        <w:t>·</w:t>
      </w:r>
      <w:r w:rsidRPr="0086073F">
        <w:rPr>
          <w:rFonts w:ascii="돋움" w:eastAsia="돋움"/>
          <w:spacing w:val="-3"/>
          <w:w w:val="95"/>
          <w:szCs w:val="20"/>
        </w:rPr>
        <w:t>삭제</w:t>
      </w:r>
      <w:r w:rsidRPr="0086073F">
        <w:rPr>
          <w:rFonts w:ascii="돋움" w:eastAsia="돋움"/>
          <w:spacing w:val="-3"/>
          <w:w w:val="95"/>
          <w:szCs w:val="20"/>
        </w:rPr>
        <w:t>·</w:t>
      </w:r>
      <w:r w:rsidRPr="0086073F">
        <w:rPr>
          <w:rFonts w:ascii="돋움" w:eastAsia="돋움"/>
          <w:spacing w:val="-3"/>
          <w:w w:val="95"/>
          <w:szCs w:val="20"/>
        </w:rPr>
        <w:t>assert 변경)</w:t>
      </w:r>
    </w:p>
    <w:p w14:paraId="7F50578C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src/boundary/ui_boundary.py, src/control/ 구현</w:t>
      </w:r>
    </w:p>
    <w:p w14:paraId="483B9427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resolve() / Domain 로직 구현</w:t>
      </w:r>
    </w:p>
    <w:p w14:paraId="30AF68D2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AC-FR-01-02~05, size 위반 분기 선행 구현</w:t>
      </w:r>
    </w:p>
    <w:p w14:paraId="54551329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리팩토링, 메시지 문구 변경</w:t>
      </w:r>
    </w:p>
    <w:p w14:paraId="5ECCE1B0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74FAF5F3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 w:hint="eastAsia"/>
          <w:spacing w:val="-3"/>
          <w:w w:val="95"/>
          <w:szCs w:val="20"/>
        </w:rPr>
        <w:t>준수</w:t>
      </w:r>
      <w:r w:rsidRPr="0086073F">
        <w:rPr>
          <w:rFonts w:ascii="돋움" w:eastAsia="돋움"/>
          <w:spacing w:val="-3"/>
          <w:w w:val="95"/>
          <w:szCs w:val="20"/>
        </w:rPr>
        <w:t>:</w:t>
      </w:r>
    </w:p>
    <w:p w14:paraId="5ABA6363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.cursorrules (ECB, Dual-Track, green_phase 규칙)</w:t>
      </w:r>
    </w:p>
    <w:p w14:paraId="3B83AD66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- tests/boundary/ac_fr_01_01_constants.py 의 INVALID_SIZE_CODE / INVALID_SIZE_MESSAGE</w:t>
      </w:r>
    </w:p>
    <w:p w14:paraId="459FF321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243F00FF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 w:hint="eastAsia"/>
          <w:spacing w:val="-3"/>
          <w:w w:val="95"/>
          <w:szCs w:val="20"/>
        </w:rPr>
        <w:t>산출물</w:t>
      </w:r>
      <w:r w:rsidRPr="0086073F">
        <w:rPr>
          <w:rFonts w:ascii="돋움" w:eastAsia="돋움"/>
          <w:spacing w:val="-3"/>
          <w:w w:val="95"/>
          <w:szCs w:val="20"/>
        </w:rPr>
        <w:t>:</w:t>
      </w:r>
    </w:p>
    <w:p w14:paraId="2015FF78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1. 테스트 실행 결과 요약</w:t>
      </w:r>
    </w:p>
    <w:p w14:paraId="06F6675A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2. RED였는지 / 이미 GREEN이었는지 한 줄 요약</w:t>
      </w:r>
    </w:p>
    <w:p w14:paraId="35E7A97C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3. 수정한 파일 목록</w:t>
      </w:r>
    </w:p>
    <w:p w14:paraId="135DBFF5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4. 변경한 Boundary 코드 요약</w:t>
      </w:r>
    </w:p>
    <w:p w14:paraId="5F596119" w14:textId="77777777" w:rsid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86073F">
        <w:rPr>
          <w:rFonts w:ascii="돋움" w:eastAsia="돋움"/>
          <w:spacing w:val="-3"/>
          <w:w w:val="95"/>
          <w:szCs w:val="20"/>
        </w:rPr>
        <w:t>5. 다음 단계 제안은 하지 않는다</w:t>
      </w:r>
    </w:p>
    <w:p w14:paraId="1FDC4D0C" w14:textId="77777777" w:rsid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</w:p>
    <w:p w14:paraId="6F1DDDDB" w14:textId="02EED7E0" w:rsidR="00B7356F" w:rsidRPr="00B7356F" w:rsidRDefault="00B7356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>
        <w:rPr>
          <w:rFonts w:ascii="돋움" w:eastAsia="돋움" w:hint="eastAsia"/>
          <w:spacing w:val="-3"/>
          <w:w w:val="95"/>
          <w:szCs w:val="20"/>
        </w:rPr>
        <w:t>```</w:t>
      </w:r>
    </w:p>
    <w:p w14:paraId="5E0104FB" w14:textId="77777777" w:rsidR="000021EA" w:rsidRDefault="000021EA" w:rsidP="000021EA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3285B75" w14:textId="77777777" w:rsidR="00E03550" w:rsidRDefault="00E03550" w:rsidP="000021EA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8144F17" w14:textId="1583FBC5" w:rsidR="00E03550" w:rsidRPr="00E03550" w:rsidRDefault="00E03550" w:rsidP="000021EA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36"/>
        </w:rPr>
      </w:pPr>
      <w:r w:rsidRPr="00E03550">
        <w:rPr>
          <w:rFonts w:ascii="돋움" w:eastAsia="돋움"/>
          <w:b/>
          <w:bCs/>
          <w:spacing w:val="-3"/>
          <w:w w:val="95"/>
          <w:sz w:val="28"/>
          <w:szCs w:val="36"/>
        </w:rPr>
        <w:t>테스트 실행으로 GREEN 단계 확인</w:t>
      </w:r>
    </w:p>
    <w:p w14:paraId="2CC6C0C2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b/>
          <w:bCs/>
          <w:spacing w:val="-3"/>
          <w:w w:val="95"/>
        </w:rPr>
        <w:t xml:space="preserve">RED 확인 (현재 </w:t>
      </w:r>
      <w:r w:rsidRPr="0086073F">
        <w:rPr>
          <w:rFonts w:ascii="돋움" w:eastAsia="돋움"/>
          <w:b/>
          <w:bCs/>
          <w:spacing w:val="-3"/>
          <w:w w:val="95"/>
        </w:rPr>
        <w:t>—</w:t>
      </w:r>
      <w:r w:rsidRPr="0086073F">
        <w:rPr>
          <w:rFonts w:ascii="돋움" w:eastAsia="돋움"/>
          <w:b/>
          <w:bCs/>
          <w:spacing w:val="-3"/>
          <w:w w:val="95"/>
        </w:rPr>
        <w:t xml:space="preserve"> collection ERROR 예상)</w:t>
      </w:r>
    </w:p>
    <w:p w14:paraId="40D94F51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14"/>
          <w:szCs w:val="18"/>
        </w:rPr>
      </w:pPr>
      <w:r w:rsidRPr="0086073F">
        <w:rPr>
          <w:rFonts w:ascii="돋움" w:eastAsia="돋움"/>
          <w:spacing w:val="-3"/>
          <w:w w:val="95"/>
          <w:sz w:val="14"/>
          <w:szCs w:val="18"/>
        </w:rPr>
        <w:t>python -m pytest tests/boundary/test_ac_fr_01_01_input_validation.py::TestNormalFailureReturn::test_none_grid_returns_failure_with_invalid_size_code -v</w:t>
      </w:r>
    </w:p>
    <w:p w14:paraId="737174F5" w14:textId="77777777" w:rsid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1AB348A" w14:textId="43D10020" w:rsidR="00543E75" w:rsidRDefault="00543E75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noProof/>
          <w:spacing w:val="-3"/>
          <w:w w:val="95"/>
        </w:rPr>
        <w:lastRenderedPageBreak/>
        <w:drawing>
          <wp:inline distT="0" distB="0" distL="0" distR="0" wp14:anchorId="43FEA550" wp14:editId="6EB4025B">
            <wp:extent cx="5760720" cy="2199640"/>
            <wp:effectExtent l="0" t="0" r="0" b="0"/>
            <wp:docPr id="302868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6897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1F66" w14:textId="77777777" w:rsidR="00543E75" w:rsidRDefault="00543E75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62B50F8" w14:textId="6BC4AEC4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b/>
          <w:bCs/>
          <w:spacing w:val="-3"/>
          <w:w w:val="95"/>
        </w:rPr>
        <w:t>GREEN 완료 확인 (위 1건만)</w:t>
      </w:r>
    </w:p>
    <w:p w14:paraId="73C6A71F" w14:textId="77777777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14"/>
          <w:szCs w:val="18"/>
        </w:rPr>
      </w:pPr>
      <w:r w:rsidRPr="0086073F">
        <w:rPr>
          <w:rFonts w:ascii="돋움" w:eastAsia="돋움"/>
          <w:spacing w:val="-3"/>
          <w:w w:val="95"/>
          <w:sz w:val="14"/>
          <w:szCs w:val="18"/>
        </w:rPr>
        <w:t>python -m pytest tests/boundary/test_ac_fr_01_01_input_validation.py::TestNormalFailureReturn::test_none_grid_returns_failure_with_invalid_size_code -v</w:t>
      </w:r>
    </w:p>
    <w:p w14:paraId="35755791" w14:textId="77777777" w:rsid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2DCD74A" w14:textId="49651E51" w:rsidR="00543E75" w:rsidRDefault="00543E75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noProof/>
          <w:spacing w:val="-3"/>
          <w:w w:val="95"/>
        </w:rPr>
        <w:drawing>
          <wp:inline distT="0" distB="0" distL="0" distR="0" wp14:anchorId="4748E1B1" wp14:editId="2E93ADCB">
            <wp:extent cx="5760720" cy="2292985"/>
            <wp:effectExtent l="0" t="0" r="0" b="0"/>
            <wp:docPr id="3776747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7477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ECE" w14:textId="77777777" w:rsidR="00543E75" w:rsidRDefault="00543E75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A303163" w14:textId="27063D95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b/>
          <w:bCs/>
          <w:spacing w:val="-3"/>
          <w:w w:val="95"/>
        </w:rPr>
        <w:t xml:space="preserve">회귀 확인 </w:t>
      </w:r>
      <w:r w:rsidRPr="0086073F">
        <w:rPr>
          <w:rFonts w:ascii="돋움" w:eastAsia="돋움"/>
          <w:b/>
          <w:bCs/>
          <w:spacing w:val="-3"/>
          <w:w w:val="95"/>
        </w:rPr>
        <w:t>—</w:t>
      </w:r>
      <w:r w:rsidRPr="0086073F">
        <w:rPr>
          <w:rFonts w:ascii="돋움" w:eastAsia="돋움"/>
          <w:b/>
          <w:bCs/>
          <w:spacing w:val="-3"/>
          <w:w w:val="95"/>
        </w:rPr>
        <w:t xml:space="preserve"> 아직 RED여야 정상 (의도적으로 실패/미수집)</w:t>
      </w:r>
    </w:p>
    <w:p w14:paraId="1B3BD388" w14:textId="77777777" w:rsid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spacing w:val="-3"/>
          <w:w w:val="95"/>
        </w:rPr>
        <w:t>python -m pytest tests/boundary/test_ac_fr_01_01_ui_boundary_flow.py -v</w:t>
      </w:r>
    </w:p>
    <w:p w14:paraId="71D83983" w14:textId="77777777" w:rsidR="00543E75" w:rsidRDefault="00543E75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0DA7D23" w14:textId="0FF48802" w:rsidR="00543E75" w:rsidRPr="00543E75" w:rsidRDefault="00543E75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noProof/>
          <w:spacing w:val="-3"/>
          <w:w w:val="95"/>
        </w:rPr>
        <w:drawing>
          <wp:inline distT="0" distB="0" distL="0" distR="0" wp14:anchorId="3312777D" wp14:editId="62C1EE0F">
            <wp:extent cx="5760720" cy="1985010"/>
            <wp:effectExtent l="0" t="0" r="0" b="0"/>
            <wp:docPr id="18667708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084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A8FC" w14:textId="77777777" w:rsidR="00543E75" w:rsidRDefault="00543E75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D663CB8" w14:textId="44D694D6" w:rsid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spacing w:val="-3"/>
          <w:w w:val="95"/>
        </w:rPr>
        <w:lastRenderedPageBreak/>
        <w:t>python -m pytest tests/boundary/test_ac_fr_01_01_input_validation.py -v</w:t>
      </w:r>
    </w:p>
    <w:p w14:paraId="35E704EA" w14:textId="1EF8F102" w:rsidR="0086073F" w:rsidRDefault="00543E75" w:rsidP="0086073F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</w:rPr>
      </w:pPr>
      <w:r w:rsidRPr="00543E75">
        <w:rPr>
          <w:rFonts w:ascii="돋움" w:eastAsia="돋움"/>
          <w:b/>
          <w:bCs/>
          <w:noProof/>
          <w:spacing w:val="-3"/>
          <w:w w:val="95"/>
        </w:rPr>
        <w:drawing>
          <wp:inline distT="0" distB="0" distL="0" distR="0" wp14:anchorId="4F4297EB" wp14:editId="08A8687D">
            <wp:extent cx="5760720" cy="2072640"/>
            <wp:effectExtent l="0" t="0" r="0" b="0"/>
            <wp:docPr id="13465267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26779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391B" w14:textId="77777777" w:rsidR="00543E75" w:rsidRDefault="00543E75" w:rsidP="0086073F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</w:rPr>
      </w:pPr>
    </w:p>
    <w:p w14:paraId="31A46C50" w14:textId="71AD38BA" w:rsidR="0086073F" w:rsidRPr="0086073F" w:rsidRDefault="0086073F" w:rsidP="0086073F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6073F">
        <w:rPr>
          <w:rFonts w:ascii="돋움" w:eastAsia="돋움"/>
          <w:b/>
          <w:bCs/>
          <w:spacing w:val="-3"/>
          <w:w w:val="95"/>
        </w:rPr>
        <w:t>커밋 전 빠른 스모크 (선택)</w:t>
      </w:r>
    </w:p>
    <w:p w14:paraId="4C2BD30F" w14:textId="77777777" w:rsidR="00543E75" w:rsidRP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spacing w:val="-3"/>
          <w:w w:val="95"/>
        </w:rPr>
        <w:t>PYTHONPATH=src python -c "</w:t>
      </w:r>
    </w:p>
    <w:p w14:paraId="484CB845" w14:textId="77777777" w:rsidR="00543E75" w:rsidRP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spacing w:val="-3"/>
          <w:w w:val="95"/>
        </w:rPr>
        <w:t>from boundary.input_validator import InputValidator</w:t>
      </w:r>
    </w:p>
    <w:p w14:paraId="42461665" w14:textId="77777777" w:rsidR="00543E75" w:rsidRP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spacing w:val="-3"/>
          <w:w w:val="95"/>
        </w:rPr>
        <w:t>r = InputValidator().validate(None)</w:t>
      </w:r>
    </w:p>
    <w:p w14:paraId="15D5E6AD" w14:textId="77777777" w:rsidR="00543E75" w:rsidRP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spacing w:val="-3"/>
          <w:w w:val="95"/>
        </w:rPr>
        <w:t>print(r.model_dump())</w:t>
      </w:r>
    </w:p>
    <w:p w14:paraId="49FF4759" w14:textId="77777777" w:rsidR="00543E75" w:rsidRP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spacing w:val="-3"/>
          <w:w w:val="95"/>
        </w:rPr>
        <w:t>assert r.type == 'ERROR'</w:t>
      </w:r>
    </w:p>
    <w:p w14:paraId="61610CA1" w14:textId="77777777" w:rsidR="00543E75" w:rsidRP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spacing w:val="-3"/>
          <w:w w:val="95"/>
        </w:rPr>
        <w:t>assert r.error.code == 'INVALID_SIZE'</w:t>
      </w:r>
    </w:p>
    <w:p w14:paraId="632E5A85" w14:textId="77777777" w:rsidR="00543E75" w:rsidRP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spacing w:val="-3"/>
          <w:w w:val="95"/>
        </w:rPr>
        <w:t>assert r.error.message == 'Grid must be 4x4.'</w:t>
      </w:r>
    </w:p>
    <w:p w14:paraId="04539EF3" w14:textId="77777777" w:rsidR="00543E75" w:rsidRP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spacing w:val="-3"/>
          <w:w w:val="95"/>
        </w:rPr>
        <w:t>print('OK')</w:t>
      </w:r>
    </w:p>
    <w:p w14:paraId="6BA33977" w14:textId="170582B5" w:rsidR="000021EA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543E75">
        <w:rPr>
          <w:rFonts w:ascii="돋움" w:eastAsia="돋움"/>
          <w:spacing w:val="-3"/>
          <w:w w:val="95"/>
        </w:rPr>
        <w:t>"</w:t>
      </w:r>
    </w:p>
    <w:p w14:paraId="0593B1F2" w14:textId="77777777" w:rsid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7ABBF19" w14:textId="03FAAE11" w:rsid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혹은</w:t>
      </w:r>
    </w:p>
    <w:p w14:paraId="38FEA612" w14:textId="1B2E6A55" w:rsidR="00543E75" w:rsidRPr="00543E75" w:rsidRDefault="00543E75" w:rsidP="00543E7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14"/>
          <w:szCs w:val="18"/>
        </w:rPr>
      </w:pPr>
      <w:r w:rsidRPr="00543E75">
        <w:rPr>
          <w:rFonts w:ascii="돋움" w:eastAsia="돋움"/>
          <w:spacing w:val="-3"/>
          <w:w w:val="95"/>
          <w:sz w:val="14"/>
          <w:szCs w:val="18"/>
        </w:rPr>
        <w:t>python -m pytest tests/boundary/test_ac_fr_01_01_input_validation.py::TestNormalFailureReturn::test_none_grid_returns_failure_with_invalid_size_code -v</w:t>
      </w:r>
    </w:p>
    <w:p w14:paraId="05823F7D" w14:textId="1597EFFF" w:rsidR="00B7356F" w:rsidRDefault="00B7356F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  <w:r>
        <w:rPr>
          <w:rFonts w:ascii="돋움" w:eastAsia="돋움"/>
          <w:b/>
          <w:bCs/>
          <w:spacing w:val="-3"/>
          <w:w w:val="95"/>
          <w:sz w:val="28"/>
          <w:szCs w:val="28"/>
        </w:rPr>
        <w:br w:type="page"/>
      </w:r>
      <w:r w:rsidR="00543E75" w:rsidRPr="00543E75">
        <w:rPr>
          <w:rFonts w:ascii="돋움" w:eastAsia="돋움"/>
          <w:b/>
          <w:bCs/>
          <w:noProof/>
          <w:spacing w:val="-3"/>
          <w:w w:val="95"/>
          <w:sz w:val="28"/>
          <w:szCs w:val="28"/>
        </w:rPr>
        <w:lastRenderedPageBreak/>
        <w:drawing>
          <wp:inline distT="0" distB="0" distL="0" distR="0" wp14:anchorId="00DED95D" wp14:editId="63610110">
            <wp:extent cx="5760720" cy="2625090"/>
            <wp:effectExtent l="0" t="0" r="0" b="0"/>
            <wp:docPr id="1547889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8908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DF3F" w14:textId="77777777" w:rsidR="00543E75" w:rsidRDefault="00543E75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z w:val="28"/>
          <w:szCs w:val="28"/>
          <w:shd w:val="clear" w:color="000000" w:fill="auto"/>
        </w:rPr>
      </w:pPr>
    </w:p>
    <w:p w14:paraId="23038830" w14:textId="77777777" w:rsidR="00543E75" w:rsidRPr="0076618D" w:rsidRDefault="00543E75" w:rsidP="00543E7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6618D">
        <w:rPr>
          <w:rFonts w:ascii="돋움" w:eastAsia="돋움" w:hAnsi="돋움" w:hint="eastAsia"/>
          <w:spacing w:val="-3"/>
          <w:w w:val="95"/>
          <w:sz w:val="24"/>
        </w:rPr>
        <w:t>문서 정리를 합니다.</w:t>
      </w:r>
    </w:p>
    <w:p w14:paraId="598C61F8" w14:textId="77777777" w:rsidR="00543E75" w:rsidRPr="008B7C98" w:rsidRDefault="00543E75" w:rsidP="00543E75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9973A56" w14:textId="77777777" w:rsidR="00543E75" w:rsidRPr="007104D4" w:rsidRDefault="00543E75" w:rsidP="00543E7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9A5EDE1" w14:textId="77777777" w:rsidR="00543E75" w:rsidRDefault="00543E75" w:rsidP="00543E75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2DA3954D" w14:textId="77777777" w:rsidR="00543E75" w:rsidRDefault="00543E75" w:rsidP="00543E75">
      <w:pPr>
        <w:spacing w:after="160"/>
        <w:rPr>
          <w:sz w:val="20"/>
          <w:szCs w:val="20"/>
        </w:rPr>
      </w:pPr>
    </w:p>
    <w:p w14:paraId="77A3662A" w14:textId="77777777" w:rsidR="00543E75" w:rsidRDefault="00543E75" w:rsidP="00543E75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EF2295">
        <w:rPr>
          <w:noProof/>
        </w:rPr>
        <w:drawing>
          <wp:inline distT="0" distB="0" distL="0" distR="0" wp14:anchorId="76F636FA" wp14:editId="5EA8109A">
            <wp:extent cx="5760720" cy="536575"/>
            <wp:effectExtent l="0" t="0" r="0" b="0"/>
            <wp:docPr id="16233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984F" w14:textId="593DD8E7" w:rsidR="00543E75" w:rsidRDefault="00543E75" w:rsidP="00543E75">
      <w:pPr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Pr="00AC588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깃 헙 업로드 및 리뷰</w:t>
      </w:r>
    </w:p>
    <w:p w14:paraId="3F0F3AB0" w14:textId="77777777" w:rsidR="00C1348E" w:rsidRDefault="00C1348E" w:rsidP="00543E75">
      <w:pPr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34B6FF91" w14:textId="548BCCD4" w:rsidR="00543E75" w:rsidRDefault="00C1348E">
      <w:pPr>
        <w:spacing w:after="160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C1348E">
        <w:rPr>
          <w:rFonts w:ascii="돋움" w:eastAsia="돋움" w:hAnsi="돋움"/>
          <w:b/>
          <w:bCs/>
          <w:noProof/>
          <w:spacing w:val="-3"/>
          <w:w w:val="95"/>
          <w:sz w:val="28"/>
          <w:szCs w:val="28"/>
        </w:rPr>
        <w:drawing>
          <wp:inline distT="0" distB="0" distL="0" distR="0" wp14:anchorId="123DBB28" wp14:editId="6541B4B6">
            <wp:extent cx="4410075" cy="2320248"/>
            <wp:effectExtent l="0" t="0" r="0" b="0"/>
            <wp:docPr id="9665718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1844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412039" cy="232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E75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br w:type="page"/>
      </w:r>
    </w:p>
    <w:p w14:paraId="50118FF2" w14:textId="7ED924EF" w:rsidR="00950572" w:rsidRDefault="00950572" w:rsidP="00950572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</w:pPr>
      <w:r w:rsidRPr="008369B6">
        <w:rPr>
          <w:rFonts w:ascii="돋움" w:eastAsia="돋움" w:hint="eastAsia"/>
          <w:b/>
          <w:bCs/>
          <w:spacing w:val="-3"/>
          <w:w w:val="95"/>
          <w:sz w:val="28"/>
          <w:szCs w:val="28"/>
          <w:u w:val="single"/>
        </w:rPr>
        <w:lastRenderedPageBreak/>
        <w:t xml:space="preserve">□ </w:t>
      </w:r>
      <w:r w:rsidRPr="008369B6"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  <w:t xml:space="preserve">GREEN TDD Cycle </w:t>
      </w:r>
      <w:r w:rsidRPr="008369B6">
        <w:rPr>
          <w:rFonts w:ascii="돋움" w:eastAsia="돋움" w:hAnsi="돋움" w:hint="eastAsia"/>
          <w:b/>
          <w:bCs/>
          <w:spacing w:val="-3"/>
          <w:w w:val="95"/>
          <w:sz w:val="28"/>
          <w:szCs w:val="28"/>
          <w:u w:val="single"/>
        </w:rPr>
        <w:t xml:space="preserve">한 번에 하기 </w:t>
      </w:r>
    </w:p>
    <w:p w14:paraId="19DF8125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1. 프로젝트에 맞게 고정된 전제</w:t>
      </w:r>
    </w:p>
    <w:p w14:paraId="2E6A26C8" w14:textId="77777777" w:rsidR="008369B6" w:rsidRPr="008369B6" w:rsidRDefault="008369B6">
      <w:pPr>
        <w:pStyle w:val="a4"/>
        <w:numPr>
          <w:ilvl w:val="0"/>
          <w:numId w:val="75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MagicSquare_1004 전용: ECB 경로(src/boundary|control|entity/), Dual-Track, 실제 테스트 경로를 명시합니다.</w:t>
      </w:r>
    </w:p>
    <w:p w14:paraId="395EA54B" w14:textId="77777777" w:rsidR="008369B6" w:rsidRPr="008369B6" w:rsidRDefault="008369B6">
      <w:pPr>
        <w:pStyle w:val="a4"/>
        <w:numPr>
          <w:ilvl w:val="0"/>
          <w:numId w:val="75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다른 프로젝트(magicsquare/, domain.py 등)로 Agent가 새는 것을 막습니다.</w:t>
      </w:r>
    </w:p>
    <w:p w14:paraId="7EF7F187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2. “1커밋 = RED 1묶음” 원칙</w:t>
      </w:r>
    </w:p>
    <w:p w14:paraId="08F9CC98" w14:textId="77777777" w:rsidR="008369B6" w:rsidRPr="008369B6" w:rsidRDefault="008369B6">
      <w:pPr>
        <w:pStyle w:val="a4"/>
        <w:numPr>
          <w:ilvl w:val="0"/>
          <w:numId w:val="76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한 번에 여러 AC·Track을 GREEN하지 않습니다.</w:t>
      </w:r>
    </w:p>
    <w:p w14:paraId="722AA321" w14:textId="77777777" w:rsidR="008369B6" w:rsidRPr="008369B6" w:rsidRDefault="008369B6">
      <w:pPr>
        <w:pStyle w:val="a4"/>
        <w:numPr>
          <w:ilvl w:val="0"/>
          <w:numId w:val="76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Track A(Boundary) 또는 Track B(Logic) 중 하나만 선택하도록 강제합니다.</w:t>
      </w:r>
    </w:p>
    <w:p w14:paraId="68C126DE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3. RED 확인 → GREEN → 재검증 순서 고정</w:t>
      </w:r>
    </w:p>
    <w:p w14:paraId="54FCF27B" w14:textId="77777777" w:rsidR="008369B6" w:rsidRPr="008369B6" w:rsidRDefault="008369B6">
      <w:pPr>
        <w:pStyle w:val="a4"/>
        <w:numPr>
          <w:ilvl w:val="0"/>
          <w:numId w:val="77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pytest로 의도한 RED를 먼저 확인합니다.</w:t>
      </w:r>
    </w:p>
    <w:p w14:paraId="06EF3EBD" w14:textId="77777777" w:rsidR="008369B6" w:rsidRPr="008369B6" w:rsidRDefault="008369B6">
      <w:pPr>
        <w:pStyle w:val="a4"/>
        <w:numPr>
          <w:ilvl w:val="0"/>
          <w:numId w:val="77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이미 PASS면 production 코드를 건드리지 않습니다.</w:t>
      </w:r>
    </w:p>
    <w:p w14:paraId="23469B46" w14:textId="77777777" w:rsidR="008369B6" w:rsidRPr="008369B6" w:rsidRDefault="008369B6">
      <w:pPr>
        <w:pStyle w:val="a4"/>
        <w:numPr>
          <w:ilvl w:val="0"/>
          <w:numId w:val="77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GREEN 후 동일 node id로 다시 실행합니다.</w:t>
      </w:r>
    </w:p>
    <w:p w14:paraId="66BF9243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4. 계약·SSOT를 테스트 기준으로 명시</w:t>
      </w:r>
    </w:p>
    <w:p w14:paraId="5E5AF944" w14:textId="77777777" w:rsidR="008369B6" w:rsidRPr="008369B6" w:rsidRDefault="008369B6">
      <w:pPr>
        <w:pStyle w:val="a4"/>
        <w:numPr>
          <w:ilvl w:val="0"/>
          <w:numId w:val="78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.cursorrules, PRD, **ac_fr_01_01_constants.py**를 함께 참조합니다.</w:t>
      </w:r>
    </w:p>
    <w:p w14:paraId="6319993E" w14:textId="77777777" w:rsidR="008369B6" w:rsidRPr="008369B6" w:rsidRDefault="008369B6">
      <w:pPr>
        <w:pStyle w:val="a4"/>
        <w:numPr>
          <w:ilvl w:val="0"/>
          <w:numId w:val="78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Boundary 실패는 FailureResponse (pydantic), ValueError throw가 아닙니다.</w:t>
      </w:r>
    </w:p>
    <w:p w14:paraId="6818BCCF" w14:textId="77777777" w:rsidR="008369B6" w:rsidRPr="008369B6" w:rsidRDefault="008369B6">
      <w:pPr>
        <w:pStyle w:val="a4"/>
        <w:numPr>
          <w:ilvl w:val="0"/>
          <w:numId w:val="78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AC-FR-01-01 앵커 계약(INVALID_SIZE, Grid must be 4x4.)을 예시로 박아 둡니다.</w:t>
      </w:r>
    </w:p>
    <w:p w14:paraId="18103083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5. ECB·의존성 경계 포함</w:t>
      </w:r>
    </w:p>
    <w:p w14:paraId="4021C6DD" w14:textId="77777777" w:rsidR="008369B6" w:rsidRPr="008369B6" w:rsidRDefault="008369B6">
      <w:pPr>
        <w:pStyle w:val="a4"/>
        <w:numPr>
          <w:ilvl w:val="0"/>
          <w:numId w:val="79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Entity/Control: PyQt·I/O import 금지</w:t>
      </w:r>
    </w:p>
    <w:p w14:paraId="6AD6EBBE" w14:textId="77777777" w:rsidR="008369B6" w:rsidRPr="008369B6" w:rsidRDefault="008369B6">
      <w:pPr>
        <w:pStyle w:val="a4"/>
        <w:numPr>
          <w:ilvl w:val="0"/>
          <w:numId w:val="79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Boundary: 입출력·검증·직렬화 담당</w:t>
      </w:r>
    </w:p>
    <w:p w14:paraId="521EC199" w14:textId="77777777" w:rsidR="008369B6" w:rsidRPr="008369B6" w:rsidRDefault="008369B6">
      <w:pPr>
        <w:pStyle w:val="a4"/>
        <w:numPr>
          <w:ilvl w:val="0"/>
          <w:numId w:val="79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4, 34 리터럴 대신 GRID_SIZE, MagicConstant SSOT 사용</w:t>
      </w:r>
    </w:p>
    <w:p w14:paraId="00F5E1E1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6. 범위 밖 작업을 명시적으로 차단</w:t>
      </w:r>
    </w:p>
    <w:p w14:paraId="73E7194D" w14:textId="77777777" w:rsidR="008369B6" w:rsidRPr="008369B6" w:rsidRDefault="008369B6">
      <w:pPr>
        <w:pStyle w:val="a4"/>
        <w:numPr>
          <w:ilvl w:val="0"/>
          <w:numId w:val="80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REFACTOR, FR-02 이후, 성공 경로, resolve() Domain 로직, 다른 RED 선행 구현 금지</w:t>
      </w:r>
    </w:p>
    <w:p w14:paraId="03C29165" w14:textId="77777777" w:rsidR="008369B6" w:rsidRPr="008369B6" w:rsidRDefault="008369B6">
      <w:pPr>
        <w:pStyle w:val="a4"/>
        <w:numPr>
          <w:ilvl w:val="0"/>
          <w:numId w:val="80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tests/ 약화·skip·print 디버깅·거짓 하드코딩 금지</w:t>
      </w:r>
    </w:p>
    <w:p w14:paraId="5A50766E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7. pytest + GUI 수동 확인까지 연결</w:t>
      </w:r>
    </w:p>
    <w:p w14:paraId="5BDC3047" w14:textId="77777777" w:rsidR="008369B6" w:rsidRPr="008369B6" w:rsidRDefault="008369B6">
      <w:pPr>
        <w:pStyle w:val="a4"/>
        <w:numPr>
          <w:ilvl w:val="0"/>
          <w:numId w:val="81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pytest GREEN이 기본입니다.</w:t>
      </w:r>
    </w:p>
    <w:p w14:paraId="2934F739" w14:textId="77777777" w:rsidR="008369B6" w:rsidRPr="008369B6" w:rsidRDefault="008369B6">
      <w:pPr>
        <w:pStyle w:val="a4"/>
        <w:numPr>
          <w:ilvl w:val="0"/>
          <w:numId w:val="81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Boundary GREEN + screen/이 있을 때 **python -m boundary.screen.app**으로 눈으로 확인합니다.</w:t>
      </w:r>
    </w:p>
    <w:p w14:paraId="6FFD20F8" w14:textId="77777777" w:rsidR="008369B6" w:rsidRPr="008369B6" w:rsidRDefault="008369B6">
      <w:pPr>
        <w:pStyle w:val="a4"/>
        <w:numPr>
          <w:ilvl w:val="0"/>
          <w:numId w:val="81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screen/이 없으면 N/A — GUI는 별도 커밋 가능하다고 분리해 둡니다.</w:t>
      </w:r>
    </w:p>
    <w:p w14:paraId="5CE6AD13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8. Agent 응답 형식 표준화</w:t>
      </w:r>
    </w:p>
    <w:p w14:paraId="188A89CC" w14:textId="77777777" w:rsidR="008369B6" w:rsidRPr="008369B6" w:rsidRDefault="008369B6">
      <w:pPr>
        <w:pStyle w:val="a4"/>
        <w:numPr>
          <w:ilvl w:val="0"/>
          <w:numId w:val="82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t>RED/GREEN 상태, node id, 수정 파일, pytest 결과, GUI 결과, Conventional Commit 메시지까지 고정 형식으로 요구합니다.</w:t>
      </w:r>
    </w:p>
    <w:p w14:paraId="15D50D10" w14:textId="77777777" w:rsidR="008369B6" w:rsidRPr="008369B6" w:rsidRDefault="008369B6">
      <w:pPr>
        <w:pStyle w:val="a4"/>
        <w:numPr>
          <w:ilvl w:val="0"/>
          <w:numId w:val="82"/>
        </w:numPr>
        <w:spacing w:line="312" w:lineRule="auto"/>
        <w:rPr>
          <w:rFonts w:ascii="돋움" w:eastAsia="돋움" w:hAnsi="돋움"/>
          <w:spacing w:val="-3"/>
          <w:w w:val="95"/>
          <w:sz w:val="24"/>
        </w:rPr>
      </w:pPr>
      <w:r w:rsidRPr="008369B6">
        <w:rPr>
          <w:rFonts w:ascii="돋움" w:eastAsia="돋움" w:hAnsi="돋움"/>
          <w:spacing w:val="-3"/>
          <w:w w:val="95"/>
          <w:sz w:val="24"/>
        </w:rPr>
        <w:lastRenderedPageBreak/>
        <w:t>“코드만 던지고 끝”이 아니라 커밋 단위 작업 로그가 되도록 설계했습니다.</w:t>
      </w:r>
    </w:p>
    <w:p w14:paraId="7F42CAE4" w14:textId="77777777" w:rsidR="008369B6" w:rsidRPr="008369B6" w:rsidRDefault="008369B6" w:rsidP="00950572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</w:pPr>
    </w:p>
    <w:p w14:paraId="69621D77" w14:textId="77777777" w:rsidR="008369B6" w:rsidRPr="008369B6" w:rsidRDefault="008369B6" w:rsidP="00950572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</w:pPr>
    </w:p>
    <w:p w14:paraId="59D3FECD" w14:textId="77777777" w:rsidR="00B7356F" w:rsidRPr="00B7356F" w:rsidRDefault="00B7356F" w:rsidP="00B7356F">
      <w:pPr>
        <w:spacing w:before="60" w:after="60"/>
        <w:rPr>
          <w:sz w:val="32"/>
          <w:szCs w:val="32"/>
        </w:rPr>
      </w:pPr>
      <w:r w:rsidRPr="00B7356F">
        <w:rPr>
          <w:rFonts w:ascii="Arial" w:eastAsia="Arial" w:hAnsi="Arial" w:cs="Arial"/>
          <w:b/>
          <w:bCs/>
          <w:color w:val="222222"/>
        </w:rPr>
        <w:t>▶ 프롬프트</w:t>
      </w:r>
    </w:p>
    <w:p w14:paraId="510C2428" w14:textId="77777777" w:rsidR="00B7356F" w:rsidRDefault="00B7356F" w:rsidP="00950572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278D54DF" w14:textId="3C617608" w:rsidR="00B73E6E" w:rsidRDefault="00B7356F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5035A55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[단계] TDD GREEN만 수행한다. REFACTOR</w:t>
      </w:r>
      <w:r w:rsidRPr="008369B6">
        <w:rPr>
          <w:rFonts w:ascii="돋움" w:eastAsia="돋움"/>
          <w:spacing w:val="-3"/>
          <w:w w:val="95"/>
        </w:rPr>
        <w:t>·</w:t>
      </w:r>
      <w:r w:rsidRPr="008369B6">
        <w:rPr>
          <w:rFonts w:ascii="돋움" w:eastAsia="돋움"/>
          <w:spacing w:val="-3"/>
          <w:w w:val="95"/>
        </w:rPr>
        <w:t>설계 개선</w:t>
      </w:r>
      <w:r w:rsidRPr="008369B6">
        <w:rPr>
          <w:rFonts w:ascii="돋움" w:eastAsia="돋움"/>
          <w:spacing w:val="-3"/>
          <w:w w:val="95"/>
        </w:rPr>
        <w:t>·</w:t>
      </w:r>
      <w:r w:rsidRPr="008369B6">
        <w:rPr>
          <w:rFonts w:ascii="돋움" w:eastAsia="돋움"/>
          <w:spacing w:val="-3"/>
          <w:w w:val="95"/>
        </w:rPr>
        <w:t>범위 밖 AC는 하지 않는다.</w:t>
      </w:r>
    </w:p>
    <w:p w14:paraId="3515CD0F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0687DFC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 w:hint="eastAsia"/>
          <w:spacing w:val="-3"/>
          <w:w w:val="95"/>
        </w:rPr>
        <w:t>프로젝트</w:t>
      </w:r>
      <w:r w:rsidRPr="008369B6">
        <w:rPr>
          <w:rFonts w:ascii="돋움" w:eastAsia="돋움"/>
          <w:spacing w:val="-3"/>
          <w:w w:val="95"/>
        </w:rPr>
        <w:t>: MagicSquare_1004</w:t>
      </w:r>
    </w:p>
    <w:p w14:paraId="63B5F59A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 w:hint="eastAsia"/>
          <w:spacing w:val="-3"/>
          <w:w w:val="95"/>
        </w:rPr>
        <w:t>아키텍처</w:t>
      </w:r>
      <w:r w:rsidRPr="008369B6">
        <w:rPr>
          <w:rFonts w:ascii="돋움" w:eastAsia="돋움"/>
          <w:spacing w:val="-3"/>
          <w:w w:val="95"/>
        </w:rPr>
        <w:t xml:space="preserve">: ECB </w:t>
      </w:r>
      <w:r w:rsidRPr="008369B6">
        <w:rPr>
          <w:rFonts w:ascii="돋움" w:eastAsia="돋움"/>
          <w:spacing w:val="-3"/>
          <w:w w:val="95"/>
        </w:rPr>
        <w:t>—</w:t>
      </w:r>
      <w:r w:rsidRPr="008369B6">
        <w:rPr>
          <w:rFonts w:ascii="돋움" w:eastAsia="돋움"/>
          <w:spacing w:val="-3"/>
          <w:w w:val="95"/>
        </w:rPr>
        <w:t xml:space="preserve"> src/boundary/, src/control/, src/entity/</w:t>
      </w:r>
    </w:p>
    <w:p w14:paraId="569BF29B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Dual-Track: Track A=tests/boundary/ (Mock 허용), Track B=tests/entity/ (Mock 금지)</w:t>
      </w:r>
    </w:p>
    <w:p w14:paraId="37B70019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28B861E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 w:hint="eastAsia"/>
          <w:spacing w:val="-3"/>
          <w:w w:val="95"/>
        </w:rPr>
        <w:t>준수</w:t>
      </w:r>
      <w:r w:rsidRPr="008369B6">
        <w:rPr>
          <w:rFonts w:ascii="돋움" w:eastAsia="돋움"/>
          <w:spacing w:val="-3"/>
          <w:w w:val="95"/>
        </w:rPr>
        <w:t xml:space="preserve"> SSOT:</w:t>
      </w:r>
    </w:p>
    <w:p w14:paraId="3DA4E7DE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- .cursorrules (green_phase)</w:t>
      </w:r>
    </w:p>
    <w:p w14:paraId="7A60079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- docs/PRD_MagicSquare.md</w:t>
      </w:r>
    </w:p>
    <w:p w14:paraId="51110C51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- 대상 테스트 파일</w:t>
      </w:r>
      <w:r w:rsidRPr="008369B6">
        <w:rPr>
          <w:rFonts w:ascii="돋움" w:eastAsia="돋움"/>
          <w:spacing w:val="-3"/>
          <w:w w:val="95"/>
        </w:rPr>
        <w:t>·</w:t>
      </w:r>
      <w:r w:rsidRPr="008369B6">
        <w:rPr>
          <w:rFonts w:ascii="돋움" w:eastAsia="돋움"/>
          <w:spacing w:val="-3"/>
          <w:w w:val="95"/>
        </w:rPr>
        <w:t>tests/boundary/ac_fr_01_01_constants.py (code/message 문자열)</w:t>
      </w:r>
    </w:p>
    <w:p w14:paraId="16126A0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B7B3A68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217C7EC6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 w:hint="eastAsia"/>
          <w:spacing w:val="-3"/>
          <w:w w:val="95"/>
        </w:rPr>
        <w:t>이번</w:t>
      </w:r>
      <w:r w:rsidRPr="008369B6">
        <w:rPr>
          <w:rFonts w:ascii="돋움" w:eastAsia="돋움"/>
          <w:spacing w:val="-3"/>
          <w:w w:val="95"/>
        </w:rPr>
        <w:t xml:space="preserve"> 커밋 범위 (1묶음만)</w:t>
      </w:r>
    </w:p>
    <w:p w14:paraId="40184759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7E75FDD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- RED 테스트 1묶음(1 test 또는 parametrize 1그룹)만 GREEN</w:t>
      </w:r>
    </w:p>
    <w:p w14:paraId="0F991401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- Track A 또는 Track B 중 하나만 선택 (동시 GREEN 금지)</w:t>
      </w:r>
    </w:p>
    <w:p w14:paraId="7EA122A2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- 아래에 node id를 명시:</w:t>
      </w:r>
    </w:p>
    <w:p w14:paraId="06BA8A81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D602ED6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python -m pytest &lt;node id&gt; -v</w:t>
      </w:r>
    </w:p>
    <w:p w14:paraId="2DF19585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801D7A0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 w:hint="eastAsia"/>
          <w:spacing w:val="-3"/>
          <w:w w:val="95"/>
        </w:rPr>
        <w:t>예</w:t>
      </w:r>
      <w:r w:rsidRPr="008369B6">
        <w:rPr>
          <w:rFonts w:ascii="돋움" w:eastAsia="돋움"/>
          <w:spacing w:val="-3"/>
          <w:w w:val="95"/>
        </w:rPr>
        <w:t>) AC-FR-01-01 grid=None:</w:t>
      </w:r>
    </w:p>
    <w:p w14:paraId="69B9D377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tests/boundary/test_ac_fr_01_01_input_validation.py::TestNormalFailureReturn::test_none_grid_returns_failure_with_invalid_size_code</w:t>
      </w:r>
    </w:p>
    <w:p w14:paraId="18F25ADE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494B9F0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 w:hint="eastAsia"/>
          <w:spacing w:val="-3"/>
          <w:w w:val="95"/>
        </w:rPr>
        <w:t>고정</w:t>
      </w:r>
      <w:r w:rsidRPr="008369B6">
        <w:rPr>
          <w:rFonts w:ascii="돋움" w:eastAsia="돋움"/>
          <w:spacing w:val="-3"/>
          <w:w w:val="95"/>
        </w:rPr>
        <w:t xml:space="preserve"> 계약 (AC-FR-01-01 앵커):</w:t>
      </w:r>
    </w:p>
    <w:p w14:paraId="78ADE402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- grid=None </w:t>
      </w:r>
      <w:r w:rsidRPr="008369B6">
        <w:rPr>
          <w:rFonts w:ascii="돋움" w:eastAsia="돋움"/>
          <w:spacing w:val="-3"/>
          <w:w w:val="95"/>
        </w:rPr>
        <w:t>→</w:t>
      </w:r>
      <w:r w:rsidRPr="008369B6">
        <w:rPr>
          <w:rFonts w:ascii="돋움" w:eastAsia="돋움"/>
          <w:spacing w:val="-3"/>
          <w:w w:val="95"/>
        </w:rPr>
        <w:t xml:space="preserve"> type="ERROR", code="INVALID_SIZE", message="Grid must be 4x4."</w:t>
      </w:r>
    </w:p>
    <w:p w14:paraId="421106EE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243A903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18B795AF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 w:hint="eastAsia"/>
          <w:spacing w:val="-3"/>
          <w:w w:val="95"/>
        </w:rPr>
        <w:t>작업</w:t>
      </w:r>
      <w:r w:rsidRPr="008369B6">
        <w:rPr>
          <w:rFonts w:ascii="돋움" w:eastAsia="돋움"/>
          <w:spacing w:val="-3"/>
          <w:w w:val="95"/>
        </w:rPr>
        <w:t xml:space="preserve"> 순서</w:t>
      </w:r>
    </w:p>
    <w:p w14:paraId="55F619E3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5D4C05F6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lastRenderedPageBreak/>
        <w:t xml:space="preserve">1. RED 확인 </w:t>
      </w:r>
      <w:r w:rsidRPr="008369B6">
        <w:rPr>
          <w:rFonts w:ascii="돋움" w:eastAsia="돋움"/>
          <w:spacing w:val="-3"/>
          <w:w w:val="95"/>
        </w:rPr>
        <w:t>—</w:t>
      </w:r>
      <w:r w:rsidRPr="008369B6">
        <w:rPr>
          <w:rFonts w:ascii="돋움" w:eastAsia="돋움"/>
          <w:spacing w:val="-3"/>
          <w:w w:val="95"/>
        </w:rPr>
        <w:t xml:space="preserve"> 위 node id만 pytest 실행</w:t>
      </w:r>
    </w:p>
    <w:p w14:paraId="488D88CE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의도한 실패(ModuleNotFoundError / assertion fail / NotImplementedError) 확인</w:t>
      </w:r>
    </w:p>
    <w:p w14:paraId="78C629E3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이미 PASS면 production 코드 수정하지 않음</w:t>
      </w:r>
    </w:p>
    <w:p w14:paraId="6541EE9C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D6BCE55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2. GREEN </w:t>
      </w:r>
      <w:r w:rsidRPr="008369B6">
        <w:rPr>
          <w:rFonts w:ascii="돋움" w:eastAsia="돋움"/>
          <w:spacing w:val="-3"/>
          <w:w w:val="95"/>
        </w:rPr>
        <w:t>—</w:t>
      </w:r>
      <w:r w:rsidRPr="008369B6">
        <w:rPr>
          <w:rFonts w:ascii="돋움" w:eastAsia="돋움"/>
          <w:spacing w:val="-3"/>
          <w:w w:val="95"/>
        </w:rPr>
        <w:t xml:space="preserve"> 최소 프로덕션 코드만</w:t>
      </w:r>
    </w:p>
    <w:p w14:paraId="1BD76FCB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이번 RED를 통과하는 분기</w:t>
      </w:r>
      <w:r w:rsidRPr="008369B6">
        <w:rPr>
          <w:rFonts w:ascii="돋움" w:eastAsia="돋움"/>
          <w:spacing w:val="-3"/>
          <w:w w:val="95"/>
        </w:rPr>
        <w:t>·</w:t>
      </w:r>
      <w:r w:rsidRPr="008369B6">
        <w:rPr>
          <w:rFonts w:ascii="돋움" w:eastAsia="돋움"/>
          <w:spacing w:val="-3"/>
          <w:w w:val="95"/>
        </w:rPr>
        <w:t>함수만 추가</w:t>
      </w:r>
      <w:r w:rsidRPr="008369B6">
        <w:rPr>
          <w:rFonts w:ascii="돋움" w:eastAsia="돋움"/>
          <w:spacing w:val="-3"/>
          <w:w w:val="95"/>
        </w:rPr>
        <w:t>·</w:t>
      </w:r>
      <w:r w:rsidRPr="008369B6">
        <w:rPr>
          <w:rFonts w:ascii="돋움" w:eastAsia="돋움"/>
          <w:spacing w:val="-3"/>
          <w:w w:val="95"/>
        </w:rPr>
        <w:t>수정</w:t>
      </w:r>
    </w:p>
    <w:p w14:paraId="32E87B37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Boundary 실패: pydantic FailureResponse 반환 (ValueError throw 금지)</w:t>
      </w:r>
    </w:p>
    <w:p w14:paraId="1BCBB6D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Entity/Control: PyQt</w:t>
      </w:r>
      <w:r w:rsidRPr="008369B6">
        <w:rPr>
          <w:rFonts w:ascii="돋움" w:eastAsia="돋움"/>
          <w:spacing w:val="-3"/>
          <w:w w:val="95"/>
        </w:rPr>
        <w:t>·</w:t>
      </w:r>
      <w:r w:rsidRPr="008369B6">
        <w:rPr>
          <w:rFonts w:ascii="돋움" w:eastAsia="돋움"/>
          <w:spacing w:val="-3"/>
          <w:w w:val="95"/>
        </w:rPr>
        <w:t>I/O import 금지</w:t>
      </w:r>
    </w:p>
    <w:p w14:paraId="7132F381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- 4, 34 리터럴 금지 </w:t>
      </w:r>
      <w:r w:rsidRPr="008369B6">
        <w:rPr>
          <w:rFonts w:ascii="돋움" w:eastAsia="돋움"/>
          <w:spacing w:val="-3"/>
          <w:w w:val="95"/>
        </w:rPr>
        <w:t>→</w:t>
      </w:r>
      <w:r w:rsidRPr="008369B6">
        <w:rPr>
          <w:rFonts w:ascii="돋움" w:eastAsia="돋움"/>
          <w:spacing w:val="-3"/>
          <w:w w:val="95"/>
        </w:rPr>
        <w:t xml:space="preserve"> GRID_SIZE, MagicConstant SSOT (필요 시 최소만 추가)</w:t>
      </w:r>
    </w:p>
    <w:p w14:paraId="4AB4970C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FR-02 이후, 성공 경로, resolve() Domain 로직, 다른 RED 선행 구현 금지</w:t>
      </w:r>
    </w:p>
    <w:p w14:paraId="0D137284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E1CEC8C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3. pytest 재확인</w:t>
      </w:r>
    </w:p>
    <w:p w14:paraId="76AB9258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동일 node id PASS</w:t>
      </w:r>
    </w:p>
    <w:p w14:paraId="2F1A31DB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가능하면: python -m pytest tests/entity/ tests/boundary/ -v</w:t>
      </w:r>
    </w:p>
    <w:p w14:paraId="1AF76A04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0AACB8F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4. GUI 수동 확인 (Boundary GREEN + screen/ 있을 때)</w:t>
      </w:r>
    </w:p>
    <w:p w14:paraId="534FF7F4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python -m boundary.screen.app</w:t>
      </w:r>
    </w:p>
    <w:p w14:paraId="3DE81EA9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이번 GREEN 입력(예: grid=None) 재현 </w:t>
      </w:r>
      <w:r w:rsidRPr="008369B6">
        <w:rPr>
          <w:rFonts w:ascii="돋움" w:eastAsia="돋움"/>
          <w:spacing w:val="-3"/>
          <w:w w:val="95"/>
        </w:rPr>
        <w:t>→</w:t>
      </w:r>
      <w:r w:rsidRPr="008369B6">
        <w:rPr>
          <w:rFonts w:ascii="돋움" w:eastAsia="돋움"/>
          <w:spacing w:val="-3"/>
          <w:w w:val="95"/>
        </w:rPr>
        <w:t xml:space="preserve"> pytest와 동일 message 표시 확인</w:t>
      </w:r>
    </w:p>
    <w:p w14:paraId="0CED1D21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 - screen/ 없으면 N/A (GUI는 GREEN 직후 별도 커밋으로 추가 가능)</w:t>
      </w:r>
    </w:p>
    <w:p w14:paraId="7F832565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53E8C8C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 w:hint="eastAsia"/>
          <w:spacing w:val="-3"/>
          <w:w w:val="95"/>
        </w:rPr>
        <w:t>금지</w:t>
      </w:r>
      <w:r w:rsidRPr="008369B6">
        <w:rPr>
          <w:rFonts w:ascii="돋움" w:eastAsia="돋움"/>
          <w:spacing w:val="-3"/>
          <w:w w:val="95"/>
        </w:rPr>
        <w:t>:</w:t>
      </w:r>
    </w:p>
    <w:p w14:paraId="2BA2D69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- tests/ 약화</w:t>
      </w:r>
      <w:r w:rsidRPr="008369B6">
        <w:rPr>
          <w:rFonts w:ascii="돋움" w:eastAsia="돋움"/>
          <w:spacing w:val="-3"/>
          <w:w w:val="95"/>
        </w:rPr>
        <w:t>·</w:t>
      </w:r>
      <w:r w:rsidRPr="008369B6">
        <w:rPr>
          <w:rFonts w:ascii="돋움" w:eastAsia="돋움"/>
          <w:spacing w:val="-3"/>
          <w:w w:val="95"/>
        </w:rPr>
        <w:t>삭제</w:t>
      </w:r>
      <w:r w:rsidRPr="008369B6">
        <w:rPr>
          <w:rFonts w:ascii="돋움" w:eastAsia="돋움"/>
          <w:spacing w:val="-3"/>
          <w:w w:val="95"/>
        </w:rPr>
        <w:t>·</w:t>
      </w:r>
      <w:r w:rsidRPr="008369B6">
        <w:rPr>
          <w:rFonts w:ascii="돋움" w:eastAsia="돋움"/>
          <w:spacing w:val="-3"/>
          <w:w w:val="95"/>
        </w:rPr>
        <w:t>skip</w:t>
      </w:r>
      <w:r w:rsidRPr="008369B6">
        <w:rPr>
          <w:rFonts w:ascii="돋움" w:eastAsia="돋움"/>
          <w:spacing w:val="-3"/>
          <w:w w:val="95"/>
        </w:rPr>
        <w:t>·</w:t>
      </w:r>
      <w:r w:rsidRPr="008369B6">
        <w:rPr>
          <w:rFonts w:ascii="돋움" w:eastAsia="돋움"/>
          <w:spacing w:val="-3"/>
          <w:w w:val="95"/>
        </w:rPr>
        <w:t>xfail</w:t>
      </w:r>
    </w:p>
    <w:p w14:paraId="21101343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- print()로만 통과 확인</w:t>
      </w:r>
    </w:p>
    <w:p w14:paraId="00BFBD19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- 다른 입력까지 거짓 통과하는 하드코딩</w:t>
      </w:r>
    </w:p>
    <w:p w14:paraId="56C60DB2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- REFACTOR</w:t>
      </w:r>
    </w:p>
    <w:p w14:paraId="0708468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38748D7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58025418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 w:hint="eastAsia"/>
          <w:spacing w:val="-3"/>
          <w:w w:val="95"/>
        </w:rPr>
        <w:t>산출물</w:t>
      </w:r>
      <w:r w:rsidRPr="008369B6">
        <w:rPr>
          <w:rFonts w:ascii="돋움" w:eastAsia="돋움"/>
          <w:spacing w:val="-3"/>
          <w:w w:val="95"/>
        </w:rPr>
        <w:t xml:space="preserve"> (응답 형식)</w:t>
      </w:r>
    </w:p>
    <w:p w14:paraId="6C60FD73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5FE811B9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1. RED / GREEN 상태 (1줄)</w:t>
      </w:r>
    </w:p>
    <w:p w14:paraId="64FCC43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2. 선택 RED (Test ID + node id)</w:t>
      </w:r>
    </w:p>
    <w:p w14:paraId="500156CA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3. 수정한 프로덕션 파일 + 채운 분기 (2~3문장)</w:t>
      </w:r>
    </w:p>
    <w:p w14:paraId="5E6B5C2C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4. pytest 결과 (PASS/FAIL)</w:t>
      </w:r>
    </w:p>
    <w:p w14:paraId="57BBE730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5. GUI 수동 결과 (해당 시 1~2줄, 아니면 N/A)</w:t>
      </w:r>
    </w:p>
    <w:p w14:paraId="0485237B" w14:textId="5EA10928" w:rsidR="00B73E6E" w:rsidRPr="00B73E6E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6. Conventional Commit 메시지 제안</w:t>
      </w:r>
    </w:p>
    <w:p w14:paraId="12B3EDF9" w14:textId="02AEE9CC" w:rsidR="00B73E6E" w:rsidRDefault="00B73E6E" w:rsidP="00B73E6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B73E6E">
        <w:rPr>
          <w:rFonts w:ascii="돋움" w:eastAsia="돋움"/>
          <w:spacing w:val="-3"/>
          <w:w w:val="95"/>
        </w:rPr>
        <w:t>```</w:t>
      </w:r>
    </w:p>
    <w:p w14:paraId="41E644AB" w14:textId="327868FC" w:rsidR="00B73E6E" w:rsidRDefault="008369B6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noProof/>
          <w:spacing w:val="-3"/>
          <w:w w:val="95"/>
        </w:rPr>
        <w:lastRenderedPageBreak/>
        <w:drawing>
          <wp:inline distT="0" distB="0" distL="0" distR="0" wp14:anchorId="50605234" wp14:editId="534C375F">
            <wp:extent cx="5760720" cy="3328035"/>
            <wp:effectExtent l="0" t="0" r="0" b="0"/>
            <wp:docPr id="415676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768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53AE" w14:textId="45BB815E" w:rsidR="00B7356F" w:rsidRDefault="00B7356F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p w14:paraId="78D3FE6C" w14:textId="756CA62D" w:rsidR="00B73E6E" w:rsidRDefault="00B73E6E" w:rsidP="00B73E6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B73E6E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lastRenderedPageBreak/>
        <w:t xml:space="preserve">□ </w:t>
      </w:r>
      <w:r w:rsidRPr="00B73E6E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 xml:space="preserve">GREEN TDD Cycle </w:t>
      </w:r>
      <w:r>
        <w:rPr>
          <w:rFonts w:ascii="돋움" w:eastAsia="돋움" w:hAnsi="돋움" w:hint="eastAsia"/>
          <w:b/>
          <w:bCs/>
          <w:spacing w:val="-3"/>
          <w:w w:val="95"/>
          <w:sz w:val="28"/>
          <w:szCs w:val="28"/>
        </w:rPr>
        <w:t>은 실행을 해 봐야 합니다.</w:t>
      </w:r>
    </w:p>
    <w:p w14:paraId="447D1F28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108EAE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  <w:sz w:val="28"/>
          <w:szCs w:val="36"/>
          <w:u w:val="single"/>
        </w:rPr>
      </w:pPr>
      <w:r w:rsidRPr="008369B6">
        <w:rPr>
          <w:rFonts w:ascii="돋움" w:eastAsia="돋움"/>
          <w:b/>
          <w:bCs/>
          <w:spacing w:val="-3"/>
          <w:w w:val="95"/>
          <w:sz w:val="28"/>
          <w:szCs w:val="36"/>
          <w:u w:val="single"/>
        </w:rPr>
        <w:t xml:space="preserve">GREEN TDD Cycle </w:t>
      </w:r>
      <w:r w:rsidRPr="008369B6">
        <w:rPr>
          <w:rFonts w:ascii="돋움" w:eastAsia="돋움"/>
          <w:b/>
          <w:bCs/>
          <w:spacing w:val="-3"/>
          <w:w w:val="95"/>
          <w:sz w:val="28"/>
          <w:szCs w:val="36"/>
          <w:u w:val="single"/>
        </w:rPr>
        <w:t>—</w:t>
      </w:r>
      <w:r w:rsidRPr="008369B6">
        <w:rPr>
          <w:rFonts w:ascii="돋움" w:eastAsia="돋움"/>
          <w:b/>
          <w:bCs/>
          <w:spacing w:val="-3"/>
          <w:w w:val="95"/>
          <w:sz w:val="28"/>
          <w:szCs w:val="36"/>
          <w:u w:val="single"/>
        </w:rPr>
        <w:t xml:space="preserve"> MagicSquare_1004 실행 명령어</w:t>
      </w:r>
    </w:p>
    <w:p w14:paraId="1E2939E0" w14:textId="28DED3B2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프로젝트 루트(C:/DEV/MagicSquare_1004)에서 실행.</w:t>
      </w:r>
    </w:p>
    <w:p w14:paraId="2E9E0D8F" w14:textId="77777777" w:rsidR="008369B6" w:rsidRPr="008369B6" w:rsidRDefault="00000000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25DD146B">
          <v:rect id="_x0000_i1070" style="width:0;height:1.5pt" o:hralign="center" o:hrstd="t" o:hr="t" fillcolor="#a0a0a0" stroked="f"/>
        </w:pict>
      </w:r>
    </w:p>
    <w:p w14:paraId="007AEFDC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8369B6">
        <w:rPr>
          <w:rFonts w:ascii="돋움" w:eastAsia="돋움"/>
          <w:b/>
          <w:bCs/>
          <w:spacing w:val="-3"/>
          <w:w w:val="95"/>
          <w:sz w:val="24"/>
          <w:szCs w:val="32"/>
        </w:rPr>
        <w:t>0. 환경 준비 (최초 1회)</w:t>
      </w:r>
    </w:p>
    <w:p w14:paraId="2DE4E8AE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cd /c/DEV/MagicSquare_1004</w:t>
      </w:r>
    </w:p>
    <w:p w14:paraId="41BF24DE" w14:textId="77777777" w:rsidR="008369B6" w:rsidRPr="00E1477E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trike/>
          <w:spacing w:val="-3"/>
          <w:w w:val="95"/>
        </w:rPr>
      </w:pPr>
      <w:r w:rsidRPr="00E1477E">
        <w:rPr>
          <w:rFonts w:ascii="돋움" w:eastAsia="돋움"/>
          <w:strike/>
          <w:spacing w:val="-3"/>
          <w:w w:val="95"/>
        </w:rPr>
        <w:t>python -m venv .venv</w:t>
      </w:r>
    </w:p>
    <w:p w14:paraId="5CF62154" w14:textId="77777777" w:rsidR="008369B6" w:rsidRPr="00E1477E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trike/>
          <w:spacing w:val="-3"/>
          <w:w w:val="95"/>
        </w:rPr>
      </w:pPr>
      <w:r w:rsidRPr="00E1477E">
        <w:rPr>
          <w:rFonts w:ascii="돋움" w:eastAsia="돋움"/>
          <w:strike/>
          <w:spacing w:val="-3"/>
          <w:w w:val="95"/>
        </w:rPr>
        <w:t>source .venv/Scripts/activate</w:t>
      </w:r>
    </w:p>
    <w:p w14:paraId="696974B2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pip install pytest pydantic</w:t>
      </w:r>
    </w:p>
    <w:p w14:paraId="0DAEC10F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# GUI 사용 시</w:t>
      </w:r>
    </w:p>
    <w:p w14:paraId="4DE00E7F" w14:textId="0431219D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pip install PyQt6</w:t>
      </w:r>
      <w:r w:rsidR="00000000">
        <w:rPr>
          <w:rFonts w:ascii="돋움" w:eastAsia="돋움"/>
          <w:spacing w:val="-3"/>
          <w:w w:val="95"/>
        </w:rPr>
        <w:pict w14:anchorId="2D65243D">
          <v:rect id="_x0000_i1071" style="width:0;height:1.5pt" o:hralign="center" o:hrstd="t" o:hr="t" fillcolor="#a0a0a0" stroked="f"/>
        </w:pict>
      </w:r>
    </w:p>
    <w:p w14:paraId="2798F34B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8369B6">
        <w:rPr>
          <w:rFonts w:ascii="돋움" w:eastAsia="돋움"/>
          <w:b/>
          <w:bCs/>
          <w:spacing w:val="-3"/>
          <w:w w:val="95"/>
          <w:sz w:val="24"/>
          <w:szCs w:val="32"/>
        </w:rPr>
        <w:t>1. RED 확인 (대상 테스트 1건만)</w:t>
      </w:r>
    </w:p>
    <w:p w14:paraId="27B8E7AF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python -m pytest \</w:t>
      </w:r>
    </w:p>
    <w:p w14:paraId="7B9CE4A2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tests/boundary/test_ac_fr_01_01_input_validation.py::TestNormalFailureReturn::test_none_grid_returns_failure_with_invalid_size_code \</w:t>
      </w:r>
    </w:p>
    <w:p w14:paraId="21D8FDAA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-v</w:t>
      </w:r>
    </w:p>
    <w:p w14:paraId="2BC41C1D" w14:textId="77777777" w:rsid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336DD4B" w14:textId="4F299984" w:rsidR="00E1477E" w:rsidRDefault="00E1477E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E1477E">
        <w:rPr>
          <w:rFonts w:ascii="돋움" w:eastAsia="돋움"/>
          <w:noProof/>
          <w:spacing w:val="-3"/>
          <w:w w:val="95"/>
        </w:rPr>
        <w:drawing>
          <wp:inline distT="0" distB="0" distL="0" distR="0" wp14:anchorId="09F34C4D" wp14:editId="78D2BE65">
            <wp:extent cx="5760720" cy="2341880"/>
            <wp:effectExtent l="0" t="0" r="0" b="0"/>
            <wp:docPr id="17508376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37669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ECFE" w14:textId="77777777" w:rsidR="00E1477E" w:rsidRDefault="00E1477E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F9DEB58" w14:textId="1C881616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b/>
          <w:bCs/>
          <w:spacing w:val="-3"/>
          <w:w w:val="95"/>
        </w:rPr>
        <w:t>기대:</w:t>
      </w:r>
      <w:r w:rsidRPr="008369B6">
        <w:rPr>
          <w:rFonts w:ascii="돋움" w:eastAsia="돋움"/>
          <w:spacing w:val="-3"/>
          <w:w w:val="95"/>
        </w:rPr>
        <w:t> </w:t>
      </w:r>
      <w:r w:rsidRPr="008369B6">
        <w:rPr>
          <w:rFonts w:ascii="돋움" w:eastAsia="돋움"/>
          <w:spacing w:val="-3"/>
          <w:w w:val="95"/>
        </w:rPr>
        <w:t>FAIL 또는 ERROR (ModuleNotFoundError, assertion fail, NotImplementedError 등)</w:t>
      </w:r>
    </w:p>
    <w:p w14:paraId="385A357C" w14:textId="77777777" w:rsidR="008369B6" w:rsidRPr="008369B6" w:rsidRDefault="00000000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1C2C0A0F">
          <v:rect id="_x0000_i1072" style="width:0;height:1.5pt" o:hralign="center" o:hrstd="t" o:hr="t" fillcolor="#a0a0a0" stroked="f"/>
        </w:pict>
      </w:r>
    </w:p>
    <w:p w14:paraId="77C29775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8369B6">
        <w:rPr>
          <w:rFonts w:ascii="돋움" w:eastAsia="돋움"/>
          <w:b/>
          <w:bCs/>
          <w:spacing w:val="-3"/>
          <w:w w:val="95"/>
          <w:sz w:val="24"/>
          <w:szCs w:val="32"/>
        </w:rPr>
        <w:t>2. GREEN 확인 (동일 테스트 재실행)</w:t>
      </w:r>
    </w:p>
    <w:p w14:paraId="50DA64D0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python -m pytest \</w:t>
      </w:r>
    </w:p>
    <w:p w14:paraId="655A726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tests/boundary/test_ac_fr_01_01_input_validation.py::TestNormalFailureReturn::test_none_grid_returns</w:t>
      </w:r>
      <w:r w:rsidRPr="008369B6">
        <w:rPr>
          <w:rFonts w:ascii="돋움" w:eastAsia="돋움"/>
          <w:spacing w:val="-3"/>
          <w:w w:val="95"/>
        </w:rPr>
        <w:lastRenderedPageBreak/>
        <w:t>_failure_with_invalid_size_code \</w:t>
      </w:r>
    </w:p>
    <w:p w14:paraId="662672E8" w14:textId="59E4AAE5" w:rsid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 xml:space="preserve">  -v</w:t>
      </w:r>
    </w:p>
    <w:p w14:paraId="383F1656" w14:textId="77777777" w:rsid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B6D9A03" w14:textId="67E089CF" w:rsidR="00E1477E" w:rsidRDefault="00E1477E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E1477E">
        <w:rPr>
          <w:rFonts w:ascii="돋움" w:eastAsia="돋움"/>
          <w:noProof/>
          <w:spacing w:val="-3"/>
          <w:w w:val="95"/>
        </w:rPr>
        <w:drawing>
          <wp:inline distT="0" distB="0" distL="0" distR="0" wp14:anchorId="2C13B772" wp14:editId="2636953A">
            <wp:extent cx="5760720" cy="2261235"/>
            <wp:effectExtent l="0" t="0" r="0" b="0"/>
            <wp:docPr id="16721496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4960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E245" w14:textId="77777777" w:rsidR="00E1477E" w:rsidRPr="008369B6" w:rsidRDefault="00E1477E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01AD99B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b/>
          <w:bCs/>
          <w:spacing w:val="-3"/>
          <w:w w:val="95"/>
        </w:rPr>
        <w:t>기대:</w:t>
      </w:r>
      <w:r w:rsidRPr="008369B6">
        <w:rPr>
          <w:rFonts w:ascii="돋움" w:eastAsia="돋움"/>
          <w:spacing w:val="-3"/>
          <w:w w:val="95"/>
        </w:rPr>
        <w:t> </w:t>
      </w:r>
      <w:r w:rsidRPr="008369B6">
        <w:rPr>
          <w:rFonts w:ascii="돋움" w:eastAsia="돋움"/>
          <w:spacing w:val="-3"/>
          <w:w w:val="95"/>
        </w:rPr>
        <w:t>PASSED, exit code 0</w:t>
      </w:r>
    </w:p>
    <w:p w14:paraId="211AB48D" w14:textId="77777777" w:rsidR="008369B6" w:rsidRPr="008369B6" w:rsidRDefault="00000000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608AA961">
          <v:rect id="_x0000_i1073" style="width:0;height:1.5pt" o:hralign="center" o:hrstd="t" o:hr="t" fillcolor="#a0a0a0" stroked="f"/>
        </w:pict>
      </w:r>
    </w:p>
    <w:p w14:paraId="188D4344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8369B6">
        <w:rPr>
          <w:rFonts w:ascii="돋움" w:eastAsia="돋움"/>
          <w:b/>
          <w:bCs/>
          <w:spacing w:val="-3"/>
          <w:w w:val="95"/>
          <w:sz w:val="24"/>
          <w:szCs w:val="32"/>
        </w:rPr>
        <w:t>3. 회귀 (권장)</w:t>
      </w:r>
    </w:p>
    <w:p w14:paraId="73593134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  <w:r w:rsidRPr="008369B6">
        <w:rPr>
          <w:rFonts w:ascii="돋움" w:eastAsia="돋움"/>
          <w:i/>
          <w:iCs/>
          <w:spacing w:val="-3"/>
          <w:w w:val="95"/>
        </w:rPr>
        <w:t># Boundary 전체</w:t>
      </w:r>
    </w:p>
    <w:p w14:paraId="3FC18EA7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  <w:r w:rsidRPr="008369B6">
        <w:rPr>
          <w:rFonts w:ascii="돋움" w:eastAsia="돋움"/>
          <w:i/>
          <w:iCs/>
          <w:spacing w:val="-3"/>
          <w:w w:val="95"/>
        </w:rPr>
        <w:t>python -m pytest tests/boundary/ -v</w:t>
      </w:r>
    </w:p>
    <w:p w14:paraId="7F8A72C2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</w:p>
    <w:p w14:paraId="7D61715C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  <w:r w:rsidRPr="008369B6">
        <w:rPr>
          <w:rFonts w:ascii="돋움" w:eastAsia="돋움"/>
          <w:i/>
          <w:iCs/>
          <w:spacing w:val="-3"/>
          <w:w w:val="95"/>
        </w:rPr>
        <w:t># Entity + Boundary</w:t>
      </w:r>
    </w:p>
    <w:p w14:paraId="1E46E46A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  <w:r w:rsidRPr="008369B6">
        <w:rPr>
          <w:rFonts w:ascii="돋움" w:eastAsia="돋움"/>
          <w:i/>
          <w:iCs/>
          <w:spacing w:val="-3"/>
          <w:w w:val="95"/>
        </w:rPr>
        <w:t>python -m pytest tests/entity/ tests/boundary/ -v</w:t>
      </w:r>
    </w:p>
    <w:p w14:paraId="20B57214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</w:p>
    <w:p w14:paraId="6BE62C40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  <w:r w:rsidRPr="008369B6">
        <w:rPr>
          <w:rFonts w:ascii="돋움" w:eastAsia="돋움"/>
          <w:i/>
          <w:iCs/>
          <w:spacing w:val="-3"/>
          <w:w w:val="95"/>
        </w:rPr>
        <w:t># 전체</w:t>
      </w:r>
    </w:p>
    <w:p w14:paraId="7B71F53A" w14:textId="77777777" w:rsid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  <w:r w:rsidRPr="008369B6">
        <w:rPr>
          <w:rFonts w:ascii="돋움" w:eastAsia="돋움"/>
          <w:i/>
          <w:iCs/>
          <w:spacing w:val="-3"/>
          <w:w w:val="95"/>
        </w:rPr>
        <w:t>python -m pytest -v</w:t>
      </w:r>
    </w:p>
    <w:p w14:paraId="2E456BEB" w14:textId="436B037F" w:rsidR="008369B6" w:rsidRPr="008369B6" w:rsidRDefault="00000000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4290D677">
          <v:rect id="_x0000_i1074" style="width:0;height:1.5pt" o:hralign="center" o:hrstd="t" o:hr="t" fillcolor="#a0a0a0" stroked="f"/>
        </w:pict>
      </w:r>
    </w:p>
    <w:p w14:paraId="3849F4DB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8369B6">
        <w:rPr>
          <w:rFonts w:ascii="돋움" w:eastAsia="돋움"/>
          <w:b/>
          <w:bCs/>
          <w:spacing w:val="-3"/>
          <w:w w:val="95"/>
          <w:sz w:val="24"/>
          <w:szCs w:val="32"/>
        </w:rPr>
        <w:t>4. CLI로 Boundary 직접 확인 (pytest 없이)</w:t>
      </w:r>
    </w:p>
    <w:p w14:paraId="08435146" w14:textId="68AA1221" w:rsid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pytest는</w:t>
      </w:r>
      <w:r w:rsidRPr="008369B6">
        <w:rPr>
          <w:rFonts w:ascii="돋움" w:eastAsia="돋움"/>
          <w:spacing w:val="-3"/>
          <w:w w:val="95"/>
        </w:rPr>
        <w:t> </w:t>
      </w:r>
      <w:r w:rsidRPr="008369B6">
        <w:rPr>
          <w:rFonts w:ascii="돋움" w:eastAsia="돋움"/>
          <w:spacing w:val="-3"/>
          <w:w w:val="95"/>
        </w:rPr>
        <w:t>pythonpath=src를 자동 적용하지만, bare</w:t>
      </w:r>
      <w:r w:rsidRPr="008369B6">
        <w:rPr>
          <w:rFonts w:ascii="돋움" w:eastAsia="돋움"/>
          <w:spacing w:val="-3"/>
          <w:w w:val="95"/>
        </w:rPr>
        <w:t> </w:t>
      </w:r>
      <w:r w:rsidRPr="008369B6">
        <w:rPr>
          <w:rFonts w:ascii="돋움" w:eastAsia="돋움"/>
          <w:spacing w:val="-3"/>
          <w:w w:val="95"/>
        </w:rPr>
        <w:t>python -c는</w:t>
      </w:r>
      <w:r w:rsidRPr="008369B6">
        <w:rPr>
          <w:rFonts w:ascii="돋움" w:eastAsia="돋움"/>
          <w:spacing w:val="-3"/>
          <w:w w:val="95"/>
        </w:rPr>
        <w:t> </w:t>
      </w:r>
      <w:r w:rsidRPr="008369B6">
        <w:rPr>
          <w:rFonts w:ascii="돋움" w:eastAsia="돋움"/>
          <w:b/>
          <w:bCs/>
          <w:spacing w:val="-3"/>
          <w:w w:val="95"/>
        </w:rPr>
        <w:t>수동 설정</w:t>
      </w:r>
      <w:r w:rsidRPr="008369B6">
        <w:rPr>
          <w:rFonts w:ascii="돋움" w:eastAsia="돋움"/>
          <w:spacing w:val="-3"/>
          <w:w w:val="95"/>
        </w:rPr>
        <w:t>이 필요.</w:t>
      </w:r>
    </w:p>
    <w:p w14:paraId="01E6ECA2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E5FDC2C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PYTHONPATH=src python -c "</w:t>
      </w:r>
    </w:p>
    <w:p w14:paraId="1E8E68F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from boundary.input_validator import InputValidator</w:t>
      </w:r>
    </w:p>
    <w:p w14:paraId="585E860E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r = InputValidator().validate(None)</w:t>
      </w:r>
    </w:p>
    <w:p w14:paraId="3D49A040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print(r.model_dump())</w:t>
      </w:r>
    </w:p>
    <w:p w14:paraId="4C9596EF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assert r.type == 'ERROR'</w:t>
      </w:r>
    </w:p>
    <w:p w14:paraId="21CC26F1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assert r.error.code == 'INVALID_SIZE'</w:t>
      </w:r>
    </w:p>
    <w:p w14:paraId="2FFEB668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assert r.error.message == 'Grid must be 4x4.'</w:t>
      </w:r>
    </w:p>
    <w:p w14:paraId="59A878DD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print('OK')</w:t>
      </w:r>
    </w:p>
    <w:p w14:paraId="61966F8A" w14:textId="77777777" w:rsid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"</w:t>
      </w:r>
    </w:p>
    <w:p w14:paraId="66F9EFAF" w14:textId="26401834" w:rsidR="00E1477E" w:rsidRDefault="00E1477E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E1477E">
        <w:rPr>
          <w:rFonts w:ascii="돋움" w:eastAsia="돋움"/>
          <w:noProof/>
          <w:spacing w:val="-3"/>
          <w:w w:val="95"/>
        </w:rPr>
        <w:lastRenderedPageBreak/>
        <w:drawing>
          <wp:inline distT="0" distB="0" distL="0" distR="0" wp14:anchorId="03ED4488" wp14:editId="4F5194B1">
            <wp:extent cx="5760720" cy="2432685"/>
            <wp:effectExtent l="0" t="0" r="0" b="0"/>
            <wp:docPr id="57652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2806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F16C" w14:textId="77777777" w:rsidR="00E1477E" w:rsidRDefault="00E1477E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A10A844" w14:textId="77777777" w:rsidR="00E1477E" w:rsidRDefault="00E1477E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7305ED4" w14:textId="1E2A8E01" w:rsidR="008369B6" w:rsidRPr="008369B6" w:rsidRDefault="00000000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4980601B">
          <v:rect id="_x0000_i1075" style="width:0;height:1.5pt" o:hralign="center" o:hrstd="t" o:hr="t" fillcolor="#a0a0a0" stroked="f"/>
        </w:pict>
      </w:r>
    </w:p>
    <w:p w14:paraId="65B2B006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8369B6">
        <w:rPr>
          <w:rFonts w:ascii="돋움" w:eastAsia="돋움"/>
          <w:b/>
          <w:bCs/>
          <w:spacing w:val="-3"/>
          <w:w w:val="95"/>
          <w:sz w:val="24"/>
          <w:szCs w:val="32"/>
        </w:rPr>
        <w:t>5. GUI 수동 확인 (screen/ 구현 후)</w:t>
      </w:r>
    </w:p>
    <w:p w14:paraId="489C3BBA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  <w:r w:rsidRPr="008369B6">
        <w:rPr>
          <w:rFonts w:ascii="돋움" w:eastAsia="돋움"/>
          <w:i/>
          <w:iCs/>
          <w:spacing w:val="-3"/>
          <w:w w:val="95"/>
        </w:rPr>
        <w:t># screen 모듈 추가</w:t>
      </w:r>
      <w:r w:rsidRPr="008369B6">
        <w:rPr>
          <w:rFonts w:ascii="돋움" w:eastAsia="돋움"/>
          <w:i/>
          <w:iCs/>
          <w:spacing w:val="-3"/>
          <w:w w:val="95"/>
        </w:rPr>
        <w:t>·</w:t>
      </w:r>
      <w:r w:rsidRPr="008369B6">
        <w:rPr>
          <w:rFonts w:ascii="돋움" w:eastAsia="돋움"/>
          <w:i/>
          <w:iCs/>
          <w:spacing w:val="-3"/>
          <w:w w:val="95"/>
        </w:rPr>
        <w:t>의존성 설치 후</w:t>
      </w:r>
    </w:p>
    <w:p w14:paraId="55F14D83" w14:textId="77777777" w:rsid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  <w:r w:rsidRPr="008369B6">
        <w:rPr>
          <w:rFonts w:ascii="돋움" w:eastAsia="돋움"/>
          <w:i/>
          <w:iCs/>
          <w:spacing w:val="-3"/>
          <w:w w:val="95"/>
        </w:rPr>
        <w:t>python -m boundary.screen.app</w:t>
      </w:r>
    </w:p>
    <w:p w14:paraId="5D6E9B21" w14:textId="77777777" w:rsid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</w:p>
    <w:p w14:paraId="72B141E8" w14:textId="25378178" w:rsid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i/>
          <w:iCs/>
          <w:spacing w:val="-3"/>
          <w:w w:val="95"/>
        </w:rPr>
      </w:pPr>
      <w:r w:rsidRPr="008369B6">
        <w:rPr>
          <w:rFonts w:ascii="돋움" w:eastAsia="돋움"/>
          <w:b/>
          <w:bCs/>
          <w:i/>
          <w:iCs/>
          <w:spacing w:val="-3"/>
          <w:w w:val="95"/>
        </w:rPr>
        <w:t>현재 상태:</w:t>
      </w:r>
      <w:r w:rsidRPr="008369B6">
        <w:rPr>
          <w:rFonts w:ascii="돋움" w:eastAsia="돋움"/>
          <w:i/>
          <w:iCs/>
          <w:spacing w:val="-3"/>
          <w:w w:val="95"/>
        </w:rPr>
        <w:t> </w:t>
      </w:r>
      <w:r w:rsidRPr="008369B6">
        <w:rPr>
          <w:rFonts w:ascii="돋움" w:eastAsia="돋움"/>
          <w:i/>
          <w:iCs/>
          <w:spacing w:val="-3"/>
          <w:w w:val="95"/>
        </w:rPr>
        <w:t>src/boundary/screen/은 아직 없으므로 이 단계는</w:t>
      </w:r>
      <w:r w:rsidRPr="008369B6">
        <w:rPr>
          <w:rFonts w:ascii="돋움" w:eastAsia="돋움"/>
          <w:i/>
          <w:iCs/>
          <w:spacing w:val="-3"/>
          <w:w w:val="95"/>
        </w:rPr>
        <w:t> </w:t>
      </w:r>
      <w:r w:rsidRPr="008369B6">
        <w:rPr>
          <w:rFonts w:ascii="돋움" w:eastAsia="돋움"/>
          <w:b/>
          <w:bCs/>
          <w:i/>
          <w:iCs/>
          <w:spacing w:val="-3"/>
          <w:w w:val="95"/>
        </w:rPr>
        <w:t>N/A</w:t>
      </w:r>
      <w:r w:rsidRPr="008369B6">
        <w:rPr>
          <w:rFonts w:ascii="돋움" w:eastAsia="돋움"/>
          <w:i/>
          <w:iCs/>
          <w:spacing w:val="-3"/>
          <w:w w:val="95"/>
        </w:rPr>
        <w:t>. GREEN 후 별도 커밋으로 추가 예정.</w:t>
      </w:r>
    </w:p>
    <w:p w14:paraId="153A5FD7" w14:textId="77777777" w:rsidR="008369B6" w:rsidRPr="008369B6" w:rsidRDefault="00000000" w:rsidP="008369B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5CF3D395">
          <v:rect id="_x0000_i1076" style="width:0;height:1.5pt" o:hralign="center" o:hrstd="t" o:hr="t" fillcolor="#a0a0a0" stroked="f"/>
        </w:pict>
      </w:r>
    </w:p>
    <w:p w14:paraId="7B7B66A3" w14:textId="77777777" w:rsidR="008369B6" w:rsidRPr="008369B6" w:rsidRDefault="008369B6" w:rsidP="008369B6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8369B6">
        <w:rPr>
          <w:rFonts w:ascii="돋움" w:eastAsia="돋움"/>
          <w:b/>
          <w:bCs/>
          <w:spacing w:val="-3"/>
          <w:w w:val="95"/>
          <w:sz w:val="24"/>
          <w:szCs w:val="32"/>
        </w:rPr>
        <w:t>6. 커버리지 (선택)</w:t>
      </w:r>
    </w:p>
    <w:p w14:paraId="2A4B00DD" w14:textId="77777777" w:rsidR="008369B6" w:rsidRDefault="008369B6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8369B6">
        <w:rPr>
          <w:rFonts w:ascii="돋움" w:eastAsia="돋움"/>
          <w:spacing w:val="-3"/>
          <w:w w:val="95"/>
        </w:rPr>
        <w:t>python -m pytest tests/boundary/ --cov=src/boundary --cov-report=term-missing -v</w:t>
      </w:r>
    </w:p>
    <w:p w14:paraId="5EE57E6A" w14:textId="77777777" w:rsidR="008369B6" w:rsidRDefault="008369B6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A7BD3F9" w14:textId="5EAFE288" w:rsidR="008369B6" w:rsidRDefault="003A3DDD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noProof/>
          <w:spacing w:val="-3"/>
          <w:w w:val="95"/>
        </w:rPr>
        <w:drawing>
          <wp:inline distT="0" distB="0" distL="0" distR="0" wp14:anchorId="1C9270F9" wp14:editId="3D19448C">
            <wp:extent cx="5760720" cy="1979295"/>
            <wp:effectExtent l="0" t="0" r="0" b="0"/>
            <wp:docPr id="14823162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621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4153" w14:textId="77777777" w:rsidR="00E1477E" w:rsidRDefault="00E147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7D1E456" w14:textId="77777777" w:rsidR="003A3DDD" w:rsidRDefault="003A3DDD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b/>
          <w:bCs/>
          <w:spacing w:val="-3"/>
          <w:w w:val="95"/>
        </w:rPr>
        <w:br w:type="page"/>
      </w:r>
    </w:p>
    <w:p w14:paraId="772F7884" w14:textId="2D6E3BB3" w:rsidR="00E1477E" w:rsidRPr="003A3DDD" w:rsidRDefault="003A3DDD" w:rsidP="00E1477E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36"/>
          <w:u w:val="single"/>
        </w:rPr>
      </w:pPr>
      <w:r w:rsidRPr="003A3DDD">
        <w:rPr>
          <w:rFonts w:ascii="돋움" w:eastAsia="돋움" w:hint="eastAsia"/>
          <w:b/>
          <w:bCs/>
          <w:spacing w:val="-3"/>
          <w:w w:val="95"/>
          <w:sz w:val="28"/>
          <w:szCs w:val="36"/>
          <w:u w:val="single"/>
        </w:rPr>
        <w:lastRenderedPageBreak/>
        <w:t xml:space="preserve">계속해서 </w:t>
      </w:r>
      <w:r w:rsidR="00E1477E" w:rsidRPr="003A3DDD">
        <w:rPr>
          <w:rFonts w:ascii="돋움" w:eastAsia="돋움"/>
          <w:b/>
          <w:bCs/>
          <w:spacing w:val="-3"/>
          <w:w w:val="95"/>
          <w:sz w:val="28"/>
          <w:szCs w:val="36"/>
          <w:u w:val="single"/>
        </w:rPr>
        <w:t>올바른 진행 (두 번째 UI까지 가려면)</w:t>
      </w:r>
    </w:p>
    <w:p w14:paraId="6ACE2CC3" w14:textId="77777777" w:rsidR="003A3DDD" w:rsidRDefault="003A3DDD" w:rsidP="00E1477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9915DD7" w14:textId="6848BACC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noProof/>
          <w:spacing w:val="-3"/>
          <w:w w:val="95"/>
        </w:rPr>
        <w:drawing>
          <wp:inline distT="0" distB="0" distL="0" distR="0" wp14:anchorId="493302D2" wp14:editId="44307FE3">
            <wp:extent cx="5760720" cy="729615"/>
            <wp:effectExtent l="0" t="0" r="0" b="0"/>
            <wp:docPr id="892588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88623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E758" w14:textId="77777777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84C873B" w14:textId="2F205755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noProof/>
          <w:spacing w:val="-3"/>
          <w:w w:val="95"/>
        </w:rPr>
        <w:drawing>
          <wp:inline distT="0" distB="0" distL="0" distR="0" wp14:anchorId="06C32356" wp14:editId="2EF1EE50">
            <wp:extent cx="5760720" cy="560705"/>
            <wp:effectExtent l="0" t="0" r="0" b="0"/>
            <wp:docPr id="15713586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5865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4619" w14:textId="77777777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D3EF7BB" w14:textId="77777777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EDC35E2" w14:textId="77777777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85B34CD" w14:textId="02982B9B" w:rsidR="00E1477E" w:rsidRPr="00E1477E" w:rsidRDefault="00E1477E" w:rsidP="00E1477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E1477E">
        <w:rPr>
          <w:rFonts w:ascii="돋움" w:eastAsia="돋움"/>
          <w:spacing w:val="-3"/>
          <w:w w:val="95"/>
        </w:rPr>
        <w:t>지금은</w:t>
      </w:r>
      <w:r w:rsidRPr="00E1477E">
        <w:rPr>
          <w:rFonts w:ascii="돋움" w:eastAsia="돋움"/>
          <w:spacing w:val="-3"/>
          <w:w w:val="95"/>
        </w:rPr>
        <w:t> </w:t>
      </w:r>
      <w:r w:rsidRPr="00E1477E">
        <w:rPr>
          <w:rFonts w:ascii="돋움" w:eastAsia="돋움"/>
          <w:b/>
          <w:bCs/>
          <w:spacing w:val="-3"/>
          <w:w w:val="95"/>
        </w:rPr>
        <w:t>A만 GREEN</w:t>
      </w:r>
      <w:r w:rsidRPr="00E1477E">
        <w:rPr>
          <w:rFonts w:ascii="돋움" w:eastAsia="돋움"/>
          <w:spacing w:val="-3"/>
          <w:w w:val="95"/>
        </w:rPr>
        <w:t> </w:t>
      </w:r>
      <w:r w:rsidRPr="00E1477E">
        <w:rPr>
          <w:rFonts w:ascii="돋움" w:eastAsia="돋움"/>
          <w:spacing w:val="-3"/>
          <w:w w:val="95"/>
        </w:rPr>
        <w:t xml:space="preserve">상태입니다. 두 번째 UI의 </w:t>
      </w:r>
      <w:r w:rsidRPr="00E1477E">
        <w:rPr>
          <w:rFonts w:ascii="돋움" w:eastAsia="돋움"/>
          <w:spacing w:val="-3"/>
          <w:w w:val="95"/>
        </w:rPr>
        <w:t>“</w:t>
      </w:r>
      <w:r w:rsidRPr="00E1477E">
        <w:rPr>
          <w:rFonts w:ascii="돋움" w:eastAsia="돋움"/>
          <w:spacing w:val="-3"/>
          <w:w w:val="95"/>
        </w:rPr>
        <w:t>풀기</w:t>
      </w:r>
      <w:r w:rsidRPr="00E1477E">
        <w:rPr>
          <w:rFonts w:ascii="돋움" w:eastAsia="돋움"/>
          <w:spacing w:val="-3"/>
          <w:w w:val="95"/>
        </w:rPr>
        <w:t>”</w:t>
      </w:r>
      <w:r w:rsidRPr="00E1477E">
        <w:rPr>
          <w:rFonts w:ascii="돋움" w:eastAsia="돋움"/>
          <w:spacing w:val="-3"/>
          <w:w w:val="95"/>
        </w:rPr>
        <w:t>는 아래가 모두 필요합니다.</w:t>
      </w:r>
    </w:p>
    <w:p w14:paraId="5E05854C" w14:textId="77777777" w:rsidR="00E1477E" w:rsidRPr="00E1477E" w:rsidRDefault="00E1477E">
      <w:pPr>
        <w:pStyle w:val="a4"/>
        <w:numPr>
          <w:ilvl w:val="0"/>
          <w:numId w:val="83"/>
        </w:numPr>
        <w:spacing w:line="312" w:lineRule="auto"/>
        <w:rPr>
          <w:rFonts w:ascii="돋움" w:eastAsia="돋움"/>
          <w:spacing w:val="-3"/>
          <w:w w:val="95"/>
        </w:rPr>
      </w:pPr>
      <w:r w:rsidRPr="00E1477E">
        <w:rPr>
          <w:rFonts w:ascii="돋움" w:eastAsia="돋움"/>
          <w:spacing w:val="-3"/>
          <w:w w:val="95"/>
        </w:rPr>
        <w:t>UIBoundary.solve(grid)</w:t>
      </w:r>
      <w:r w:rsidRPr="00E1477E">
        <w:rPr>
          <w:rFonts w:ascii="돋움" w:eastAsia="돋움"/>
          <w:spacing w:val="-3"/>
          <w:w w:val="95"/>
        </w:rPr>
        <w:t> —</w:t>
      </w:r>
      <w:r w:rsidRPr="00E1477E">
        <w:rPr>
          <w:rFonts w:ascii="돋움" w:eastAsia="돋움"/>
          <w:spacing w:val="-3"/>
          <w:w w:val="95"/>
        </w:rPr>
        <w:t xml:space="preserve"> 검증 후 Control 호출</w:t>
      </w:r>
    </w:p>
    <w:p w14:paraId="14D792F2" w14:textId="77777777" w:rsidR="00E1477E" w:rsidRPr="00E1477E" w:rsidRDefault="00E1477E">
      <w:pPr>
        <w:pStyle w:val="a4"/>
        <w:numPr>
          <w:ilvl w:val="0"/>
          <w:numId w:val="83"/>
        </w:numPr>
        <w:spacing w:line="312" w:lineRule="auto"/>
        <w:rPr>
          <w:rFonts w:ascii="돋움" w:eastAsia="돋움"/>
          <w:spacing w:val="-3"/>
          <w:w w:val="95"/>
        </w:rPr>
      </w:pPr>
      <w:r w:rsidRPr="00E1477E">
        <w:rPr>
          <w:rFonts w:ascii="돋움" w:eastAsia="돋움"/>
          <w:spacing w:val="-3"/>
          <w:w w:val="95"/>
        </w:rPr>
        <w:t>SolvePartialMagicSquare.resolve()</w:t>
      </w:r>
      <w:r w:rsidRPr="00E1477E">
        <w:rPr>
          <w:rFonts w:ascii="돋움" w:eastAsia="돋움"/>
          <w:spacing w:val="-3"/>
          <w:w w:val="95"/>
        </w:rPr>
        <w:t> —</w:t>
      </w:r>
      <w:r w:rsidRPr="00E1477E">
        <w:rPr>
          <w:rFonts w:ascii="돋움" w:eastAsia="돋움"/>
          <w:spacing w:val="-3"/>
          <w:w w:val="95"/>
        </w:rPr>
        <w:t xml:space="preserve"> Domain 오케스트레이션</w:t>
      </w:r>
    </w:p>
    <w:p w14:paraId="2D2D1BB1" w14:textId="77777777" w:rsidR="00E1477E" w:rsidRPr="00E1477E" w:rsidRDefault="00E1477E">
      <w:pPr>
        <w:pStyle w:val="a4"/>
        <w:numPr>
          <w:ilvl w:val="0"/>
          <w:numId w:val="83"/>
        </w:numPr>
        <w:spacing w:line="312" w:lineRule="auto"/>
        <w:rPr>
          <w:rFonts w:ascii="돋움" w:eastAsia="돋움"/>
          <w:spacing w:val="-3"/>
          <w:w w:val="95"/>
        </w:rPr>
      </w:pPr>
      <w:r w:rsidRPr="00E1477E">
        <w:rPr>
          <w:rFonts w:ascii="돋움" w:eastAsia="돋움"/>
          <w:spacing w:val="-3"/>
          <w:w w:val="95"/>
        </w:rPr>
        <w:t>Entity:</w:t>
      </w:r>
      <w:r w:rsidRPr="00E1477E">
        <w:rPr>
          <w:rFonts w:ascii="돋움" w:eastAsia="돋움"/>
          <w:spacing w:val="-3"/>
          <w:w w:val="95"/>
        </w:rPr>
        <w:t> </w:t>
      </w:r>
      <w:r w:rsidRPr="00E1477E">
        <w:rPr>
          <w:rFonts w:ascii="돋움" w:eastAsia="돋움"/>
          <w:spacing w:val="-3"/>
          <w:w w:val="95"/>
        </w:rPr>
        <w:t>EmptyCellLocator,</w:t>
      </w:r>
      <w:r w:rsidRPr="00E1477E">
        <w:rPr>
          <w:rFonts w:ascii="돋움" w:eastAsia="돋움"/>
          <w:spacing w:val="-3"/>
          <w:w w:val="95"/>
        </w:rPr>
        <w:t> </w:t>
      </w:r>
      <w:r w:rsidRPr="00E1477E">
        <w:rPr>
          <w:rFonts w:ascii="돋움" w:eastAsia="돋움"/>
          <w:spacing w:val="-3"/>
          <w:w w:val="95"/>
        </w:rPr>
        <w:t>MissingNumberFinder,</w:t>
      </w:r>
      <w:r w:rsidRPr="00E1477E">
        <w:rPr>
          <w:rFonts w:ascii="돋움" w:eastAsia="돋움"/>
          <w:spacing w:val="-3"/>
          <w:w w:val="95"/>
        </w:rPr>
        <w:t> </w:t>
      </w:r>
      <w:r w:rsidRPr="00E1477E">
        <w:rPr>
          <w:rFonts w:ascii="돋움" w:eastAsia="돋움"/>
          <w:spacing w:val="-3"/>
          <w:w w:val="95"/>
        </w:rPr>
        <w:t>TwoCellSolver</w:t>
      </w:r>
      <w:r w:rsidRPr="00E1477E">
        <w:rPr>
          <w:rFonts w:ascii="돋움" w:eastAsia="돋움"/>
          <w:spacing w:val="-3"/>
          <w:w w:val="95"/>
        </w:rPr>
        <w:t> </w:t>
      </w:r>
      <w:r w:rsidRPr="00E1477E">
        <w:rPr>
          <w:rFonts w:ascii="돋움" w:eastAsia="돋움"/>
          <w:spacing w:val="-3"/>
          <w:w w:val="95"/>
        </w:rPr>
        <w:t>등</w:t>
      </w:r>
    </w:p>
    <w:p w14:paraId="06C10C67" w14:textId="77777777" w:rsidR="00E1477E" w:rsidRDefault="00E147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6B441F3" w14:textId="77777777" w:rsidR="00E1477E" w:rsidRDefault="00E147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15AF811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b/>
          <w:bCs/>
          <w:spacing w:val="-3"/>
          <w:w w:val="95"/>
        </w:rPr>
        <w:t>Phase: 로드맵 안내</w:t>
      </w:r>
      <w:r w:rsidRPr="003A3DDD">
        <w:rPr>
          <w:rFonts w:ascii="돋움" w:eastAsia="돋움"/>
          <w:spacing w:val="-3"/>
          <w:w w:val="95"/>
        </w:rPr>
        <w:t> —</w:t>
      </w:r>
      <w:r w:rsidRPr="003A3DDD">
        <w:rPr>
          <w:rFonts w:ascii="돋움" w:eastAsia="돋움"/>
          <w:spacing w:val="-3"/>
          <w:w w:val="95"/>
        </w:rPr>
        <w:t xml:space="preserve"> 두 번째 UI(4</w:t>
      </w:r>
      <w:r w:rsidRPr="003A3DDD">
        <w:rPr>
          <w:rFonts w:ascii="돋움" w:eastAsia="돋움"/>
          <w:spacing w:val="-3"/>
          <w:w w:val="95"/>
        </w:rPr>
        <w:t>×</w:t>
      </w:r>
      <w:r w:rsidRPr="003A3DDD">
        <w:rPr>
          <w:rFonts w:ascii="돋움" w:eastAsia="돋움"/>
          <w:spacing w:val="-3"/>
          <w:w w:val="95"/>
        </w:rPr>
        <w:t>4 격자 + 풀기 + 결과)는</w:t>
      </w:r>
      <w:r w:rsidRPr="003A3DDD">
        <w:rPr>
          <w:rFonts w:ascii="돋움" w:eastAsia="돋움"/>
          <w:spacing w:val="-3"/>
          <w:w w:val="95"/>
        </w:rPr>
        <w:t> </w:t>
      </w:r>
      <w:r w:rsidRPr="003A3DDD">
        <w:rPr>
          <w:rFonts w:ascii="돋움" w:eastAsia="돋움"/>
          <w:b/>
          <w:bCs/>
          <w:spacing w:val="-3"/>
          <w:w w:val="95"/>
        </w:rPr>
        <w:t>한 번의 GREEN으로는 불가능</w:t>
      </w:r>
      <w:r w:rsidRPr="003A3DDD">
        <w:rPr>
          <w:rFonts w:ascii="돋움" w:eastAsia="돋움"/>
          <w:spacing w:val="-3"/>
          <w:w w:val="95"/>
        </w:rPr>
        <w:t>합니다.</w:t>
      </w:r>
      <w:r w:rsidRPr="003A3DDD">
        <w:rPr>
          <w:rFonts w:ascii="돋움" w:eastAsia="돋움"/>
          <w:spacing w:val="-3"/>
          <w:w w:val="95"/>
        </w:rPr>
        <w:t> </w:t>
      </w:r>
      <w:r w:rsidRPr="003A3DDD">
        <w:rPr>
          <w:rFonts w:ascii="돋움" w:eastAsia="돋움"/>
          <w:spacing w:val="-3"/>
          <w:w w:val="95"/>
        </w:rPr>
        <w:t>InputValidator</w:t>
      </w:r>
      <w:r w:rsidRPr="003A3DDD">
        <w:rPr>
          <w:rFonts w:ascii="돋움" w:eastAsia="돋움"/>
          <w:spacing w:val="-3"/>
          <w:w w:val="95"/>
        </w:rPr>
        <w:t> </w:t>
      </w:r>
      <w:r w:rsidRPr="003A3DDD">
        <w:rPr>
          <w:rFonts w:ascii="돋움" w:eastAsia="돋움"/>
          <w:spacing w:val="-3"/>
          <w:w w:val="95"/>
        </w:rPr>
        <w:t>1건만 GREEN인 지금 상태에서 풀기가 동작하려면</w:t>
      </w:r>
      <w:r w:rsidRPr="003A3DDD">
        <w:rPr>
          <w:rFonts w:ascii="돋움" w:eastAsia="돋움"/>
          <w:spacing w:val="-3"/>
          <w:w w:val="95"/>
        </w:rPr>
        <w:t> </w:t>
      </w:r>
      <w:r w:rsidRPr="003A3DDD">
        <w:rPr>
          <w:rFonts w:ascii="돋움" w:eastAsia="돋움"/>
          <w:b/>
          <w:bCs/>
          <w:spacing w:val="-3"/>
          <w:w w:val="95"/>
        </w:rPr>
        <w:t xml:space="preserve">Boundary </w:t>
      </w:r>
      <w:r w:rsidRPr="003A3DDD">
        <w:rPr>
          <w:rFonts w:ascii="돋움" w:eastAsia="돋움"/>
          <w:b/>
          <w:bCs/>
          <w:spacing w:val="-3"/>
          <w:w w:val="95"/>
        </w:rPr>
        <w:t>→</w:t>
      </w:r>
      <w:r w:rsidRPr="003A3DDD">
        <w:rPr>
          <w:rFonts w:ascii="돋움" w:eastAsia="돋움"/>
          <w:b/>
          <w:bCs/>
          <w:spacing w:val="-3"/>
          <w:w w:val="95"/>
        </w:rPr>
        <w:t xml:space="preserve"> Control </w:t>
      </w:r>
      <w:r w:rsidRPr="003A3DDD">
        <w:rPr>
          <w:rFonts w:ascii="돋움" w:eastAsia="돋움"/>
          <w:b/>
          <w:bCs/>
          <w:spacing w:val="-3"/>
          <w:w w:val="95"/>
        </w:rPr>
        <w:t>→</w:t>
      </w:r>
      <w:r w:rsidRPr="003A3DDD">
        <w:rPr>
          <w:rFonts w:ascii="돋움" w:eastAsia="돋움"/>
          <w:b/>
          <w:bCs/>
          <w:spacing w:val="-3"/>
          <w:w w:val="95"/>
        </w:rPr>
        <w:t xml:space="preserve"> Entity</w:t>
      </w:r>
      <w:r w:rsidRPr="003A3DDD">
        <w:rPr>
          <w:rFonts w:ascii="돋움" w:eastAsia="돋움"/>
          <w:spacing w:val="-3"/>
          <w:w w:val="95"/>
        </w:rPr>
        <w:t>가 순서대로 GREEN이어야 합니다.</w:t>
      </w:r>
    </w:p>
    <w:p w14:paraId="39EB61D8" w14:textId="306D4D4C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아래는</w:t>
      </w:r>
      <w:r w:rsidRPr="003A3DDD">
        <w:rPr>
          <w:rFonts w:ascii="돋움" w:eastAsia="돋움"/>
          <w:spacing w:val="-3"/>
          <w:w w:val="95"/>
        </w:rPr>
        <w:t> </w:t>
      </w:r>
      <w:r w:rsidRPr="003A3DDD">
        <w:rPr>
          <w:rFonts w:ascii="돋움" w:eastAsia="돋움"/>
          <w:b/>
          <w:bCs/>
          <w:spacing w:val="-3"/>
          <w:w w:val="95"/>
        </w:rPr>
        <w:t>Turn별 복붙 프롬프트</w:t>
      </w:r>
      <w:r w:rsidRPr="003A3DDD">
        <w:rPr>
          <w:rFonts w:ascii="돋움" w:eastAsia="돋움"/>
          <w:spacing w:val="-3"/>
          <w:w w:val="95"/>
        </w:rPr>
        <w:t>입니다. AC-FR-01-01 GREEN( Turn 1 ) 다음부터 순서대로</w:t>
      </w:r>
      <w:r w:rsidRPr="003A3DDD">
        <w:rPr>
          <w:rFonts w:ascii="돋움" w:eastAsia="돋움"/>
          <w:spacing w:val="-3"/>
          <w:w w:val="95"/>
        </w:rPr>
        <w:t> </w:t>
      </w:r>
      <w:r>
        <w:rPr>
          <w:rFonts w:ascii="돋움" w:eastAsia="돋움" w:hint="eastAsia"/>
          <w:spacing w:val="-3"/>
          <w:w w:val="95"/>
        </w:rPr>
        <w:t>진행</w:t>
      </w:r>
    </w:p>
    <w:p w14:paraId="0755D6BD" w14:textId="77777777" w:rsidR="00E1477E" w:rsidRDefault="00E147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9A10AA3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</w:pP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>전체 경로 (요약)</w:t>
      </w:r>
    </w:p>
    <w:p w14:paraId="0221C47E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Turn 2  AC-FR-01-01 size 3건 GREEN</w:t>
      </w:r>
    </w:p>
    <w:p w14:paraId="647BCEDE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Turn 3  UIBoundary grid=None + resolve 0회 GREEN</w:t>
      </w:r>
    </w:p>
    <w:p w14:paraId="7CBC043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Turn 4  InputValidator G1 통과 (FR-01 나머지)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Track A</w:t>
      </w:r>
    </w:p>
    <w:p w14:paraId="53FAECED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Turn 5~8 Entity Track B (D-LOC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D-MIS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D-VAL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D-SOL G1)</w:t>
      </w:r>
    </w:p>
    <w:p w14:paraId="5C60216E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Turn 9  Control SolvePartialMagicSquare GREEN</w:t>
      </w:r>
    </w:p>
    <w:p w14:paraId="6EEF50ED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Turn 10 U-OUT-01 G1 성공 int[6] GREEN</w:t>
      </w:r>
    </w:p>
    <w:p w14:paraId="6E007760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Turn 11 Screen UI (4</w:t>
      </w:r>
      <w:r w:rsidRPr="003A3DDD">
        <w:rPr>
          <w:rFonts w:ascii="돋움" w:eastAsia="돋움"/>
          <w:spacing w:val="-3"/>
          <w:w w:val="95"/>
        </w:rPr>
        <w:t>×</w:t>
      </w:r>
      <w:r w:rsidRPr="003A3DDD">
        <w:rPr>
          <w:rFonts w:ascii="돋움" w:eastAsia="돋움"/>
          <w:spacing w:val="-3"/>
          <w:w w:val="95"/>
        </w:rPr>
        <w:t xml:space="preserve">4 + 풀기) </w:t>
      </w:r>
      <w:r w:rsidRPr="003A3DDD">
        <w:rPr>
          <w:rFonts w:ascii="돋움" w:eastAsia="돋움"/>
          <w:spacing w:val="-3"/>
          <w:w w:val="95"/>
        </w:rPr>
        <w:t>←</w:t>
      </w:r>
      <w:r w:rsidRPr="003A3DDD">
        <w:rPr>
          <w:rFonts w:ascii="돋움" w:eastAsia="돋움"/>
          <w:spacing w:val="-3"/>
          <w:w w:val="95"/>
        </w:rPr>
        <w:t xml:space="preserve"> 두 번째 스크린샷</w:t>
      </w:r>
    </w:p>
    <w:p w14:paraId="5DC9E728" w14:textId="77777777" w:rsidR="00E1477E" w:rsidRDefault="00E147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3EE9B7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</w:pP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 xml:space="preserve">Turn 2 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>—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 xml:space="preserve"> size parametrize 3건 GREEN</w:t>
      </w:r>
    </w:p>
    <w:p w14:paraId="049243DB" w14:textId="77777777" w:rsidR="003A3DDD" w:rsidRPr="00B7356F" w:rsidRDefault="003A3DDD" w:rsidP="003A3DDD">
      <w:pPr>
        <w:spacing w:before="60" w:after="60"/>
        <w:rPr>
          <w:sz w:val="32"/>
          <w:szCs w:val="32"/>
        </w:rPr>
      </w:pPr>
      <w:r w:rsidRPr="00B7356F">
        <w:rPr>
          <w:rFonts w:ascii="Cambria Math" w:eastAsia="Arial" w:hAnsi="Cambria Math" w:cs="Cambria Math"/>
          <w:b/>
          <w:bCs/>
          <w:color w:val="222222"/>
        </w:rPr>
        <w:t>▶</w:t>
      </w:r>
      <w:r w:rsidRPr="00B7356F">
        <w:rPr>
          <w:rFonts w:ascii="Arial" w:eastAsia="Arial" w:hAnsi="Arial" w:cs="Arial"/>
          <w:b/>
          <w:bCs/>
          <w:color w:val="222222"/>
        </w:rPr>
        <w:t xml:space="preserve"> </w:t>
      </w:r>
      <w:r w:rsidRPr="00B7356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6E1EEC7" w14:textId="1DDD7196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</w:rPr>
      </w:pPr>
      <w:r>
        <w:rPr>
          <w:rFonts w:ascii="돋움" w:eastAsia="돋움" w:hint="eastAsia"/>
          <w:b/>
          <w:bCs/>
          <w:spacing w:val="-3"/>
          <w:w w:val="95"/>
        </w:rPr>
        <w:lastRenderedPageBreak/>
        <w:t>```</w:t>
      </w:r>
    </w:p>
    <w:p w14:paraId="73CF89A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[단계] TDD GREEN만 수행한다. REFACTOR</w:t>
      </w:r>
      <w:r w:rsidRPr="003A3DDD">
        <w:rPr>
          <w:rFonts w:ascii="돋움" w:eastAsia="돋움"/>
          <w:spacing w:val="-3"/>
          <w:w w:val="95"/>
        </w:rPr>
        <w:t>·</w:t>
      </w:r>
      <w:r w:rsidRPr="003A3DDD">
        <w:rPr>
          <w:rFonts w:ascii="돋움" w:eastAsia="돋움"/>
          <w:spacing w:val="-3"/>
          <w:w w:val="95"/>
        </w:rPr>
        <w:t>설계 개선</w:t>
      </w:r>
      <w:r w:rsidRPr="003A3DDD">
        <w:rPr>
          <w:rFonts w:ascii="돋움" w:eastAsia="돋움"/>
          <w:spacing w:val="-3"/>
          <w:w w:val="95"/>
        </w:rPr>
        <w:t>·</w:t>
      </w:r>
      <w:r w:rsidRPr="003A3DDD">
        <w:rPr>
          <w:rFonts w:ascii="돋움" w:eastAsia="돋움"/>
          <w:spacing w:val="-3"/>
          <w:w w:val="95"/>
        </w:rPr>
        <w:t>범위 밖 AC는 하지 않는다.</w:t>
      </w:r>
    </w:p>
    <w:p w14:paraId="7BE0F946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프로젝트: MagicSquare_1004</w:t>
      </w:r>
    </w:p>
    <w:p w14:paraId="00C7ED6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아키텍처: ECB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src/boundary/, src/control/, src/entity/</w:t>
      </w:r>
    </w:p>
    <w:p w14:paraId="10EACBA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Dual-Track: Track A=tests/boundary/ (Mock 허용)</w:t>
      </w:r>
    </w:p>
    <w:p w14:paraId="1A93939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준수 SSOT:</w:t>
      </w:r>
    </w:p>
    <w:p w14:paraId="2A920FF7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.cursorrules (green_phase)</w:t>
      </w:r>
    </w:p>
    <w:p w14:paraId="407B3B7A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docs/PRD_MagicSquare.md </w:t>
      </w:r>
      <w:r w:rsidRPr="003A3DDD">
        <w:rPr>
          <w:rFonts w:ascii="돋움" w:eastAsia="돋움"/>
          <w:spacing w:val="-3"/>
          <w:w w:val="95"/>
        </w:rPr>
        <w:t>§</w:t>
      </w:r>
      <w:r w:rsidRPr="003A3DDD">
        <w:rPr>
          <w:rFonts w:ascii="돋움" w:eastAsia="돋움"/>
          <w:spacing w:val="-3"/>
          <w:w w:val="95"/>
        </w:rPr>
        <w:t>8.1 INVALID_SIZE</w:t>
      </w:r>
    </w:p>
    <w:p w14:paraId="52A5971E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tests/boundary/ac_fr_01_01_constants.py</w:t>
      </w:r>
    </w:p>
    <w:p w14:paraId="35A32953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4F751D4F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이번 커밋 범위 (1묶음만)</w:t>
      </w:r>
    </w:p>
    <w:p w14:paraId="5AF23677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19205A1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node id (parametrize 1그룹 전체):</w:t>
      </w:r>
    </w:p>
    <w:p w14:paraId="092DA6B6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python -m pytest tests/boundary/test_ac_fr_01_01_input_validation.py::TestBoundaryValues -v</w:t>
      </w:r>
    </w:p>
    <w:p w14:paraId="376152F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고정 계약:</w:t>
      </w:r>
    </w:p>
    <w:p w14:paraId="2BB9503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grid=[], [[]]*4, 3</w:t>
      </w:r>
      <w:r w:rsidRPr="003A3DDD">
        <w:rPr>
          <w:rFonts w:ascii="돋움" w:eastAsia="돋움"/>
          <w:spacing w:val="-3"/>
          <w:w w:val="95"/>
        </w:rPr>
        <w:t>×</w:t>
      </w:r>
      <w:r w:rsidRPr="003A3DDD">
        <w:rPr>
          <w:rFonts w:ascii="돋움" w:eastAsia="돋움"/>
          <w:spacing w:val="-3"/>
          <w:w w:val="95"/>
        </w:rPr>
        <w:t xml:space="preserve">4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type="ERROR", code="INVALID_SIZE", message="Grid must be 4x4."</w:t>
      </w:r>
    </w:p>
    <w:p w14:paraId="7F47DA9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029A0065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작업 순서</w:t>
      </w:r>
    </w:p>
    <w:p w14:paraId="690DC9E0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51069681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1. RED 확인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TestBoundaryValues 3건 pytest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NotImplementedError 또는 assertion fail</w:t>
      </w:r>
    </w:p>
    <w:p w14:paraId="04C8B493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2. GREEN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InputValidator.validate()에 4</w:t>
      </w:r>
      <w:r w:rsidRPr="003A3DDD">
        <w:rPr>
          <w:rFonts w:ascii="돋움" w:eastAsia="돋움"/>
          <w:spacing w:val="-3"/>
          <w:w w:val="95"/>
        </w:rPr>
        <w:t>×</w:t>
      </w:r>
      <w:r w:rsidRPr="003A3DDD">
        <w:rPr>
          <w:rFonts w:ascii="돋움" w:eastAsia="돋움"/>
          <w:spacing w:val="-3"/>
          <w:w w:val="95"/>
        </w:rPr>
        <w:t>4 크기 검증만 추가 (None 분기 유지)</w:t>
      </w:r>
    </w:p>
    <w:p w14:paraId="22C4197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3. pytest 재확인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TestBoundaryValues 3건 PASS</w:t>
      </w:r>
    </w:p>
    <w:p w14:paraId="581278B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4. grid=None 테스트 회귀 없음 확인</w:t>
      </w:r>
    </w:p>
    <w:p w14:paraId="57AE206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수정 허용:</w:t>
      </w:r>
    </w:p>
    <w:p w14:paraId="4E1E0F65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src/boundary/input_validator.py (size 검증만)</w:t>
      </w:r>
    </w:p>
    <w:p w14:paraId="724178D2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금지:</w:t>
      </w:r>
    </w:p>
    <w:p w14:paraId="54C4F60A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UIBoundary, Control, Entity 구현</w:t>
      </w:r>
    </w:p>
    <w:p w14:paraId="231FD140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빈칸 개수</w:t>
      </w:r>
      <w:r w:rsidRPr="003A3DDD">
        <w:rPr>
          <w:rFonts w:ascii="돋움" w:eastAsia="돋움"/>
          <w:spacing w:val="-3"/>
          <w:w w:val="95"/>
        </w:rPr>
        <w:t>·</w:t>
      </w:r>
      <w:r w:rsidRPr="003A3DDD">
        <w:rPr>
          <w:rFonts w:ascii="돋움" w:eastAsia="돋움"/>
          <w:spacing w:val="-3"/>
          <w:w w:val="95"/>
        </w:rPr>
        <w:t>값 범위</w:t>
      </w:r>
      <w:r w:rsidRPr="003A3DDD">
        <w:rPr>
          <w:rFonts w:ascii="돋움" w:eastAsia="돋움"/>
          <w:spacing w:val="-3"/>
          <w:w w:val="95"/>
        </w:rPr>
        <w:t>·</w:t>
      </w:r>
      <w:r w:rsidRPr="003A3DDD">
        <w:rPr>
          <w:rFonts w:ascii="돋움" w:eastAsia="돋움"/>
          <w:spacing w:val="-3"/>
          <w:w w:val="95"/>
        </w:rPr>
        <w:t>중복 검증 (AC-FR-01-02~05)</w:t>
      </w:r>
    </w:p>
    <w:p w14:paraId="16AB4225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tests/ 약화</w:t>
      </w:r>
      <w:r w:rsidRPr="003A3DDD">
        <w:rPr>
          <w:rFonts w:ascii="돋움" w:eastAsia="돋움"/>
          <w:spacing w:val="-3"/>
          <w:w w:val="95"/>
        </w:rPr>
        <w:t>·</w:t>
      </w:r>
      <w:r w:rsidRPr="003A3DDD">
        <w:rPr>
          <w:rFonts w:ascii="돋움" w:eastAsia="돋움"/>
          <w:spacing w:val="-3"/>
          <w:w w:val="95"/>
        </w:rPr>
        <w:t>skip</w:t>
      </w:r>
    </w:p>
    <w:p w14:paraId="43153A4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REFACTOR</w:t>
      </w:r>
    </w:p>
    <w:p w14:paraId="20691EB8" w14:textId="77777777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산출물: RED/GREEN 상태, node id, 수정 파일, pytest 결과, Conventional Commit 메시지</w:t>
      </w:r>
    </w:p>
    <w:p w14:paraId="70DA8C44" w14:textId="32431FBD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7BCC2E6A" w14:textId="77777777" w:rsidR="003A3DDD" w:rsidRPr="003A3DDD" w:rsidRDefault="00000000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7BA20166">
          <v:rect id="_x0000_i1077" style="width:0;height:1.5pt" o:hralign="center" o:hrstd="t" o:hr="t" fillcolor="#a0a0a0" stroked="f"/>
        </w:pict>
      </w:r>
    </w:p>
    <w:p w14:paraId="631D93D7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</w:pP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 xml:space="preserve">Turn 3 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>—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 xml:space="preserve"> UIBoundary grid=None + resolve 0회 GREEN</w:t>
      </w:r>
    </w:p>
    <w:p w14:paraId="7C7A7ED4" w14:textId="77777777" w:rsidR="003A3DDD" w:rsidRPr="00B7356F" w:rsidRDefault="003A3DDD" w:rsidP="003A3DDD">
      <w:pPr>
        <w:spacing w:before="60" w:after="60"/>
        <w:rPr>
          <w:sz w:val="32"/>
          <w:szCs w:val="32"/>
        </w:rPr>
      </w:pPr>
      <w:r w:rsidRPr="00B7356F">
        <w:rPr>
          <w:rFonts w:ascii="Cambria Math" w:eastAsia="Arial" w:hAnsi="Cambria Math" w:cs="Cambria Math"/>
          <w:b/>
          <w:bCs/>
          <w:color w:val="222222"/>
        </w:rPr>
        <w:t>▶</w:t>
      </w:r>
      <w:r w:rsidRPr="00B7356F">
        <w:rPr>
          <w:rFonts w:ascii="Arial" w:eastAsia="Arial" w:hAnsi="Arial" w:cs="Arial"/>
          <w:b/>
          <w:bCs/>
          <w:color w:val="222222"/>
        </w:rPr>
        <w:t xml:space="preserve"> </w:t>
      </w:r>
      <w:r w:rsidRPr="00B7356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387BB278" w14:textId="488570BA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</w:rPr>
      </w:pPr>
      <w:r>
        <w:rPr>
          <w:rFonts w:ascii="돋움" w:eastAsia="돋움" w:hint="eastAsia"/>
          <w:b/>
          <w:bCs/>
          <w:spacing w:val="-3"/>
          <w:w w:val="95"/>
        </w:rPr>
        <w:t>```</w:t>
      </w:r>
    </w:p>
    <w:p w14:paraId="00BD785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lastRenderedPageBreak/>
        <w:t>[단계] TDD GREEN만 수행한다.</w:t>
      </w:r>
    </w:p>
    <w:p w14:paraId="7FBEAE9E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node id (1 test):</w:t>
      </w:r>
    </w:p>
    <w:p w14:paraId="513DDDC2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python -m pytest tests/boundary/test_ac_fr_01_01_ui_boundary_flow.py::TestResolveIsolation::test_none_grid_resolve_never_called_spy -v</w:t>
      </w:r>
    </w:p>
    <w:p w14:paraId="4D713251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계약:</w:t>
      </w:r>
    </w:p>
    <w:p w14:paraId="0AA43B46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UIBoundary.solve(None)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FailureResponse (INVALID_SIZE / Grid must be 4x4.)</w:t>
      </w:r>
    </w:p>
    <w:p w14:paraId="5982AAD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SolvePartialMagicSquare.resolve() 호출 0회</w:t>
      </w:r>
    </w:p>
    <w:p w14:paraId="04E10613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수정 허용:</w:t>
      </w:r>
    </w:p>
    <w:p w14:paraId="47B2C611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src/boundary/ui_boundary.py (신규, 최소)</w:t>
      </w:r>
    </w:p>
    <w:p w14:paraId="306558BD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src/control/solve_partial_magic_square.py (stub: resolve()만 NotImplementedError 또는 pass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Domain 로직 금지)</w:t>
      </w:r>
    </w:p>
    <w:p w14:paraId="3B0A06FA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금지:</w:t>
      </w:r>
    </w:p>
    <w:p w14:paraId="0ABA8721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resolve() 실제 Domain 구현</w:t>
      </w:r>
    </w:p>
    <w:p w14:paraId="30DEBC7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tests/boundary/test_ac_fr_01_01_ui_boundary_flow.py 수정</w:t>
      </w:r>
    </w:p>
    <w:p w14:paraId="6BF08235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GREEN 후:</w:t>
      </w:r>
    </w:p>
    <w:p w14:paraId="04C023D1" w14:textId="77777777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python -m pytest tests/boundary/test_ac_fr_01_01_ui_boundary_flow.py -v</w:t>
      </w:r>
    </w:p>
    <w:p w14:paraId="4EB53F0D" w14:textId="23A47438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5A2AC671" w14:textId="77777777" w:rsidR="003A3DDD" w:rsidRPr="003A3DDD" w:rsidRDefault="00000000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111C9926">
          <v:rect id="_x0000_i1078" style="width:0;height:1.5pt" o:hralign="center" o:hrstd="t" o:hr="t" fillcolor="#a0a0a0" stroked="f"/>
        </w:pict>
      </w:r>
    </w:p>
    <w:p w14:paraId="360BBBC3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</w:pP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 xml:space="preserve">Turn 4 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>—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 xml:space="preserve"> G1 입력 통과 (InputValidator FR-01 완성)</w:t>
      </w:r>
    </w:p>
    <w:p w14:paraId="77562983" w14:textId="77777777" w:rsidR="003A3DDD" w:rsidRPr="00B7356F" w:rsidRDefault="003A3DDD" w:rsidP="003A3DDD">
      <w:pPr>
        <w:spacing w:before="60" w:after="60"/>
        <w:rPr>
          <w:sz w:val="32"/>
          <w:szCs w:val="32"/>
        </w:rPr>
      </w:pPr>
      <w:r w:rsidRPr="00B7356F">
        <w:rPr>
          <w:rFonts w:ascii="Cambria Math" w:eastAsia="Arial" w:hAnsi="Cambria Math" w:cs="Cambria Math"/>
          <w:b/>
          <w:bCs/>
          <w:color w:val="222222"/>
        </w:rPr>
        <w:t>▶</w:t>
      </w:r>
      <w:r w:rsidRPr="00B7356F">
        <w:rPr>
          <w:rFonts w:ascii="Arial" w:eastAsia="Arial" w:hAnsi="Arial" w:cs="Arial"/>
          <w:b/>
          <w:bCs/>
          <w:color w:val="222222"/>
        </w:rPr>
        <w:t xml:space="preserve"> </w:t>
      </w:r>
      <w:r w:rsidRPr="00B7356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08A32F31" w14:textId="29BF496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</w:rPr>
      </w:pPr>
      <w:r>
        <w:rPr>
          <w:rFonts w:ascii="돋움" w:eastAsia="돋움" w:hint="eastAsia"/>
          <w:b/>
          <w:bCs/>
          <w:spacing w:val="-3"/>
          <w:w w:val="95"/>
        </w:rPr>
        <w:t>```</w:t>
      </w:r>
    </w:p>
    <w:p w14:paraId="7B2EF217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[단계] TDD GREEN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Track A, FR-01 입력 검증 완료 (G1 Given 통과).</w:t>
      </w:r>
    </w:p>
    <w:p w14:paraId="530A5CC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선행: Turn 2~3 GREEN</w:t>
      </w:r>
    </w:p>
    <w:p w14:paraId="4F964B62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대상: tests/boundary/test_u_in_04_08_input_validation.py 중</w:t>
      </w:r>
    </w:p>
    <w:p w14:paraId="53D6C990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G1 grid 통과 + empty count / range / duplicate 실패 케이스</w:t>
      </w:r>
    </w:p>
    <w:p w14:paraId="71FF86C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(파일 내 RED node id를 pytest -v로 확인 후 1묶음씩 GREEN)</w:t>
      </w:r>
    </w:p>
    <w:p w14:paraId="72E28EF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G1 Given (Report/02):</w:t>
      </w:r>
    </w:p>
    <w:p w14:paraId="789320D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grid_g1 = [[16,3,2,13],[5,0,11,8],[9,6,0,12],[4,15,14,1]]</w:t>
      </w:r>
    </w:p>
    <w:p w14:paraId="3F600890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계약:</w:t>
      </w:r>
    </w:p>
    <w:p w14:paraId="62354D2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G1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validate()가 FailureResponse가 아닌 Success/Pass 신호 (프로젝트 Success schema에 맞게)</w:t>
      </w:r>
    </w:p>
    <w:p w14:paraId="31DDF75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invalid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FailureResponse, Domain 미진입</w:t>
      </w:r>
    </w:p>
    <w:p w14:paraId="2B67599E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금지:</w:t>
      </w:r>
    </w:p>
    <w:p w14:paraId="36E5CA0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Entity Solver 구현</w:t>
      </w:r>
    </w:p>
    <w:p w14:paraId="28846143" w14:textId="77777777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한 커밋에 U-IN 전체 일괄 구현 (1 RED 묶음 = 1 GREEN)</w:t>
      </w:r>
    </w:p>
    <w:p w14:paraId="02792E35" w14:textId="526D4A8E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7993FE56" w14:textId="77777777" w:rsidR="003A3DDD" w:rsidRPr="003A3DDD" w:rsidRDefault="00000000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112BFA49">
          <v:rect id="_x0000_i1079" style="width:0;height:1.5pt" o:hralign="center" o:hrstd="t" o:hr="t" fillcolor="#a0a0a0" stroked="f"/>
        </w:pict>
      </w:r>
    </w:p>
    <w:p w14:paraId="3D910F85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</w:pP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lastRenderedPageBreak/>
        <w:t xml:space="preserve">Turn 5~8 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>—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 xml:space="preserve"> Entity Track B (G1 풀기용 Domain)</w:t>
      </w:r>
    </w:p>
    <w:p w14:paraId="38E14459" w14:textId="77777777" w:rsidR="003A3DDD" w:rsidRPr="00B7356F" w:rsidRDefault="003A3DDD" w:rsidP="003A3DDD">
      <w:pPr>
        <w:spacing w:before="60" w:after="60"/>
        <w:rPr>
          <w:sz w:val="32"/>
          <w:szCs w:val="32"/>
        </w:rPr>
      </w:pPr>
      <w:r w:rsidRPr="00B7356F">
        <w:rPr>
          <w:rFonts w:ascii="Cambria Math" w:eastAsia="Arial" w:hAnsi="Cambria Math" w:cs="Cambria Math"/>
          <w:b/>
          <w:bCs/>
          <w:color w:val="222222"/>
        </w:rPr>
        <w:t>▶</w:t>
      </w:r>
      <w:r w:rsidRPr="00B7356F">
        <w:rPr>
          <w:rFonts w:ascii="Arial" w:eastAsia="Arial" w:hAnsi="Arial" w:cs="Arial"/>
          <w:b/>
          <w:bCs/>
          <w:color w:val="222222"/>
        </w:rPr>
        <w:t xml:space="preserve"> </w:t>
      </w:r>
      <w:r w:rsidRPr="00B7356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D7F54B4" w14:textId="693C14A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</w:rPr>
      </w:pPr>
      <w:r>
        <w:rPr>
          <w:rFonts w:ascii="돋움" w:eastAsia="돋움" w:hint="eastAsia"/>
          <w:b/>
          <w:bCs/>
          <w:spacing w:val="-3"/>
          <w:w w:val="95"/>
        </w:rPr>
        <w:t>```</w:t>
      </w:r>
    </w:p>
    <w:p w14:paraId="010D38E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각 Turn마다</w:t>
      </w:r>
      <w:r w:rsidRPr="003A3DDD">
        <w:rPr>
          <w:rFonts w:ascii="돋움" w:eastAsia="돋움"/>
          <w:spacing w:val="-3"/>
          <w:w w:val="95"/>
        </w:rPr>
        <w:t> </w:t>
      </w:r>
      <w:r w:rsidRPr="003A3DDD">
        <w:rPr>
          <w:rFonts w:ascii="돋움" w:eastAsia="돋움"/>
          <w:b/>
          <w:bCs/>
          <w:spacing w:val="-3"/>
          <w:w w:val="95"/>
        </w:rPr>
        <w:t>Track B 1 RED 1 GREEN</w:t>
      </w:r>
      <w:r w:rsidRPr="003A3DDD">
        <w:rPr>
          <w:rFonts w:ascii="돋움" w:eastAsia="돋움"/>
          <w:spacing w:val="-3"/>
          <w:w w:val="95"/>
        </w:rPr>
        <w:t>, Mock 금지.</w:t>
      </w:r>
    </w:p>
    <w:p w14:paraId="734D031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b/>
          <w:bCs/>
          <w:spacing w:val="-3"/>
          <w:w w:val="95"/>
        </w:rPr>
        <w:t xml:space="preserve">Turn 5 </w:t>
      </w:r>
      <w:r w:rsidRPr="003A3DDD">
        <w:rPr>
          <w:rFonts w:ascii="돋움" w:eastAsia="돋움"/>
          <w:b/>
          <w:bCs/>
          <w:spacing w:val="-3"/>
          <w:w w:val="95"/>
        </w:rPr>
        <w:t>—</w:t>
      </w:r>
      <w:r w:rsidRPr="003A3DDD">
        <w:rPr>
          <w:rFonts w:ascii="돋움" w:eastAsia="돋움"/>
          <w:b/>
          <w:bCs/>
          <w:spacing w:val="-3"/>
          <w:w w:val="95"/>
        </w:rPr>
        <w:t xml:space="preserve"> D-LOC-01</w:t>
      </w:r>
    </w:p>
    <w:p w14:paraId="6C7C1E8F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node id: tests/entity/test_d_loc_01_empty_cell_locator.py 내 첫 RED 1건</w:t>
      </w:r>
    </w:p>
    <w:p w14:paraId="70AD48E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목표: G1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first=(2,2), second=(3,3) (1-index, row-major)</w:t>
      </w:r>
    </w:p>
    <w:p w14:paraId="42D30150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허용: src/entity/services/empty_cell_locator.py, value_objects/</w:t>
      </w:r>
    </w:p>
    <w:p w14:paraId="33E63ED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금지: PyQt, boundary import, 4/34 리터럴 (GRID_SIZE, MagicConstant SSOT)</w:t>
      </w:r>
    </w:p>
    <w:p w14:paraId="2305A3B6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b/>
          <w:bCs/>
          <w:spacing w:val="-3"/>
          <w:w w:val="95"/>
        </w:rPr>
        <w:t xml:space="preserve">Turn 6 </w:t>
      </w:r>
      <w:r w:rsidRPr="003A3DDD">
        <w:rPr>
          <w:rFonts w:ascii="돋움" w:eastAsia="돋움"/>
          <w:b/>
          <w:bCs/>
          <w:spacing w:val="-3"/>
          <w:w w:val="95"/>
        </w:rPr>
        <w:t>—</w:t>
      </w:r>
      <w:r w:rsidRPr="003A3DDD">
        <w:rPr>
          <w:rFonts w:ascii="돋움" w:eastAsia="돋움"/>
          <w:b/>
          <w:bCs/>
          <w:spacing w:val="-3"/>
          <w:w w:val="95"/>
        </w:rPr>
        <w:t xml:space="preserve"> D-MIS-01</w:t>
      </w:r>
    </w:p>
    <w:p w14:paraId="2A663C4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node id: tests/entity/test_d_mis_01_missing_number_finder.py 첫 RED 1건</w:t>
      </w:r>
    </w:p>
    <w:p w14:paraId="2F2374B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목표: G1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missing {7, 10}, smaller=7, larger=10</w:t>
      </w:r>
    </w:p>
    <w:p w14:paraId="7E41732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b/>
          <w:bCs/>
          <w:spacing w:val="-3"/>
          <w:w w:val="95"/>
        </w:rPr>
        <w:t xml:space="preserve">Turn 7 </w:t>
      </w:r>
      <w:r w:rsidRPr="003A3DDD">
        <w:rPr>
          <w:rFonts w:ascii="돋움" w:eastAsia="돋움"/>
          <w:b/>
          <w:bCs/>
          <w:spacing w:val="-3"/>
          <w:w w:val="95"/>
        </w:rPr>
        <w:t>—</w:t>
      </w:r>
      <w:r w:rsidRPr="003A3DDD">
        <w:rPr>
          <w:rFonts w:ascii="돋움" w:eastAsia="돋움"/>
          <w:b/>
          <w:bCs/>
          <w:spacing w:val="-3"/>
          <w:w w:val="95"/>
        </w:rPr>
        <w:t xml:space="preserve"> D-VAL-01</w:t>
      </w:r>
    </w:p>
    <w:p w14:paraId="2FEBCE3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node id: tests/entity/test_d_val_01_06_magic_square_validator.py 첫 RED 1건</w:t>
      </w:r>
    </w:p>
    <w:p w14:paraId="0452605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목표: G0 완전 격자 isValidComplete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True</w:t>
      </w:r>
    </w:p>
    <w:p w14:paraId="67475720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b/>
          <w:bCs/>
          <w:spacing w:val="-3"/>
          <w:w w:val="95"/>
        </w:rPr>
        <w:t xml:space="preserve">Turn 8 </w:t>
      </w:r>
      <w:r w:rsidRPr="003A3DDD">
        <w:rPr>
          <w:rFonts w:ascii="돋움" w:eastAsia="돋움"/>
          <w:b/>
          <w:bCs/>
          <w:spacing w:val="-3"/>
          <w:w w:val="95"/>
        </w:rPr>
        <w:t>—</w:t>
      </w:r>
      <w:r w:rsidRPr="003A3DDD">
        <w:rPr>
          <w:rFonts w:ascii="돋움" w:eastAsia="돋움"/>
          <w:b/>
          <w:bCs/>
          <w:spacing w:val="-3"/>
          <w:w w:val="95"/>
        </w:rPr>
        <w:t xml:space="preserve"> D-SOL-01</w:t>
      </w:r>
    </w:p>
    <w:p w14:paraId="36E65F2F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node id: tests/entity/test_d_sol_01_04_two_cell_solver.py 첫 RED 1건</w:t>
      </w:r>
    </w:p>
    <w:p w14:paraId="3EDE71E1" w14:textId="77777777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목표: G1 Step A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SolutionResult / int[6] 논리값 [2,2,7,3,3,10]</w:t>
      </w:r>
    </w:p>
    <w:p w14:paraId="2510DBD0" w14:textId="7A39F1B2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76C39C7A" w14:textId="77777777" w:rsidR="003A3DDD" w:rsidRPr="003A3DDD" w:rsidRDefault="00000000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5F2D6DD4">
          <v:rect id="_x0000_i1080" style="width:0;height:1.5pt" o:hralign="center" o:hrstd="t" o:hr="t" fillcolor="#a0a0a0" stroked="f"/>
        </w:pict>
      </w:r>
    </w:p>
    <w:p w14:paraId="4956E90F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</w:pP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 xml:space="preserve">Turn 9 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>—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t xml:space="preserve"> Control orchestration GREEN</w:t>
      </w:r>
    </w:p>
    <w:p w14:paraId="7D72A189" w14:textId="77777777" w:rsidR="003A3DDD" w:rsidRPr="00B7356F" w:rsidRDefault="003A3DDD" w:rsidP="003A3DDD">
      <w:pPr>
        <w:spacing w:before="60" w:after="60"/>
        <w:rPr>
          <w:sz w:val="32"/>
          <w:szCs w:val="32"/>
        </w:rPr>
      </w:pPr>
      <w:r w:rsidRPr="00B7356F">
        <w:rPr>
          <w:rFonts w:ascii="Cambria Math" w:eastAsia="Arial" w:hAnsi="Cambria Math" w:cs="Cambria Math"/>
          <w:b/>
          <w:bCs/>
          <w:color w:val="222222"/>
        </w:rPr>
        <w:t>▶</w:t>
      </w:r>
      <w:r w:rsidRPr="00B7356F">
        <w:rPr>
          <w:rFonts w:ascii="Arial" w:eastAsia="Arial" w:hAnsi="Arial" w:cs="Arial"/>
          <w:b/>
          <w:bCs/>
          <w:color w:val="222222"/>
        </w:rPr>
        <w:t xml:space="preserve"> </w:t>
      </w:r>
      <w:r w:rsidRPr="00B7356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64EF0A4" w14:textId="4CFF01B6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</w:rPr>
      </w:pPr>
      <w:r>
        <w:rPr>
          <w:rFonts w:ascii="돋움" w:eastAsia="돋움" w:hint="eastAsia"/>
          <w:b/>
          <w:bCs/>
          <w:spacing w:val="-3"/>
          <w:w w:val="95"/>
        </w:rPr>
        <w:t>```</w:t>
      </w:r>
    </w:p>
    <w:p w14:paraId="2637BE4A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[단계] TDD GREEN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Track B, Control 1 RED 1 GREEN.</w:t>
      </w:r>
    </w:p>
    <w:p w14:paraId="438BEE8E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node id: tests/entity/ 또는 tests/control/ 내 SolvePartialMagicSquare RED 1건</w:t>
      </w:r>
    </w:p>
    <w:p w14:paraId="6A4B96F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(pytest --collect-only로 ModuleNotFoundError 확인)</w:t>
      </w:r>
    </w:p>
    <w:p w14:paraId="70EBC30B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목표:</w:t>
      </w:r>
    </w:p>
    <w:p w14:paraId="1FA66F1D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SolvePartialMagicSquare.resolve(grid)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locate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find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solve 순서</w:t>
      </w:r>
    </w:p>
    <w:p w14:paraId="4F017796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G1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[2,2,7,3,3,10] (Entity Mock 금지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실제 서비스 호출)</w:t>
      </w:r>
    </w:p>
    <w:p w14:paraId="06559D5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허용: src/control/solve_partial_magic_square.py</w:t>
      </w:r>
    </w:p>
    <w:p w14:paraId="1D82095F" w14:textId="77777777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금지: Boundary UI, 입력 스키마 검증 (Control 책임 아님)</w:t>
      </w:r>
    </w:p>
    <w:p w14:paraId="6710F51E" w14:textId="4ABBFF89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20AE312B" w14:textId="77777777" w:rsidR="003A3DDD" w:rsidRPr="003A3DDD" w:rsidRDefault="00000000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6CDB3767">
          <v:rect id="_x0000_i1081" style="width:0;height:1.5pt" o:hralign="center" o:hrstd="t" o:hr="t" fillcolor="#a0a0a0" stroked="f"/>
        </w:pict>
      </w:r>
    </w:p>
    <w:p w14:paraId="55A1062D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3A3DDD">
        <w:rPr>
          <w:rFonts w:ascii="돋움" w:eastAsia="돋움"/>
          <w:b/>
          <w:bCs/>
          <w:spacing w:val="-3"/>
          <w:w w:val="95"/>
          <w:sz w:val="24"/>
          <w:szCs w:val="32"/>
        </w:rPr>
        <w:lastRenderedPageBreak/>
        <w:t xml:space="preserve">Turn 10 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</w:rPr>
        <w:t>—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 U-OUT-01 G1 성공 경로 GREEN</w:t>
      </w:r>
    </w:p>
    <w:p w14:paraId="378C5F8E" w14:textId="77777777" w:rsidR="003A3DDD" w:rsidRPr="00B7356F" w:rsidRDefault="003A3DDD" w:rsidP="003A3DDD">
      <w:pPr>
        <w:spacing w:before="60" w:after="60"/>
        <w:rPr>
          <w:sz w:val="32"/>
          <w:szCs w:val="32"/>
        </w:rPr>
      </w:pPr>
      <w:r w:rsidRPr="00B7356F">
        <w:rPr>
          <w:rFonts w:ascii="Cambria Math" w:eastAsia="Arial" w:hAnsi="Cambria Math" w:cs="Cambria Math"/>
          <w:b/>
          <w:bCs/>
          <w:color w:val="222222"/>
        </w:rPr>
        <w:t>▶</w:t>
      </w:r>
      <w:r w:rsidRPr="00B7356F">
        <w:rPr>
          <w:rFonts w:ascii="Arial" w:eastAsia="Arial" w:hAnsi="Arial" w:cs="Arial"/>
          <w:b/>
          <w:bCs/>
          <w:color w:val="222222"/>
        </w:rPr>
        <w:t xml:space="preserve"> </w:t>
      </w:r>
      <w:r w:rsidRPr="00B7356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22412099" w14:textId="106EBB6C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</w:rPr>
      </w:pPr>
      <w:r>
        <w:rPr>
          <w:rFonts w:ascii="돋움" w:eastAsia="돋움" w:hint="eastAsia"/>
          <w:b/>
          <w:bCs/>
          <w:spacing w:val="-3"/>
          <w:w w:val="95"/>
        </w:rPr>
        <w:t>```</w:t>
      </w:r>
    </w:p>
    <w:p w14:paraId="1D76D81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[단계] TDD GREEN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Track A, 성공 envelope.</w:t>
      </w:r>
    </w:p>
    <w:p w14:paraId="734CF233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node id:</w:t>
      </w:r>
    </w:p>
    <w:p w14:paraId="69F4746D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python -m pytest tests/boundary/test_u_out_01_03_output_contract.py::TestSuccessOutputContract::test_u_out_01_success_returns_int_six_tuple -v</w:t>
      </w:r>
    </w:p>
    <w:p w14:paraId="62237AFF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계약:</w:t>
      </w:r>
    </w:p>
    <w:p w14:paraId="06327D1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UIBoundary.solve(grid_g1)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type="OK", data=[2,2,7,3,3,10]</w:t>
      </w:r>
    </w:p>
    <w:p w14:paraId="59F52615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len(data)==6, error 필드 없음</w:t>
      </w:r>
    </w:p>
    <w:p w14:paraId="2CC2C7DA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선행: Turn 4~9 GREEN (실제 resolve 또는 통합된 Control)</w:t>
      </w:r>
    </w:p>
    <w:p w14:paraId="4779AFF7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금지:</w:t>
      </w:r>
    </w:p>
    <w:p w14:paraId="2260724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tests/ 약화 (pytest.fail 제거만 허용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assert 구현은 Full RED 단계에서)</w:t>
      </w:r>
    </w:p>
    <w:p w14:paraId="690D7FBC" w14:textId="77777777" w:rsid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REFACTOR</w:t>
      </w:r>
    </w:p>
    <w:p w14:paraId="6BC192CF" w14:textId="628206D1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45EA3CFE" w14:textId="77777777" w:rsidR="003A3DDD" w:rsidRPr="003A3DDD" w:rsidRDefault="00000000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/>
          <w:spacing w:val="-3"/>
          <w:w w:val="95"/>
        </w:rPr>
        <w:pict w14:anchorId="30E95F02">
          <v:rect id="_x0000_i1082" style="width:0;height:1.5pt" o:hralign="center" o:hrstd="t" o:hr="t" fillcolor="#a0a0a0" stroked="f"/>
        </w:pict>
      </w:r>
    </w:p>
    <w:p w14:paraId="4632B31E" w14:textId="314C5CC3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3A3DDD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Turn 11 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</w:rPr>
        <w:t>—</w:t>
      </w:r>
      <w:r w:rsidRPr="003A3DDD">
        <w:rPr>
          <w:rFonts w:ascii="돋움" w:eastAsia="돋움"/>
          <w:b/>
          <w:bCs/>
          <w:spacing w:val="-3"/>
          <w:w w:val="95"/>
          <w:sz w:val="24"/>
          <w:szCs w:val="32"/>
        </w:rPr>
        <w:t xml:space="preserve"> Screen UI (두 번째 스크린샷) </w:t>
      </w:r>
    </w:p>
    <w:p w14:paraId="2344A48A" w14:textId="77777777" w:rsidR="003A3DDD" w:rsidRPr="00B7356F" w:rsidRDefault="003A3DDD" w:rsidP="003A3DDD">
      <w:pPr>
        <w:spacing w:before="60" w:after="60"/>
        <w:rPr>
          <w:sz w:val="32"/>
          <w:szCs w:val="32"/>
        </w:rPr>
      </w:pPr>
      <w:r w:rsidRPr="00B7356F">
        <w:rPr>
          <w:rFonts w:ascii="Cambria Math" w:eastAsia="Arial" w:hAnsi="Cambria Math" w:cs="Cambria Math"/>
          <w:b/>
          <w:bCs/>
          <w:color w:val="222222"/>
        </w:rPr>
        <w:t>▶</w:t>
      </w:r>
      <w:r w:rsidRPr="00B7356F">
        <w:rPr>
          <w:rFonts w:ascii="Arial" w:eastAsia="Arial" w:hAnsi="Arial" w:cs="Arial"/>
          <w:b/>
          <w:bCs/>
          <w:color w:val="222222"/>
        </w:rPr>
        <w:t xml:space="preserve"> </w:t>
      </w:r>
      <w:r w:rsidRPr="00B7356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1494763" w14:textId="13491291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</w:rPr>
      </w:pPr>
      <w:r>
        <w:rPr>
          <w:rFonts w:ascii="돋움" w:eastAsia="돋움" w:hint="eastAsia"/>
          <w:b/>
          <w:bCs/>
          <w:spacing w:val="-3"/>
          <w:w w:val="95"/>
        </w:rPr>
        <w:t>```</w:t>
      </w:r>
    </w:p>
    <w:p w14:paraId="220E4D62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b/>
          <w:bCs/>
          <w:spacing w:val="-3"/>
          <w:w w:val="95"/>
        </w:rPr>
        <w:t>선행 조건 (모두 GREEN):</w:t>
      </w:r>
    </w:p>
    <w:p w14:paraId="19BB6705" w14:textId="77777777" w:rsidR="003A3DDD" w:rsidRPr="003A3DDD" w:rsidRDefault="003A3DDD">
      <w:pPr>
        <w:pStyle w:val="a4"/>
        <w:numPr>
          <w:ilvl w:val="0"/>
          <w:numId w:val="84"/>
        </w:numPr>
        <w:spacing w:line="312" w:lineRule="auto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Turn 10:</w:t>
      </w:r>
      <w:r w:rsidRPr="003A3DDD">
        <w:rPr>
          <w:rFonts w:ascii="돋움" w:eastAsia="돋움"/>
          <w:spacing w:val="-3"/>
          <w:w w:val="95"/>
        </w:rPr>
        <w:t> </w:t>
      </w:r>
      <w:r w:rsidRPr="003A3DDD">
        <w:rPr>
          <w:rFonts w:ascii="돋움" w:eastAsia="돋움"/>
          <w:spacing w:val="-3"/>
          <w:w w:val="95"/>
        </w:rPr>
        <w:t>UIBoundary.solve(grid_g1)</w:t>
      </w:r>
      <w:r w:rsidRPr="003A3DDD">
        <w:rPr>
          <w:rFonts w:ascii="돋움" w:eastAsia="돋움"/>
          <w:spacing w:val="-3"/>
          <w:w w:val="95"/>
        </w:rPr>
        <w:t> → </w:t>
      </w:r>
      <w:r w:rsidRPr="003A3DDD">
        <w:rPr>
          <w:rFonts w:ascii="돋움" w:eastAsia="돋움"/>
          <w:spacing w:val="-3"/>
          <w:w w:val="95"/>
        </w:rPr>
        <w:t>[2,2,7,3,3,10]</w:t>
      </w:r>
    </w:p>
    <w:p w14:paraId="456BEA0E" w14:textId="77777777" w:rsidR="003A3DDD" w:rsidRPr="003A3DDD" w:rsidRDefault="003A3DDD">
      <w:pPr>
        <w:pStyle w:val="a4"/>
        <w:numPr>
          <w:ilvl w:val="0"/>
          <w:numId w:val="84"/>
        </w:numPr>
        <w:spacing w:line="312" w:lineRule="auto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pip install -e ".[gui]"</w:t>
      </w:r>
      <w:r w:rsidRPr="003A3DDD">
        <w:rPr>
          <w:rFonts w:ascii="돋움" w:eastAsia="돋움"/>
          <w:spacing w:val="-3"/>
          <w:w w:val="95"/>
        </w:rPr>
        <w:t> </w:t>
      </w:r>
      <w:r w:rsidRPr="003A3DDD">
        <w:rPr>
          <w:rFonts w:ascii="돋움" w:eastAsia="돋움"/>
          <w:spacing w:val="-3"/>
          <w:w w:val="95"/>
        </w:rPr>
        <w:t>(PyQt6)</w:t>
      </w:r>
    </w:p>
    <w:p w14:paraId="57FF009D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[단계] Screen UI 구현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TDD GREEN 직후 수동 검증 커밋.</w:t>
      </w:r>
    </w:p>
    <w:p w14:paraId="6CC7659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REFACTOR</w:t>
      </w:r>
      <w:r w:rsidRPr="003A3DDD">
        <w:rPr>
          <w:rFonts w:ascii="돋움" w:eastAsia="돋움"/>
          <w:spacing w:val="-3"/>
          <w:w w:val="95"/>
        </w:rPr>
        <w:t>·</w:t>
      </w:r>
      <w:r w:rsidRPr="003A3DDD">
        <w:rPr>
          <w:rFonts w:ascii="돋움" w:eastAsia="돋움"/>
          <w:spacing w:val="-3"/>
          <w:w w:val="95"/>
        </w:rPr>
        <w:t>Domain 로직 추가 금지. 기존 진단 스텁(--cli grid=None 고정 창)은 제거 또는 --verify로 분리.</w:t>
      </w:r>
    </w:p>
    <w:p w14:paraId="38915AE6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프로젝트: MagicSquare_1004</w:t>
      </w:r>
    </w:p>
    <w:p w14:paraId="3B590BF0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SSOT: docs/PRD_MagicSquare.md </w:t>
      </w:r>
      <w:r w:rsidRPr="003A3DDD">
        <w:rPr>
          <w:rFonts w:ascii="돋움" w:eastAsia="돋움"/>
          <w:spacing w:val="-3"/>
          <w:w w:val="95"/>
        </w:rPr>
        <w:t>§</w:t>
      </w:r>
      <w:r w:rsidRPr="003A3DDD">
        <w:rPr>
          <w:rFonts w:ascii="돋움" w:eastAsia="돋움"/>
          <w:spacing w:val="-3"/>
          <w:w w:val="95"/>
        </w:rPr>
        <w:t>12, Report/02 G1, .cursorrules ECB</w:t>
      </w:r>
    </w:p>
    <w:p w14:paraId="622BBC9E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42EFEFB6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목표 UI (수동 검증 기준)</w:t>
      </w:r>
    </w:p>
    <w:p w14:paraId="09CBEBB1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6F1D9F3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실행: python -m boundary.screen.app</w:t>
      </w:r>
    </w:p>
    <w:p w14:paraId="5E7210D7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창 제목: "Magic Square 4x4"</w:t>
      </w:r>
    </w:p>
    <w:p w14:paraId="58FCFEB7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구성:</w:t>
      </w:r>
    </w:p>
    <w:p w14:paraId="7CC4A0E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1. 4</w:t>
      </w:r>
      <w:r w:rsidRPr="003A3DDD">
        <w:rPr>
          <w:rFonts w:ascii="돋움" w:eastAsia="돋움"/>
          <w:spacing w:val="-3"/>
          <w:w w:val="95"/>
        </w:rPr>
        <w:t>×</w:t>
      </w:r>
      <w:r w:rsidRPr="003A3DDD">
        <w:rPr>
          <w:rFonts w:ascii="돋움" w:eastAsia="돋움"/>
          <w:spacing w:val="-3"/>
          <w:w w:val="95"/>
        </w:rPr>
        <w:t>4 QSpinBox 격자 (값 0~16)</w:t>
      </w:r>
    </w:p>
    <w:p w14:paraId="1E5E73E6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lastRenderedPageBreak/>
        <w:t xml:space="preserve">   - 기본값 = G1:</w:t>
      </w:r>
    </w:p>
    <w:p w14:paraId="2891034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   [[16,3,2,13],[5,0,11,8],[9,6,0,12],[4,15,14,1]]</w:t>
      </w:r>
    </w:p>
    <w:p w14:paraId="5E3710D5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2. "풀기" QPushButton</w:t>
      </w:r>
    </w:p>
    <w:p w14:paraId="018DA003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3. 결과 QLabel:</w:t>
      </w:r>
    </w:p>
    <w:p w14:paraId="31404465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 - 성공: "결과 (r1, c1, n1, r2, c2, n2): 2, 2, 7, 3, 3, 10"</w:t>
      </w:r>
    </w:p>
    <w:p w14:paraId="098C9E1A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 - 실패: "오류: {error.message}"  (pytest FailureResponse.message와 동일)</w:t>
      </w:r>
    </w:p>
    <w:p w14:paraId="729A0E6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1B270AB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아키텍처 제약</w:t>
      </w:r>
    </w:p>
    <w:p w14:paraId="43D25AB5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77EE97E2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Screen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UIBoundary.solve(grid) 만 호출 (InputValidator 직접 호출 금지)</w:t>
      </w:r>
    </w:p>
    <w:p w14:paraId="1745B9E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UIBoundary는 SolvePartialMagicSquare 주입 (app.py에서 composition root)</w:t>
      </w:r>
    </w:p>
    <w:p w14:paraId="68F9B60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Entity/Control에 PyQt import 금지</w:t>
      </w:r>
    </w:p>
    <w:p w14:paraId="4EC9D01D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- grid=None 고정 진단 화면은 메인 UI가 아님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삭제 또는 --verify 플래그로 분리</w:t>
      </w:r>
    </w:p>
    <w:p w14:paraId="2F41B5A3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06E2048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작업 순서</w:t>
      </w:r>
    </w:p>
    <w:p w14:paraId="27D4B8D7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============================================================</w:t>
      </w:r>
    </w:p>
    <w:p w14:paraId="26C3C502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1. src/boundary/screen/app.py 교체 </w:t>
      </w:r>
      <w:r w:rsidRPr="003A3DDD">
        <w:rPr>
          <w:rFonts w:ascii="돋움" w:eastAsia="돋움"/>
          <w:spacing w:val="-3"/>
          <w:w w:val="95"/>
        </w:rPr>
        <w:t>—</w:t>
      </w:r>
      <w:r w:rsidRPr="003A3DDD">
        <w:rPr>
          <w:rFonts w:ascii="돋움" w:eastAsia="돋움"/>
          <w:spacing w:val="-3"/>
          <w:w w:val="95"/>
        </w:rPr>
        <w:t xml:space="preserve"> MagicSquareMainWindow 클래스</w:t>
      </w:r>
    </w:p>
    <w:p w14:paraId="3F699A5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2. src/boundary/screen/main_window.py (선택, app.py가 얇으면 생략 가능)</w:t>
      </w:r>
    </w:p>
    <w:p w14:paraId="5152F9C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3. 수동 확인:</w:t>
      </w:r>
    </w:p>
    <w:p w14:paraId="7745695C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 - G1 기본값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풀기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결과 "2, 2, 7, 3, 3, 10"</w:t>
      </w:r>
    </w:p>
    <w:p w14:paraId="3CE7EA5B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 - 격자 전부 0 또는 None 전달 경로 </w:t>
      </w:r>
      <w:r w:rsidRPr="003A3DDD">
        <w:rPr>
          <w:rFonts w:ascii="돋움" w:eastAsia="돋움"/>
          <w:spacing w:val="-3"/>
          <w:w w:val="95"/>
        </w:rPr>
        <w:t>→</w:t>
      </w:r>
      <w:r w:rsidRPr="003A3DDD">
        <w:rPr>
          <w:rFonts w:ascii="돋움" w:eastAsia="돋움"/>
          <w:spacing w:val="-3"/>
          <w:w w:val="95"/>
        </w:rPr>
        <w:t xml:space="preserve"> 오류 메시지 표시</w:t>
      </w:r>
    </w:p>
    <w:p w14:paraId="28166952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4. pytest 회귀:</w:t>
      </w:r>
    </w:p>
    <w:p w14:paraId="7ED3347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 python -m pytest tests/boundary/ tests/entity/ -v</w:t>
      </w:r>
    </w:p>
    <w:p w14:paraId="0790DCF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 xml:space="preserve">   (기존 GREEN 유지)</w:t>
      </w:r>
    </w:p>
    <w:p w14:paraId="5B792BC5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금지:</w:t>
      </w:r>
    </w:p>
    <w:p w14:paraId="52910812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tests/ 약화</w:t>
      </w:r>
    </w:p>
    <w:p w14:paraId="20EF7CC6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Domain 알고리즘을 screen/에 복사</w:t>
      </w:r>
    </w:p>
    <w:p w14:paraId="1E92706E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FR-02~05 선행 구현</w:t>
      </w:r>
    </w:p>
    <w:p w14:paraId="72EFDDC9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- REFACTOR</w:t>
      </w:r>
    </w:p>
    <w:p w14:paraId="771C603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산출물:</w:t>
      </w:r>
    </w:p>
    <w:p w14:paraId="16A39238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1. 수정 파일 목록</w:t>
      </w:r>
    </w:p>
    <w:p w14:paraId="1C2D3467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2. 스크린샷 대비 체크리스트 (제목/격자/풀기/결과)</w:t>
      </w:r>
    </w:p>
    <w:p w14:paraId="0D4026E4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3. G1 풀기 수동 결과</w:t>
      </w:r>
    </w:p>
    <w:p w14:paraId="7120B9A3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4. pytest 회귀 결과</w:t>
      </w:r>
    </w:p>
    <w:p w14:paraId="0F7EA6FE" w14:textId="77777777" w:rsidR="003A3DDD" w:rsidRPr="003A3DDD" w:rsidRDefault="003A3DDD" w:rsidP="003A3DD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3A3DDD">
        <w:rPr>
          <w:rFonts w:ascii="돋움" w:eastAsia="돋움"/>
          <w:spacing w:val="-3"/>
          <w:w w:val="95"/>
        </w:rPr>
        <w:t>5. Conventional Commit: feat(boundary): add Magic Square 4x4 PyQt screen wired to UIBoundary</w:t>
      </w:r>
    </w:p>
    <w:p w14:paraId="4D2B4D1D" w14:textId="02767C79" w:rsidR="00E1477E" w:rsidRPr="003A3DDD" w:rsidRDefault="003A3DDD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>```</w:t>
      </w:r>
    </w:p>
    <w:p w14:paraId="7D9C4AB1" w14:textId="77777777" w:rsidR="00E1477E" w:rsidRDefault="00E147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44913B7" w14:textId="77777777" w:rsidR="0077357E" w:rsidRDefault="007735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EAEE9D0" w14:textId="77777777" w:rsidR="0077357E" w:rsidRPr="0077357E" w:rsidRDefault="0077357E" w:rsidP="0077357E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</w:pPr>
      <w:r w:rsidRPr="0077357E">
        <w:rPr>
          <w:rFonts w:ascii="돋움" w:eastAsia="돋움"/>
          <w:b/>
          <w:bCs/>
          <w:spacing w:val="-3"/>
          <w:w w:val="95"/>
          <w:sz w:val="24"/>
          <w:szCs w:val="32"/>
          <w:u w:val="single"/>
        </w:rPr>
        <w:lastRenderedPageBreak/>
        <w:t>실행 방법</w:t>
      </w:r>
    </w:p>
    <w:p w14:paraId="074C9CB2" w14:textId="77777777" w:rsidR="0077357E" w:rsidRPr="0077357E" w:rsidRDefault="0077357E" w:rsidP="0077357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77357E">
        <w:rPr>
          <w:rFonts w:ascii="돋움" w:eastAsia="돋움"/>
          <w:spacing w:val="-3"/>
          <w:w w:val="95"/>
        </w:rPr>
        <w:t>pip install -e ".[gui]"</w:t>
      </w:r>
    </w:p>
    <w:p w14:paraId="2123FAC2" w14:textId="77777777" w:rsidR="0077357E" w:rsidRPr="0077357E" w:rsidRDefault="0077357E" w:rsidP="0077357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77357E">
        <w:rPr>
          <w:rFonts w:ascii="돋움" w:eastAsia="돋움"/>
          <w:spacing w:val="-3"/>
          <w:w w:val="95"/>
        </w:rPr>
        <w:t xml:space="preserve">python -m boundary.screen.app          </w:t>
      </w:r>
      <w:r w:rsidRPr="0077357E">
        <w:rPr>
          <w:rFonts w:ascii="돋움" w:eastAsia="돋움"/>
          <w:i/>
          <w:iCs/>
          <w:spacing w:val="-3"/>
          <w:w w:val="95"/>
        </w:rPr>
        <w:t># 메인 UI</w:t>
      </w:r>
    </w:p>
    <w:p w14:paraId="7C57B0C0" w14:textId="77777777" w:rsidR="0077357E" w:rsidRPr="0077357E" w:rsidRDefault="0077357E" w:rsidP="0077357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77357E">
        <w:rPr>
          <w:rFonts w:ascii="돋움" w:eastAsia="돋움"/>
          <w:spacing w:val="-3"/>
          <w:w w:val="95"/>
        </w:rPr>
        <w:t xml:space="preserve">python -m boundary.screen.app --verify  </w:t>
      </w:r>
      <w:r w:rsidRPr="0077357E">
        <w:rPr>
          <w:rFonts w:ascii="돋움" w:eastAsia="돋움"/>
          <w:i/>
          <w:iCs/>
          <w:spacing w:val="-3"/>
          <w:w w:val="95"/>
        </w:rPr>
        <w:t># grid=None CLI 검증</w:t>
      </w:r>
    </w:p>
    <w:p w14:paraId="0F29A41D" w14:textId="77777777" w:rsidR="0077357E" w:rsidRDefault="007735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1E421C8" w14:textId="77777777" w:rsidR="0077357E" w:rsidRDefault="007735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952AF77" w14:textId="77777777" w:rsidR="0077357E" w:rsidRPr="0077357E" w:rsidRDefault="007735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0691181" w14:textId="48E42C4D" w:rsidR="00B73E6E" w:rsidRDefault="0077357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noProof/>
        </w:rPr>
        <w:drawing>
          <wp:inline distT="0" distB="0" distL="0" distR="0" wp14:anchorId="74845BEA" wp14:editId="0F3EC273">
            <wp:extent cx="5760720" cy="3292475"/>
            <wp:effectExtent l="0" t="0" r="0" b="0"/>
            <wp:docPr id="10193891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9144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F302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D3D759A" w14:textId="77777777" w:rsidR="0077357E" w:rsidRDefault="0077357E" w:rsidP="0077357E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z w:val="28"/>
          <w:szCs w:val="28"/>
          <w:shd w:val="clear" w:color="000000" w:fill="auto"/>
        </w:rPr>
      </w:pPr>
    </w:p>
    <w:p w14:paraId="59D54439" w14:textId="77777777" w:rsidR="0077357E" w:rsidRPr="0076618D" w:rsidRDefault="0077357E" w:rsidP="0077357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6618D">
        <w:rPr>
          <w:rFonts w:ascii="돋움" w:eastAsia="돋움" w:hAnsi="돋움" w:hint="eastAsia"/>
          <w:spacing w:val="-3"/>
          <w:w w:val="95"/>
          <w:sz w:val="24"/>
        </w:rPr>
        <w:t>문서 정리를 합니다.</w:t>
      </w:r>
    </w:p>
    <w:p w14:paraId="65A73026" w14:textId="77777777" w:rsidR="0077357E" w:rsidRPr="008B7C98" w:rsidRDefault="0077357E" w:rsidP="0077357E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59EEFBCB" w14:textId="77777777" w:rsidR="0077357E" w:rsidRPr="007104D4" w:rsidRDefault="0077357E" w:rsidP="0077357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03E7A5B" w14:textId="77777777" w:rsidR="0077357E" w:rsidRDefault="0077357E" w:rsidP="0077357E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37E8C635" w14:textId="77777777" w:rsidR="0077357E" w:rsidRDefault="0077357E" w:rsidP="0077357E">
      <w:pPr>
        <w:spacing w:after="160"/>
        <w:rPr>
          <w:sz w:val="20"/>
          <w:szCs w:val="20"/>
        </w:rPr>
      </w:pPr>
    </w:p>
    <w:p w14:paraId="7808AE3A" w14:textId="77777777" w:rsidR="0077357E" w:rsidRDefault="0077357E" w:rsidP="0077357E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EF2295">
        <w:rPr>
          <w:noProof/>
        </w:rPr>
        <w:drawing>
          <wp:inline distT="0" distB="0" distL="0" distR="0" wp14:anchorId="3E188E51" wp14:editId="4F188374">
            <wp:extent cx="5760720" cy="536575"/>
            <wp:effectExtent l="0" t="0" r="0" b="0"/>
            <wp:docPr id="10540619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D226" w14:textId="77777777" w:rsidR="0077357E" w:rsidRDefault="0077357E" w:rsidP="0077357E">
      <w:pPr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Pr="00AC588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깃 헙 업로드 및 리뷰</w:t>
      </w:r>
    </w:p>
    <w:p w14:paraId="205A9EA6" w14:textId="77777777" w:rsidR="0077357E" w:rsidRDefault="0077357E" w:rsidP="0077357E">
      <w:pPr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1C583A62" w14:textId="4F850B8A" w:rsidR="00B73E6E" w:rsidRDefault="0077357E" w:rsidP="0077357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C1348E">
        <w:rPr>
          <w:rFonts w:ascii="돋움" w:eastAsia="돋움" w:hAnsi="돋움"/>
          <w:b/>
          <w:bCs/>
          <w:noProof/>
          <w:spacing w:val="-3"/>
          <w:w w:val="95"/>
          <w:sz w:val="28"/>
          <w:szCs w:val="28"/>
        </w:rPr>
        <w:lastRenderedPageBreak/>
        <w:drawing>
          <wp:inline distT="0" distB="0" distL="0" distR="0" wp14:anchorId="7A77E4A9" wp14:editId="648C1A55">
            <wp:extent cx="4410075" cy="2320248"/>
            <wp:effectExtent l="0" t="0" r="0" b="0"/>
            <wp:docPr id="6219353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1844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412039" cy="232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796C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DA0CE24" w14:textId="39BF444E" w:rsidR="00033706" w:rsidRDefault="00B7356F" w:rsidP="00CA6B43">
      <w:pPr>
        <w:spacing w:after="160"/>
        <w:rPr>
          <w:rFonts w:ascii="돋움" w:eastAsia="돋움" w:hAnsi="돋움"/>
          <w:b/>
          <w:bCs/>
          <w:sz w:val="36"/>
          <w:szCs w:val="36"/>
          <w:u w:val="single"/>
        </w:rPr>
      </w:pPr>
      <w:r w:rsidRPr="00CA6B43">
        <w:rPr>
          <w:rFonts w:ascii="돋움" w:eastAsia="돋움"/>
          <w:b/>
          <w:bCs/>
          <w:spacing w:val="-3"/>
          <w:w w:val="95"/>
          <w:sz w:val="36"/>
          <w:szCs w:val="36"/>
          <w:u w:val="single"/>
        </w:rPr>
        <w:br w:type="page"/>
      </w:r>
      <w:r w:rsidR="00033706" w:rsidRPr="00CA6B43">
        <w:rPr>
          <w:rFonts w:ascii="돋움" w:eastAsia="돋움" w:hAnsi="돋움"/>
          <w:b/>
          <w:bCs/>
          <w:sz w:val="36"/>
          <w:szCs w:val="36"/>
          <w:u w:val="single"/>
        </w:rPr>
        <w:lastRenderedPageBreak/>
        <w:t>GM — Golden Master 자동화 — 회귀 안전장치 (Magic Square)</w:t>
      </w:r>
    </w:p>
    <w:p w14:paraId="5F80FA07" w14:textId="77777777" w:rsidR="00CA6B43" w:rsidRPr="00CA6B43" w:rsidRDefault="00CA6B43" w:rsidP="00CA6B43">
      <w:pPr>
        <w:spacing w:after="160"/>
        <w:rPr>
          <w:rFonts w:ascii="돋움" w:eastAsia="돋움" w:hAnsi="돋움"/>
          <w:b/>
          <w:bCs/>
          <w:sz w:val="36"/>
          <w:szCs w:val="36"/>
          <w:u w:val="single"/>
        </w:rPr>
      </w:pPr>
    </w:p>
    <w:p w14:paraId="3D110ACD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u w:val="single"/>
        </w:rPr>
      </w:pPr>
      <w:r w:rsidRPr="008E7667">
        <w:rPr>
          <w:rFonts w:ascii="돋움" w:eastAsia="돋움" w:hAnsi="돋움"/>
          <w:u w:val="single"/>
        </w:rPr>
        <w:t>목적 / 산출물 / 브랜치 / 타이밍</w:t>
      </w:r>
    </w:p>
    <w:p w14:paraId="51D83E80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목적:</w:t>
      </w:r>
      <w:r w:rsidRPr="008E7667">
        <w:rPr>
          <w:rFonts w:ascii="돋움" w:eastAsia="돋움" w:hAnsi="돋움"/>
          <w:sz w:val="20"/>
          <w:szCs w:val="20"/>
        </w:rPr>
        <w:br/>
        <w:t>Magic Square Solver 출력 기반 Golden Master 회귀 테스트 구축 및 Refactoring 안전장치 확보</w:t>
      </w:r>
    </w:p>
    <w:p w14:paraId="6FE2A125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산출물:</w:t>
      </w:r>
    </w:p>
    <w:p w14:paraId="644CF0D1" w14:textId="77777777" w:rsidR="00033706" w:rsidRPr="008E7667" w:rsidRDefault="00033706">
      <w:pPr>
        <w:widowControl w:val="0"/>
        <w:numPr>
          <w:ilvl w:val="0"/>
          <w:numId w:val="51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test_golden_master_magic_square.*</w:t>
      </w:r>
    </w:p>
    <w:p w14:paraId="76BF5CD0" w14:textId="77777777" w:rsidR="00033706" w:rsidRPr="008E7667" w:rsidRDefault="00033706">
      <w:pPr>
        <w:widowControl w:val="0"/>
        <w:numPr>
          <w:ilvl w:val="0"/>
          <w:numId w:val="51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golden_master_expected.txt</w:t>
      </w:r>
    </w:p>
    <w:p w14:paraId="26587E11" w14:textId="77777777" w:rsidR="00033706" w:rsidRPr="008E7667" w:rsidRDefault="00033706">
      <w:pPr>
        <w:widowControl w:val="0"/>
        <w:numPr>
          <w:ilvl w:val="0"/>
          <w:numId w:val="51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golden_master_actual.txt</w:t>
      </w:r>
    </w:p>
    <w:p w14:paraId="2BE9183C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브랜치:</w:t>
      </w:r>
      <w:r w:rsidRPr="008E7667">
        <w:rPr>
          <w:rFonts w:ascii="돋움" w:eastAsia="돋움" w:hAnsi="돋움"/>
          <w:sz w:val="20"/>
          <w:szCs w:val="20"/>
        </w:rPr>
        <w:br/>
        <w:t>refactoring (GREEN 완료 후 feature 브랜치에서 분기)</w:t>
      </w:r>
    </w:p>
    <w:p w14:paraId="28538945" w14:textId="220C9FFE" w:rsidR="00033706" w:rsidRPr="00CA6B43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u w:val="single"/>
        </w:rPr>
      </w:pPr>
      <w:r w:rsidRPr="00CA6B43">
        <w:rPr>
          <w:rFonts w:ascii="돋움" w:eastAsia="돋움" w:hAnsi="돋움"/>
          <w:u w:val="single"/>
        </w:rPr>
        <w:t>타이밍:</w:t>
      </w:r>
      <w:r w:rsidRPr="00CA6B43">
        <w:rPr>
          <w:rFonts w:ascii="돋움" w:eastAsia="돋움" w:hAnsi="돋움"/>
          <w:u w:val="single"/>
        </w:rPr>
        <w:br/>
        <w:t>GREEN 단계 완료 후,Refactoring 시작 직전 구축</w:t>
      </w:r>
    </w:p>
    <w:p w14:paraId="27C5DCE2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76C71CAF">
          <v:rect id="_x0000_i1083" style="width:0;height:1.5pt" o:hralign="center" o:hrstd="t" o:hr="t" fillcolor="#a0a0a0" stroked="f"/>
        </w:pict>
      </w:r>
    </w:p>
    <w:p w14:paraId="6CB78225" w14:textId="38D1AC22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b/>
          <w:bCs/>
          <w:u w:val="single"/>
        </w:rPr>
      </w:pPr>
      <w:r w:rsidRPr="008E7667">
        <w:rPr>
          <w:rFonts w:ascii="돋움" w:eastAsia="돋움" w:hAnsi="돋움"/>
          <w:b/>
          <w:bCs/>
          <w:u w:val="single"/>
        </w:rPr>
        <w:t>Golden Master란? — Magic Square 맥락</w:t>
      </w:r>
    </w:p>
    <w:p w14:paraId="5708C08C" w14:textId="5EC55730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현재 시스템의 실제 출력 결과를 "기준 출력(expected)" 파일로 저장하고,Refactoring 이후에도 동일 출력이 유지되는지 자동 비교하는 회귀 테스트 기법.</w:t>
      </w:r>
    </w:p>
    <w:p w14:paraId="05CFA57C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Magic Square에서의 역할:</w:t>
      </w:r>
    </w:p>
    <w:p w14:paraId="0A0C4BBC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① 대표 입력 행렬들의 최종 결과를 기준 파일에 저장</w:t>
      </w:r>
      <w:r w:rsidRPr="008E7667">
        <w:rPr>
          <w:rFonts w:ascii="돋움" w:eastAsia="돋움" w:hAnsi="돋움"/>
          <w:sz w:val="20"/>
          <w:szCs w:val="20"/>
        </w:rPr>
        <w:br/>
        <w:t>② Refactoring 후에도 결과 계약(int[6]) 불변 자동 검증</w:t>
      </w:r>
      <w:r w:rsidRPr="008E7667">
        <w:rPr>
          <w:rFonts w:ascii="돋움" w:eastAsia="돋움" w:hAnsi="돋움"/>
          <w:sz w:val="20"/>
          <w:szCs w:val="20"/>
        </w:rPr>
        <w:br/>
        <w:t>③ row-major / 1-index / 조합 순서 규칙 깨짐 조기 탐지</w:t>
      </w:r>
      <w:r w:rsidRPr="008E7667">
        <w:rPr>
          <w:rFonts w:ascii="돋움" w:eastAsia="돋움" w:hAnsi="돋움"/>
          <w:sz w:val="20"/>
          <w:szCs w:val="20"/>
        </w:rPr>
        <w:br/>
        <w:t>④ PR/CI에서 자동 실행 → 회귀 차단</w:t>
      </w:r>
      <w:r w:rsidRPr="008E7667">
        <w:rPr>
          <w:rFonts w:ascii="돋움" w:eastAsia="돋움" w:hAnsi="돋움"/>
          <w:sz w:val="20"/>
          <w:szCs w:val="20"/>
        </w:rPr>
        <w:br/>
        <w:t>⑤ Invariant 유지 여부를 출력 수준에서 보존</w:t>
      </w:r>
    </w:p>
    <w:p w14:paraId="14C21BEE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4FA454B1">
          <v:rect id="_x0000_i1084" style="width:0;height:1.5pt" o:hralign="center" o:hrstd="t" o:hr="t" fillcolor="#a0a0a0" stroked="f"/>
        </w:pict>
      </w:r>
    </w:p>
    <w:p w14:paraId="75B62883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u w:val="single"/>
        </w:rPr>
      </w:pPr>
      <w:r w:rsidRPr="008E7667">
        <w:rPr>
          <w:rFonts w:ascii="돋움" w:eastAsia="돋움" w:hAnsi="돋움"/>
          <w:u w:val="single"/>
        </w:rPr>
        <w:t>Golden Master 설계 개요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6804"/>
      </w:tblGrid>
      <w:tr w:rsidR="00033706" w:rsidRPr="008E7667" w14:paraId="7D140031" w14:textId="77777777" w:rsidTr="006452EA">
        <w:trPr>
          <w:tblHeader/>
          <w:tblCellSpacing w:w="15" w:type="dxa"/>
        </w:trPr>
        <w:tc>
          <w:tcPr>
            <w:tcW w:w="1263" w:type="pct"/>
            <w:vAlign w:val="center"/>
            <w:hideMark/>
          </w:tcPr>
          <w:p w14:paraId="683D2C7D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b/>
                <w:bCs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658" w:type="pct"/>
            <w:vAlign w:val="center"/>
            <w:hideMark/>
          </w:tcPr>
          <w:p w14:paraId="0DE09DD7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b/>
                <w:bCs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b/>
                <w:bCs/>
                <w:sz w:val="20"/>
                <w:szCs w:val="20"/>
              </w:rPr>
              <w:t>내용</w:t>
            </w:r>
          </w:p>
        </w:tc>
      </w:tr>
      <w:tr w:rsidR="00033706" w:rsidRPr="008E7667" w14:paraId="70ABD9CF" w14:textId="77777777" w:rsidTr="006452EA">
        <w:trPr>
          <w:tblCellSpacing w:w="15" w:type="dxa"/>
        </w:trPr>
        <w:tc>
          <w:tcPr>
            <w:tcW w:w="1263" w:type="pct"/>
            <w:vAlign w:val="center"/>
            <w:hideMark/>
          </w:tcPr>
          <w:p w14:paraId="035855C2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기준 출력 파일</w:t>
            </w:r>
          </w:p>
        </w:tc>
        <w:tc>
          <w:tcPr>
            <w:tcW w:w="3658" w:type="pct"/>
            <w:vAlign w:val="center"/>
            <w:hideMark/>
          </w:tcPr>
          <w:p w14:paraId="6EDEB3FD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tests/golden_master_expected.txt</w:t>
            </w:r>
          </w:p>
        </w:tc>
      </w:tr>
      <w:tr w:rsidR="00033706" w:rsidRPr="008E7667" w14:paraId="731C09F9" w14:textId="77777777" w:rsidTr="006452EA">
        <w:trPr>
          <w:tblCellSpacing w:w="15" w:type="dxa"/>
        </w:trPr>
        <w:tc>
          <w:tcPr>
            <w:tcW w:w="1263" w:type="pct"/>
            <w:vAlign w:val="center"/>
            <w:hideMark/>
          </w:tcPr>
          <w:p w14:paraId="0BCFBF6E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실제 출력 파일</w:t>
            </w:r>
          </w:p>
        </w:tc>
        <w:tc>
          <w:tcPr>
            <w:tcW w:w="3658" w:type="pct"/>
            <w:vAlign w:val="center"/>
            <w:hideMark/>
          </w:tcPr>
          <w:p w14:paraId="3BEFA1B9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tests/golden_master_actual.txt</w:t>
            </w:r>
          </w:p>
        </w:tc>
      </w:tr>
      <w:tr w:rsidR="00033706" w:rsidRPr="008E7667" w14:paraId="41046B48" w14:textId="77777777" w:rsidTr="006452EA">
        <w:trPr>
          <w:tblCellSpacing w:w="15" w:type="dxa"/>
        </w:trPr>
        <w:tc>
          <w:tcPr>
            <w:tcW w:w="1263" w:type="pct"/>
            <w:vAlign w:val="center"/>
            <w:hideMark/>
          </w:tcPr>
          <w:p w14:paraId="15B79882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비교 방식</w:t>
            </w:r>
          </w:p>
        </w:tc>
        <w:tc>
          <w:tcPr>
            <w:tcW w:w="3658" w:type="pct"/>
            <w:vAlign w:val="center"/>
            <w:hideMark/>
          </w:tcPr>
          <w:p w14:paraId="3F62813A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expected vs actual 문자열 비교</w:t>
            </w:r>
          </w:p>
        </w:tc>
      </w:tr>
      <w:tr w:rsidR="00033706" w:rsidRPr="008E7667" w14:paraId="31E66447" w14:textId="77777777" w:rsidTr="006452EA">
        <w:trPr>
          <w:tblCellSpacing w:w="15" w:type="dxa"/>
        </w:trPr>
        <w:tc>
          <w:tcPr>
            <w:tcW w:w="1263" w:type="pct"/>
            <w:vAlign w:val="center"/>
            <w:hideMark/>
          </w:tcPr>
          <w:p w14:paraId="6194817F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approve 패턴</w:t>
            </w:r>
          </w:p>
        </w:tc>
        <w:tc>
          <w:tcPr>
            <w:tcW w:w="3658" w:type="pct"/>
            <w:vAlign w:val="center"/>
            <w:hideMark/>
          </w:tcPr>
          <w:p w14:paraId="1938C4E6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기준 파일 없으면 생성, 있으면 비교</w:t>
            </w:r>
          </w:p>
        </w:tc>
      </w:tr>
      <w:tr w:rsidR="00033706" w:rsidRPr="008E7667" w14:paraId="64614506" w14:textId="77777777" w:rsidTr="006452EA">
        <w:trPr>
          <w:tblCellSpacing w:w="15" w:type="dxa"/>
        </w:trPr>
        <w:tc>
          <w:tcPr>
            <w:tcW w:w="1263" w:type="pct"/>
            <w:vAlign w:val="center"/>
            <w:hideMark/>
          </w:tcPr>
          <w:p w14:paraId="6EA1BE86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실패 시</w:t>
            </w:r>
          </w:p>
        </w:tc>
        <w:tc>
          <w:tcPr>
            <w:tcW w:w="3658" w:type="pct"/>
            <w:vAlign w:val="center"/>
            <w:hideMark/>
          </w:tcPr>
          <w:p w14:paraId="4E170680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unified diff 출력 후 FAIL</w:t>
            </w:r>
          </w:p>
        </w:tc>
      </w:tr>
      <w:tr w:rsidR="00033706" w:rsidRPr="008E7667" w14:paraId="22A9AB0C" w14:textId="77777777" w:rsidTr="006452EA">
        <w:trPr>
          <w:tblCellSpacing w:w="15" w:type="dxa"/>
        </w:trPr>
        <w:tc>
          <w:tcPr>
            <w:tcW w:w="1263" w:type="pct"/>
            <w:vAlign w:val="center"/>
            <w:hideMark/>
          </w:tcPr>
          <w:p w14:paraId="02A1DFEF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lastRenderedPageBreak/>
              <w:t>테스트 범위</w:t>
            </w:r>
          </w:p>
        </w:tc>
        <w:tc>
          <w:tcPr>
            <w:tcW w:w="3658" w:type="pct"/>
            <w:vAlign w:val="center"/>
            <w:hideMark/>
          </w:tcPr>
          <w:p w14:paraId="171884C1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Happy Path + Reverse 조합 + Error Contract</w:t>
            </w:r>
          </w:p>
        </w:tc>
      </w:tr>
      <w:tr w:rsidR="00033706" w:rsidRPr="008E7667" w14:paraId="7EFF2172" w14:textId="77777777" w:rsidTr="006452EA">
        <w:trPr>
          <w:tblCellSpacing w:w="15" w:type="dxa"/>
        </w:trPr>
        <w:tc>
          <w:tcPr>
            <w:tcW w:w="1263" w:type="pct"/>
            <w:vAlign w:val="center"/>
            <w:hideMark/>
          </w:tcPr>
          <w:p w14:paraId="6213A80D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실행 시점</w:t>
            </w:r>
          </w:p>
        </w:tc>
        <w:tc>
          <w:tcPr>
            <w:tcW w:w="3658" w:type="pct"/>
            <w:vAlign w:val="center"/>
            <w:hideMark/>
          </w:tcPr>
          <w:p w14:paraId="2722D982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Refactoring 전후</w:t>
            </w:r>
          </w:p>
        </w:tc>
      </w:tr>
    </w:tbl>
    <w:p w14:paraId="1CB30EB9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6E51F286">
          <v:rect id="_x0000_i1085" style="width:0;height:1.5pt" o:hralign="center" o:hrstd="t" o:hr="t" fillcolor="#a0a0a0" stroked="f"/>
        </w:pict>
      </w:r>
    </w:p>
    <w:p w14:paraId="1C488FDF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  <w:u w:val="single"/>
        </w:rPr>
      </w:pPr>
      <w:r w:rsidRPr="008E7667">
        <w:rPr>
          <w:rFonts w:ascii="돋움" w:eastAsia="돋움" w:hAnsi="돋움"/>
          <w:sz w:val="20"/>
          <w:szCs w:val="20"/>
          <w:u w:val="single"/>
        </w:rPr>
        <w:t>Golden Master 입력 시나리오 (기준 출력)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4199"/>
        <w:gridCol w:w="2149"/>
      </w:tblGrid>
      <w:tr w:rsidR="00033706" w:rsidRPr="008E7667" w14:paraId="080F7984" w14:textId="77777777" w:rsidTr="00C62EF5">
        <w:trPr>
          <w:tblHeader/>
          <w:tblCellSpacing w:w="15" w:type="dxa"/>
        </w:trPr>
        <w:tc>
          <w:tcPr>
            <w:tcW w:w="1508" w:type="pct"/>
            <w:vAlign w:val="center"/>
            <w:hideMark/>
          </w:tcPr>
          <w:p w14:paraId="26C42E7D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b/>
                <w:bCs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b/>
                <w:bCs/>
                <w:sz w:val="20"/>
                <w:szCs w:val="20"/>
              </w:rPr>
              <w:t>입력 행렬</w:t>
            </w:r>
          </w:p>
        </w:tc>
        <w:tc>
          <w:tcPr>
            <w:tcW w:w="2253" w:type="pct"/>
            <w:vAlign w:val="center"/>
            <w:hideMark/>
          </w:tcPr>
          <w:p w14:paraId="4F382808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b/>
                <w:bCs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b/>
                <w:bCs/>
                <w:sz w:val="20"/>
                <w:szCs w:val="20"/>
              </w:rPr>
              <w:t>기대 결과</w:t>
            </w:r>
          </w:p>
        </w:tc>
        <w:tc>
          <w:tcPr>
            <w:tcW w:w="1137" w:type="pct"/>
            <w:vAlign w:val="center"/>
            <w:hideMark/>
          </w:tcPr>
          <w:p w14:paraId="3864A4B5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b/>
                <w:bCs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b/>
                <w:bCs/>
                <w:sz w:val="20"/>
                <w:szCs w:val="20"/>
              </w:rPr>
              <w:t>검증 포인트</w:t>
            </w:r>
          </w:p>
        </w:tc>
      </w:tr>
      <w:tr w:rsidR="00033706" w:rsidRPr="008E7667" w14:paraId="459D98E7" w14:textId="77777777" w:rsidTr="00C62EF5">
        <w:trPr>
          <w:tblCellSpacing w:w="15" w:type="dxa"/>
        </w:trPr>
        <w:tc>
          <w:tcPr>
            <w:tcW w:w="1508" w:type="pct"/>
            <w:vAlign w:val="center"/>
            <w:hideMark/>
          </w:tcPr>
          <w:p w14:paraId="54B5748D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정상 조합 성공</w:t>
            </w:r>
          </w:p>
        </w:tc>
        <w:tc>
          <w:tcPr>
            <w:tcW w:w="2253" w:type="pct"/>
            <w:vAlign w:val="center"/>
            <w:hideMark/>
          </w:tcPr>
          <w:p w14:paraId="50451685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[3,3,1,4,4,6]</w:t>
            </w:r>
          </w:p>
        </w:tc>
        <w:tc>
          <w:tcPr>
            <w:tcW w:w="1137" w:type="pct"/>
            <w:vAlign w:val="center"/>
            <w:hideMark/>
          </w:tcPr>
          <w:p w14:paraId="057DC93B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기본 계약</w:t>
            </w:r>
          </w:p>
        </w:tc>
      </w:tr>
      <w:tr w:rsidR="00033706" w:rsidRPr="008E7667" w14:paraId="3FE27F33" w14:textId="77777777" w:rsidTr="00C62EF5">
        <w:trPr>
          <w:tblCellSpacing w:w="15" w:type="dxa"/>
        </w:trPr>
        <w:tc>
          <w:tcPr>
            <w:tcW w:w="1508" w:type="pct"/>
            <w:vAlign w:val="center"/>
            <w:hideMark/>
          </w:tcPr>
          <w:p w14:paraId="49FF9FCC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역순 조합 성공</w:t>
            </w:r>
          </w:p>
        </w:tc>
        <w:tc>
          <w:tcPr>
            <w:tcW w:w="2253" w:type="pct"/>
            <w:vAlign w:val="center"/>
            <w:hideMark/>
          </w:tcPr>
          <w:p w14:paraId="6EA232B1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[3,3,6,4,4,1]</w:t>
            </w:r>
          </w:p>
        </w:tc>
        <w:tc>
          <w:tcPr>
            <w:tcW w:w="1137" w:type="pct"/>
            <w:vAlign w:val="center"/>
            <w:hideMark/>
          </w:tcPr>
          <w:p w14:paraId="5F7FAB7B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reverse 조합</w:t>
            </w:r>
          </w:p>
        </w:tc>
      </w:tr>
      <w:tr w:rsidR="00033706" w:rsidRPr="008E7667" w14:paraId="521E7592" w14:textId="77777777" w:rsidTr="00C62EF5">
        <w:trPr>
          <w:tblCellSpacing w:w="15" w:type="dxa"/>
        </w:trPr>
        <w:tc>
          <w:tcPr>
            <w:tcW w:w="1508" w:type="pct"/>
            <w:vAlign w:val="center"/>
            <w:hideMark/>
          </w:tcPr>
          <w:p w14:paraId="6F36A87B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invalid blank count</w:t>
            </w:r>
          </w:p>
        </w:tc>
        <w:tc>
          <w:tcPr>
            <w:tcW w:w="2253" w:type="pct"/>
            <w:vAlign w:val="center"/>
            <w:hideMark/>
          </w:tcPr>
          <w:p w14:paraId="1EEA7889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INVALID_BLANK_COUNT</w:t>
            </w:r>
          </w:p>
        </w:tc>
        <w:tc>
          <w:tcPr>
            <w:tcW w:w="1137" w:type="pct"/>
            <w:vAlign w:val="center"/>
            <w:hideMark/>
          </w:tcPr>
          <w:p w14:paraId="241EF15E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Boundary</w:t>
            </w:r>
          </w:p>
        </w:tc>
      </w:tr>
      <w:tr w:rsidR="00033706" w:rsidRPr="008E7667" w14:paraId="35749A76" w14:textId="77777777" w:rsidTr="00C62EF5">
        <w:trPr>
          <w:tblCellSpacing w:w="15" w:type="dxa"/>
        </w:trPr>
        <w:tc>
          <w:tcPr>
            <w:tcW w:w="1508" w:type="pct"/>
            <w:vAlign w:val="center"/>
            <w:hideMark/>
          </w:tcPr>
          <w:p w14:paraId="75913462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duplicate number</w:t>
            </w:r>
          </w:p>
        </w:tc>
        <w:tc>
          <w:tcPr>
            <w:tcW w:w="2253" w:type="pct"/>
            <w:vAlign w:val="center"/>
            <w:hideMark/>
          </w:tcPr>
          <w:p w14:paraId="5E938557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DUPLICATE_NUMBER</w:t>
            </w:r>
          </w:p>
        </w:tc>
        <w:tc>
          <w:tcPr>
            <w:tcW w:w="1137" w:type="pct"/>
            <w:vAlign w:val="center"/>
            <w:hideMark/>
          </w:tcPr>
          <w:p w14:paraId="5C6F509E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Error Contract</w:t>
            </w:r>
          </w:p>
        </w:tc>
      </w:tr>
      <w:tr w:rsidR="00033706" w:rsidRPr="008E7667" w14:paraId="08817F72" w14:textId="77777777" w:rsidTr="00C62EF5">
        <w:trPr>
          <w:tblCellSpacing w:w="15" w:type="dxa"/>
        </w:trPr>
        <w:tc>
          <w:tcPr>
            <w:tcW w:w="1508" w:type="pct"/>
            <w:vAlign w:val="center"/>
            <w:hideMark/>
          </w:tcPr>
          <w:p w14:paraId="55566B45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no valid solution</w:t>
            </w:r>
          </w:p>
        </w:tc>
        <w:tc>
          <w:tcPr>
            <w:tcW w:w="2253" w:type="pct"/>
            <w:vAlign w:val="center"/>
            <w:hideMark/>
          </w:tcPr>
          <w:p w14:paraId="6F5E1E10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NO_VALID_MAGIC_SQUARE</w:t>
            </w:r>
          </w:p>
        </w:tc>
        <w:tc>
          <w:tcPr>
            <w:tcW w:w="1137" w:type="pct"/>
            <w:vAlign w:val="center"/>
            <w:hideMark/>
          </w:tcPr>
          <w:p w14:paraId="08B45084" w14:textId="77777777" w:rsidR="00033706" w:rsidRPr="008E7667" w:rsidRDefault="00033706" w:rsidP="00083D10">
            <w:pPr>
              <w:widowControl w:val="0"/>
              <w:wordWrap w:val="0"/>
              <w:autoSpaceDE w:val="0"/>
              <w:autoSpaceDN w:val="0"/>
              <w:spacing w:after="160"/>
              <w:rPr>
                <w:rFonts w:ascii="돋움" w:eastAsia="돋움" w:hAnsi="돋움"/>
                <w:sz w:val="20"/>
                <w:szCs w:val="20"/>
              </w:rPr>
            </w:pPr>
            <w:r w:rsidRPr="008E7667">
              <w:rPr>
                <w:rFonts w:ascii="돋움" w:eastAsia="돋움" w:hAnsi="돋움"/>
                <w:sz w:val="20"/>
                <w:szCs w:val="20"/>
              </w:rPr>
              <w:t>실패 정책</w:t>
            </w:r>
          </w:p>
        </w:tc>
      </w:tr>
    </w:tbl>
    <w:p w14:paraId="6B02E153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58D1F1EB">
          <v:rect id="_x0000_i1086" style="width:0;height:1.5pt" o:hralign="center" o:hrstd="t" o:hr="t" fillcolor="#a0a0a0" stroked="f"/>
        </w:pict>
      </w:r>
    </w:p>
    <w:p w14:paraId="688B0DBC" w14:textId="77777777" w:rsidR="00033706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b/>
          <w:bCs/>
          <w:u w:val="single"/>
        </w:rPr>
      </w:pPr>
      <w:r w:rsidRPr="008E7667">
        <w:rPr>
          <w:rFonts w:ascii="돋움" w:eastAsia="돋움" w:hAnsi="돋움"/>
          <w:b/>
          <w:bCs/>
          <w:u w:val="single"/>
        </w:rPr>
        <w:t>과제 GM-1 — 기준 출력 파일 생성 및 보관</w:t>
      </w:r>
    </w:p>
    <w:p w14:paraId="6E008682" w14:textId="77777777" w:rsidR="00CA6B43" w:rsidRPr="00B7356F" w:rsidRDefault="00CA6B43" w:rsidP="00CA6B43">
      <w:pPr>
        <w:spacing w:before="60" w:after="60"/>
        <w:rPr>
          <w:sz w:val="32"/>
          <w:szCs w:val="32"/>
        </w:rPr>
      </w:pPr>
      <w:r w:rsidRPr="00B7356F">
        <w:rPr>
          <w:rFonts w:ascii="Cambria Math" w:eastAsia="Arial" w:hAnsi="Cambria Math" w:cs="Cambria Math"/>
          <w:b/>
          <w:bCs/>
          <w:color w:val="222222"/>
        </w:rPr>
        <w:t>▶</w:t>
      </w:r>
      <w:r w:rsidRPr="00B7356F">
        <w:rPr>
          <w:rFonts w:ascii="Arial" w:eastAsia="Arial" w:hAnsi="Arial" w:cs="Arial"/>
          <w:b/>
          <w:bCs/>
          <w:color w:val="222222"/>
        </w:rPr>
        <w:t xml:space="preserve"> </w:t>
      </w:r>
      <w:r w:rsidRPr="00B7356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0879FB70" w14:textId="6258789F" w:rsidR="00C62EF5" w:rsidRDefault="00C62EF5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 w:hint="eastAsia"/>
          <w:sz w:val="20"/>
          <w:szCs w:val="20"/>
        </w:rPr>
        <w:t>```</w:t>
      </w:r>
    </w:p>
    <w:p w14:paraId="399AC462" w14:textId="203410EC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현재 Magic Square Solver의 실제 출력을 기반으로</w:t>
      </w:r>
      <w:r w:rsidR="00C62EF5">
        <w:rPr>
          <w:rFonts w:ascii="돋움" w:eastAsia="돋움" w:hAnsi="돋움" w:hint="eastAsia"/>
          <w:sz w:val="20"/>
          <w:szCs w:val="20"/>
        </w:rPr>
        <w:t xml:space="preserve"> </w:t>
      </w:r>
      <w:r w:rsidRPr="008E7667">
        <w:rPr>
          <w:rFonts w:ascii="돋움" w:eastAsia="돋움" w:hAnsi="돋움"/>
          <w:sz w:val="20"/>
          <w:szCs w:val="20"/>
        </w:rPr>
        <w:t>Golden Master 기준 파일을 생성하고 버전 관리에 포함한다.</w:t>
      </w:r>
    </w:p>
    <w:p w14:paraId="016CAA57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Segoe UI Emoji" w:eastAsia="돋움" w:hAnsi="Segoe UI Emoji" w:cs="Segoe UI Emoji"/>
          <w:sz w:val="20"/>
          <w:szCs w:val="20"/>
        </w:rPr>
        <w:t>🔲</w:t>
      </w:r>
      <w:r w:rsidRPr="008E7667">
        <w:rPr>
          <w:rFonts w:ascii="돋움" w:eastAsia="돋움" w:hAnsi="돋움"/>
          <w:sz w:val="20"/>
          <w:szCs w:val="20"/>
        </w:rPr>
        <w:t xml:space="preserve"> GM-1 기준 파일 생성 — Magic Square</w:t>
      </w:r>
    </w:p>
    <w:p w14:paraId="40CF6AB3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[P] 회귀 테스트(Approval/Golden Master) 설계 전문가입니다.</w:t>
      </w:r>
      <w:r w:rsidRPr="008E7667">
        <w:rPr>
          <w:rFonts w:ascii="돋움" w:eastAsia="돋움" w:hAnsi="돋움"/>
          <w:sz w:val="20"/>
          <w:szCs w:val="20"/>
        </w:rPr>
        <w:br/>
        <w:t>[C] pytest/JUnit/Catch2 기반 테스트 환경</w:t>
      </w:r>
      <w:r w:rsidRPr="008E7667">
        <w:rPr>
          <w:rFonts w:ascii="돋움" w:eastAsia="돋움" w:hAnsi="돋움"/>
          <w:sz w:val="20"/>
          <w:szCs w:val="20"/>
        </w:rPr>
        <w:br/>
        <w:t>[T] Magic Square Solver 출력 기반 Golden Master 기준 파일을 생성해줘.</w:t>
      </w:r>
    </w:p>
    <w:p w14:paraId="703D3D7A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구현 요구사항:</w:t>
      </w:r>
    </w:p>
    <w:p w14:paraId="786C5E90" w14:textId="77777777" w:rsidR="00033706" w:rsidRPr="008E7667" w:rsidRDefault="00033706">
      <w:pPr>
        <w:widowControl w:val="0"/>
        <w:numPr>
          <w:ilvl w:val="0"/>
          <w:numId w:val="52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기준 출력 파일 생성 전략</w:t>
      </w:r>
    </w:p>
    <w:p w14:paraId="7074B438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입력 시나리오:</w:t>
      </w:r>
    </w:p>
    <w:p w14:paraId="4832B690" w14:textId="77777777" w:rsidR="00033706" w:rsidRPr="008E7667" w:rsidRDefault="00033706">
      <w:pPr>
        <w:widowControl w:val="0"/>
        <w:numPr>
          <w:ilvl w:val="0"/>
          <w:numId w:val="53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정상 조합 성공</w:t>
      </w:r>
    </w:p>
    <w:p w14:paraId="5C9293A5" w14:textId="77777777" w:rsidR="00033706" w:rsidRPr="008E7667" w:rsidRDefault="00033706">
      <w:pPr>
        <w:widowControl w:val="0"/>
        <w:numPr>
          <w:ilvl w:val="0"/>
          <w:numId w:val="53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reverse 조합 성공</w:t>
      </w:r>
    </w:p>
    <w:p w14:paraId="7E36F8E7" w14:textId="77777777" w:rsidR="00033706" w:rsidRPr="008E7667" w:rsidRDefault="00033706">
      <w:pPr>
        <w:widowControl w:val="0"/>
        <w:numPr>
          <w:ilvl w:val="0"/>
          <w:numId w:val="53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invalid blank count</w:t>
      </w:r>
    </w:p>
    <w:p w14:paraId="1DF7BF90" w14:textId="77777777" w:rsidR="00033706" w:rsidRPr="008E7667" w:rsidRDefault="00033706">
      <w:pPr>
        <w:widowControl w:val="0"/>
        <w:numPr>
          <w:ilvl w:val="0"/>
          <w:numId w:val="53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duplicate number</w:t>
      </w:r>
    </w:p>
    <w:p w14:paraId="447CC4B7" w14:textId="77777777" w:rsidR="00033706" w:rsidRPr="008E7667" w:rsidRDefault="00033706">
      <w:pPr>
        <w:widowControl w:val="0"/>
        <w:numPr>
          <w:ilvl w:val="0"/>
          <w:numId w:val="53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no valid solution</w:t>
      </w:r>
    </w:p>
    <w:p w14:paraId="01936C50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출력 캡처:</w:t>
      </w:r>
    </w:p>
    <w:p w14:paraId="0FAEE5A6" w14:textId="77777777" w:rsidR="00033706" w:rsidRPr="008E7667" w:rsidRDefault="00033706">
      <w:pPr>
        <w:widowControl w:val="0"/>
        <w:numPr>
          <w:ilvl w:val="0"/>
          <w:numId w:val="54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stdout capture</w:t>
      </w:r>
      <w:r w:rsidRPr="008E7667">
        <w:rPr>
          <w:rFonts w:ascii="돋움" w:eastAsia="돋움" w:hAnsi="돋움"/>
          <w:sz w:val="20"/>
          <w:szCs w:val="20"/>
        </w:rPr>
        <w:br/>
        <w:t>또는</w:t>
      </w:r>
    </w:p>
    <w:p w14:paraId="43ACC7B4" w14:textId="77777777" w:rsidR="00033706" w:rsidRPr="008E7667" w:rsidRDefault="00033706">
      <w:pPr>
        <w:widowControl w:val="0"/>
        <w:numPr>
          <w:ilvl w:val="0"/>
          <w:numId w:val="54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lastRenderedPageBreak/>
        <w:t>Result DTO serialize</w:t>
      </w:r>
    </w:p>
    <w:p w14:paraId="567624C9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생성 후:</w:t>
      </w:r>
      <w:r w:rsidRPr="008E7667">
        <w:rPr>
          <w:rFonts w:ascii="돋움" w:eastAsia="돋움" w:hAnsi="돋움"/>
          <w:sz w:val="20"/>
          <w:szCs w:val="20"/>
        </w:rPr>
        <w:br/>
        <w:t>git add tests/golden_master_expected.txt</w:t>
      </w:r>
    </w:p>
    <w:p w14:paraId="0D6E13D5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(버전 관리 필수)</w:t>
      </w:r>
    </w:p>
    <w:p w14:paraId="52FB7991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093AAC4D">
          <v:rect id="_x0000_i1087" style="width:0;height:1.5pt" o:hralign="center" o:hrstd="t" o:hr="t" fillcolor="#a0a0a0" stroked="f"/>
        </w:pict>
      </w:r>
    </w:p>
    <w:p w14:paraId="14738971" w14:textId="77777777" w:rsidR="00033706" w:rsidRPr="008E7667" w:rsidRDefault="00033706">
      <w:pPr>
        <w:widowControl w:val="0"/>
        <w:numPr>
          <w:ilvl w:val="0"/>
          <w:numId w:val="55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approve 패턴 적용</w:t>
      </w:r>
    </w:p>
    <w:p w14:paraId="2F6C7EC1" w14:textId="77777777" w:rsidR="00033706" w:rsidRPr="008E7667" w:rsidRDefault="00033706">
      <w:pPr>
        <w:widowControl w:val="0"/>
        <w:numPr>
          <w:ilvl w:val="0"/>
          <w:numId w:val="56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기준 파일 없으면:</w:t>
      </w:r>
      <w:r w:rsidRPr="008E7667">
        <w:rPr>
          <w:rFonts w:ascii="돋움" w:eastAsia="돋움" w:hAnsi="돋움"/>
          <w:sz w:val="20"/>
          <w:szCs w:val="20"/>
        </w:rPr>
        <w:br/>
        <w:t>현재 출력을 기준으로 자동 생성</w:t>
      </w:r>
    </w:p>
    <w:p w14:paraId="70478F9F" w14:textId="77777777" w:rsidR="00033706" w:rsidRPr="008E7667" w:rsidRDefault="00033706">
      <w:pPr>
        <w:widowControl w:val="0"/>
        <w:numPr>
          <w:ilvl w:val="0"/>
          <w:numId w:val="56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기준 파일 있으면:</w:t>
      </w:r>
      <w:r w:rsidRPr="008E7667">
        <w:rPr>
          <w:rFonts w:ascii="돋움" w:eastAsia="돋움" w:hAnsi="돋움"/>
          <w:sz w:val="20"/>
          <w:szCs w:val="20"/>
        </w:rPr>
        <w:br/>
        <w:t>actual vs expected 비교</w:t>
      </w:r>
    </w:p>
    <w:p w14:paraId="045DBAFB" w14:textId="77777777" w:rsidR="00033706" w:rsidRPr="008E7667" w:rsidRDefault="00033706">
      <w:pPr>
        <w:widowControl w:val="0"/>
        <w:numPr>
          <w:ilvl w:val="0"/>
          <w:numId w:val="56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불일치 시:</w:t>
      </w:r>
      <w:r w:rsidRPr="008E7667">
        <w:rPr>
          <w:rFonts w:ascii="돋움" w:eastAsia="돋움" w:hAnsi="돋움"/>
          <w:sz w:val="20"/>
          <w:szCs w:val="20"/>
        </w:rPr>
        <w:br/>
        <w:t>unified diff 출력 후 FAIL</w:t>
      </w:r>
    </w:p>
    <w:p w14:paraId="1ADAD82C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2AF0B6FA">
          <v:rect id="_x0000_i1088" style="width:0;height:1.5pt" o:hralign="center" o:hrstd="t" o:hr="t" fillcolor="#a0a0a0" stroked="f"/>
        </w:pict>
      </w:r>
    </w:p>
    <w:p w14:paraId="58A3D12C" w14:textId="77777777" w:rsidR="00033706" w:rsidRPr="008E7667" w:rsidRDefault="00033706">
      <w:pPr>
        <w:widowControl w:val="0"/>
        <w:numPr>
          <w:ilvl w:val="0"/>
          <w:numId w:val="57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기준 파일 구조</w:t>
      </w:r>
    </w:p>
    <w:p w14:paraId="1F9C5FE0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[normal_success]</w:t>
      </w:r>
      <w:r w:rsidRPr="008E7667">
        <w:rPr>
          <w:rFonts w:ascii="돋움" w:eastAsia="돋움" w:hAnsi="돋움"/>
          <w:sz w:val="20"/>
          <w:szCs w:val="20"/>
        </w:rPr>
        <w:br/>
        <w:t>Input:</w:t>
      </w:r>
      <w:r w:rsidRPr="008E7667">
        <w:rPr>
          <w:rFonts w:ascii="돋움" w:eastAsia="돋움" w:hAnsi="돋움"/>
          <w:sz w:val="20"/>
          <w:szCs w:val="20"/>
        </w:rPr>
        <w:br/>
        <w:t>16 2 3 13</w:t>
      </w:r>
      <w:r w:rsidRPr="008E7667">
        <w:rPr>
          <w:rFonts w:ascii="돋움" w:eastAsia="돋움" w:hAnsi="돋움"/>
          <w:sz w:val="20"/>
          <w:szCs w:val="20"/>
        </w:rPr>
        <w:br/>
        <w:t>5 11 10 8</w:t>
      </w:r>
      <w:r w:rsidRPr="008E7667">
        <w:rPr>
          <w:rFonts w:ascii="돋움" w:eastAsia="돋움" w:hAnsi="돋움"/>
          <w:sz w:val="20"/>
          <w:szCs w:val="20"/>
        </w:rPr>
        <w:br/>
        <w:t>9 7 0 12</w:t>
      </w:r>
      <w:r w:rsidRPr="008E7667">
        <w:rPr>
          <w:rFonts w:ascii="돋움" w:eastAsia="돋움" w:hAnsi="돋움"/>
          <w:sz w:val="20"/>
          <w:szCs w:val="20"/>
        </w:rPr>
        <w:br/>
        <w:t>4 14 15 0</w:t>
      </w:r>
    </w:p>
    <w:p w14:paraId="4D16D483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Output:</w:t>
      </w:r>
      <w:r w:rsidRPr="008E7667">
        <w:rPr>
          <w:rFonts w:ascii="돋움" w:eastAsia="돋움" w:hAnsi="돋움"/>
          <w:sz w:val="20"/>
          <w:szCs w:val="20"/>
        </w:rPr>
        <w:br/>
        <w:t>[3,3,1,4,4,6]</w:t>
      </w:r>
    </w:p>
    <w:p w14:paraId="7FE39202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6FA866B7">
          <v:rect id="_x0000_i1089" style="width:0;height:1.5pt" o:hralign="center" o:hrstd="t" o:hr="t" fillcolor="#a0a0a0" stroked="f"/>
        </w:pict>
      </w:r>
    </w:p>
    <w:p w14:paraId="5865508F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[reverse_success]</w:t>
      </w:r>
      <w:r w:rsidRPr="008E7667">
        <w:rPr>
          <w:rFonts w:ascii="돋움" w:eastAsia="돋움" w:hAnsi="돋움"/>
          <w:sz w:val="20"/>
          <w:szCs w:val="20"/>
        </w:rPr>
        <w:br/>
        <w:t>...</w:t>
      </w:r>
    </w:p>
    <w:p w14:paraId="41D06547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2A7968C7">
          <v:rect id="_x0000_i1090" style="width:0;height:1.5pt" o:hralign="center" o:hrstd="t" o:hr="t" fillcolor="#a0a0a0" stroked="f"/>
        </w:pict>
      </w:r>
    </w:p>
    <w:p w14:paraId="72CA1AC6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[invalid_blank_count]</w:t>
      </w:r>
      <w:r w:rsidRPr="008E7667">
        <w:rPr>
          <w:rFonts w:ascii="돋움" w:eastAsia="돋움" w:hAnsi="돋움"/>
          <w:sz w:val="20"/>
          <w:szCs w:val="20"/>
        </w:rPr>
        <w:br/>
        <w:t>Error:</w:t>
      </w:r>
      <w:r w:rsidRPr="008E7667">
        <w:rPr>
          <w:rFonts w:ascii="돋움" w:eastAsia="돋움" w:hAnsi="돋움"/>
          <w:sz w:val="20"/>
          <w:szCs w:val="20"/>
        </w:rPr>
        <w:br/>
        <w:t>INVALID_BLANK_COUNT</w:t>
      </w:r>
    </w:p>
    <w:p w14:paraId="4E7210CB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0EB55C29">
          <v:rect id="_x0000_i1091" style="width:0;height:1.5pt" o:hralign="center" o:hrstd="t" o:hr="t" fillcolor="#a0a0a0" stroked="f"/>
        </w:pict>
      </w:r>
    </w:p>
    <w:p w14:paraId="08FB271F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[F]</w:t>
      </w:r>
      <w:r w:rsidRPr="008E7667">
        <w:rPr>
          <w:rFonts w:ascii="돋움" w:eastAsia="돋움" w:hAnsi="돋움"/>
          <w:sz w:val="20"/>
          <w:szCs w:val="20"/>
        </w:rPr>
        <w:br/>
        <w:t>tests/golden_master_expected.txt</w:t>
      </w:r>
      <w:r w:rsidRPr="008E7667">
        <w:rPr>
          <w:rFonts w:ascii="돋움" w:eastAsia="돋움" w:hAnsi="돋움"/>
          <w:sz w:val="20"/>
          <w:szCs w:val="20"/>
        </w:rPr>
        <w:br/>
        <w:t>+</w:t>
      </w:r>
      <w:r w:rsidRPr="008E7667">
        <w:rPr>
          <w:rFonts w:ascii="돋움" w:eastAsia="돋움" w:hAnsi="돋움"/>
          <w:sz w:val="20"/>
          <w:szCs w:val="20"/>
        </w:rPr>
        <w:br/>
        <w:t>생성 스크립트</w:t>
      </w:r>
      <w:r w:rsidRPr="008E7667">
        <w:rPr>
          <w:rFonts w:ascii="돋움" w:eastAsia="돋움" w:hAnsi="돋움"/>
          <w:sz w:val="20"/>
          <w:szCs w:val="20"/>
        </w:rPr>
        <w:br/>
        <w:t>+</w:t>
      </w:r>
      <w:r w:rsidRPr="008E7667">
        <w:rPr>
          <w:rFonts w:ascii="돋움" w:eastAsia="돋움" w:hAnsi="돋움"/>
          <w:sz w:val="20"/>
          <w:szCs w:val="20"/>
        </w:rPr>
        <w:br/>
        <w:t>approve 패턴 설계 문서</w:t>
      </w:r>
    </w:p>
    <w:p w14:paraId="3D82047F" w14:textId="77777777" w:rsidR="00C62EF5" w:rsidRDefault="00C62EF5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 w:hint="eastAsia"/>
          <w:sz w:val="20"/>
          <w:szCs w:val="20"/>
        </w:rPr>
        <w:t>```</w:t>
      </w:r>
    </w:p>
    <w:p w14:paraId="26188EE7" w14:textId="08DDBC00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5E9D3768">
          <v:rect id="_x0000_i1092" style="width:0;height:1.5pt" o:hralign="center" o:hrstd="t" o:hr="t" fillcolor="#a0a0a0" stroked="f"/>
        </w:pict>
      </w:r>
    </w:p>
    <w:p w14:paraId="4A1F2589" w14:textId="77777777" w:rsidR="00CA6B43" w:rsidRDefault="00CA6B43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b/>
          <w:bCs/>
          <w:u w:val="single"/>
        </w:rPr>
      </w:pPr>
    </w:p>
    <w:p w14:paraId="172F0811" w14:textId="7FDFDC9B" w:rsidR="00033706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b/>
          <w:bCs/>
          <w:u w:val="single"/>
        </w:rPr>
      </w:pPr>
      <w:r w:rsidRPr="008E7667">
        <w:rPr>
          <w:rFonts w:ascii="돋움" w:eastAsia="돋움" w:hAnsi="돋움"/>
          <w:b/>
          <w:bCs/>
          <w:u w:val="single"/>
        </w:rPr>
        <w:lastRenderedPageBreak/>
        <w:t>과제 GM-2 — Golden Master 테스트 코드 작성</w:t>
      </w:r>
    </w:p>
    <w:p w14:paraId="3285154E" w14:textId="77777777" w:rsidR="00CA6B43" w:rsidRPr="00B7356F" w:rsidRDefault="00CA6B43" w:rsidP="00CA6B43">
      <w:pPr>
        <w:spacing w:before="60" w:after="60"/>
        <w:rPr>
          <w:sz w:val="32"/>
          <w:szCs w:val="32"/>
        </w:rPr>
      </w:pPr>
      <w:r w:rsidRPr="00B7356F">
        <w:rPr>
          <w:rFonts w:ascii="Cambria Math" w:eastAsia="Arial" w:hAnsi="Cambria Math" w:cs="Cambria Math"/>
          <w:b/>
          <w:bCs/>
          <w:color w:val="222222"/>
        </w:rPr>
        <w:t>▶</w:t>
      </w:r>
      <w:r w:rsidRPr="00B7356F">
        <w:rPr>
          <w:rFonts w:ascii="Arial" w:eastAsia="Arial" w:hAnsi="Arial" w:cs="Arial"/>
          <w:b/>
          <w:bCs/>
          <w:color w:val="222222"/>
        </w:rPr>
        <w:t xml:space="preserve"> </w:t>
      </w:r>
      <w:r w:rsidRPr="00B7356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4F6EC56" w14:textId="5805738D" w:rsidR="00C62EF5" w:rsidRDefault="00C62EF5" w:rsidP="00033706">
      <w:pPr>
        <w:widowControl w:val="0"/>
        <w:wordWrap w:val="0"/>
        <w:autoSpaceDE w:val="0"/>
        <w:autoSpaceDN w:val="0"/>
        <w:spacing w:after="160"/>
        <w:rPr>
          <w:rFonts w:ascii="Segoe UI Emoji" w:eastAsia="돋움" w:hAnsi="Segoe UI Emoji" w:cs="Segoe UI Emoji"/>
          <w:sz w:val="20"/>
          <w:szCs w:val="20"/>
        </w:rPr>
      </w:pPr>
      <w:r>
        <w:rPr>
          <w:rFonts w:ascii="Segoe UI Emoji" w:eastAsia="돋움" w:hAnsi="Segoe UI Emoji" w:cs="Segoe UI Emoji" w:hint="eastAsia"/>
          <w:sz w:val="20"/>
          <w:szCs w:val="20"/>
        </w:rPr>
        <w:t>```</w:t>
      </w:r>
    </w:p>
    <w:p w14:paraId="025526FB" w14:textId="3FF35454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Segoe UI Emoji" w:eastAsia="돋움" w:hAnsi="Segoe UI Emoji" w:cs="Segoe UI Emoji"/>
          <w:sz w:val="20"/>
          <w:szCs w:val="20"/>
        </w:rPr>
        <w:t>🔲</w:t>
      </w:r>
      <w:r w:rsidRPr="008E7667">
        <w:rPr>
          <w:rFonts w:ascii="돋움" w:eastAsia="돋움" w:hAnsi="돋움"/>
          <w:sz w:val="20"/>
          <w:szCs w:val="20"/>
        </w:rPr>
        <w:t xml:space="preserve"> GM-2 테스트 코드 — Magic Square</w:t>
      </w:r>
    </w:p>
    <w:p w14:paraId="17C52482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[P] 회귀 테스트(Approval/Golden Master) 설계 전문가입니다.</w:t>
      </w:r>
      <w:r w:rsidRPr="008E7667">
        <w:rPr>
          <w:rFonts w:ascii="돋움" w:eastAsia="돋움" w:hAnsi="돋움"/>
          <w:sz w:val="20"/>
          <w:szCs w:val="20"/>
        </w:rPr>
        <w:br/>
        <w:t>[C] pytest/JUnit/Catch2</w:t>
      </w:r>
      <w:r w:rsidRPr="008E7667">
        <w:rPr>
          <w:rFonts w:ascii="돋움" w:eastAsia="돋움" w:hAnsi="돋움"/>
          <w:sz w:val="20"/>
          <w:szCs w:val="20"/>
        </w:rPr>
        <w:br/>
        <w:t>[T] Magic Square Solver Golden Master 테스트 코드를 작성해줘.</w:t>
      </w:r>
    </w:p>
    <w:p w14:paraId="011640FC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구현 요구사항:</w:t>
      </w:r>
    </w:p>
    <w:p w14:paraId="4DC7BF0A" w14:textId="77777777" w:rsidR="00033706" w:rsidRPr="008E7667" w:rsidRDefault="00033706">
      <w:pPr>
        <w:widowControl w:val="0"/>
        <w:numPr>
          <w:ilvl w:val="0"/>
          <w:numId w:val="58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출력 캡처:</w:t>
      </w:r>
    </w:p>
    <w:p w14:paraId="02F8C505" w14:textId="77777777" w:rsidR="00033706" w:rsidRPr="008E7667" w:rsidRDefault="00033706">
      <w:pPr>
        <w:widowControl w:val="0"/>
        <w:numPr>
          <w:ilvl w:val="0"/>
          <w:numId w:val="59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stdout capture</w:t>
      </w:r>
      <w:r w:rsidRPr="008E7667">
        <w:rPr>
          <w:rFonts w:ascii="돋움" w:eastAsia="돋움" w:hAnsi="돋움"/>
          <w:sz w:val="20"/>
          <w:szCs w:val="20"/>
        </w:rPr>
        <w:br/>
        <w:t>또는</w:t>
      </w:r>
    </w:p>
    <w:p w14:paraId="1CAAFC5A" w14:textId="77777777" w:rsidR="00033706" w:rsidRPr="008E7667" w:rsidRDefault="00033706">
      <w:pPr>
        <w:widowControl w:val="0"/>
        <w:numPr>
          <w:ilvl w:val="0"/>
          <w:numId w:val="59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API result serialization</w:t>
      </w:r>
    </w:p>
    <w:p w14:paraId="669FD0A0" w14:textId="77777777" w:rsidR="00033706" w:rsidRPr="008E7667" w:rsidRDefault="00033706">
      <w:pPr>
        <w:widowControl w:val="0"/>
        <w:numPr>
          <w:ilvl w:val="0"/>
          <w:numId w:val="60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파일 비교:</w:t>
      </w:r>
      <w:r w:rsidRPr="008E7667">
        <w:rPr>
          <w:rFonts w:ascii="돋움" w:eastAsia="돋움" w:hAnsi="돋움"/>
          <w:sz w:val="20"/>
          <w:szCs w:val="20"/>
        </w:rPr>
        <w:br/>
        <w:t>open(expected).read() vs actual</w:t>
      </w:r>
    </w:p>
    <w:p w14:paraId="1C13895B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approve 패턴:</w:t>
      </w:r>
    </w:p>
    <w:p w14:paraId="34892BDF" w14:textId="77777777" w:rsidR="00033706" w:rsidRPr="008E7667" w:rsidRDefault="00033706">
      <w:pPr>
        <w:widowControl w:val="0"/>
        <w:numPr>
          <w:ilvl w:val="0"/>
          <w:numId w:val="61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파일 없으면 생성</w:t>
      </w:r>
    </w:p>
    <w:p w14:paraId="0D64CC40" w14:textId="77777777" w:rsidR="00033706" w:rsidRPr="008E7667" w:rsidRDefault="00033706">
      <w:pPr>
        <w:widowControl w:val="0"/>
        <w:numPr>
          <w:ilvl w:val="0"/>
          <w:numId w:val="61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있으면 비교</w:t>
      </w:r>
    </w:p>
    <w:p w14:paraId="6EFC7C9A" w14:textId="77777777" w:rsidR="00033706" w:rsidRPr="008E7667" w:rsidRDefault="00033706">
      <w:pPr>
        <w:widowControl w:val="0"/>
        <w:numPr>
          <w:ilvl w:val="0"/>
          <w:numId w:val="62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테스트 마킹:</w:t>
      </w:r>
      <w:r w:rsidRPr="008E7667">
        <w:rPr>
          <w:rFonts w:ascii="돋움" w:eastAsia="돋움" w:hAnsi="돋움"/>
          <w:sz w:val="20"/>
          <w:szCs w:val="20"/>
        </w:rPr>
        <w:br/>
        <w:t>@pytest.mark.golden_master</w:t>
      </w:r>
      <w:r w:rsidRPr="008E7667">
        <w:rPr>
          <w:rFonts w:ascii="돋움" w:eastAsia="돋움" w:hAnsi="돋움"/>
          <w:sz w:val="20"/>
          <w:szCs w:val="20"/>
        </w:rPr>
        <w:br/>
        <w:t>또는</w:t>
      </w:r>
      <w:r w:rsidRPr="008E7667">
        <w:rPr>
          <w:rFonts w:ascii="돋움" w:eastAsia="돋움" w:hAnsi="돋움"/>
          <w:sz w:val="20"/>
          <w:szCs w:val="20"/>
        </w:rPr>
        <w:br/>
        <w:t>[TAG][GoldenMaster]</w:t>
      </w:r>
    </w:p>
    <w:p w14:paraId="6745197A" w14:textId="77777777" w:rsidR="00033706" w:rsidRPr="008E7667" w:rsidRDefault="00033706">
      <w:pPr>
        <w:widowControl w:val="0"/>
        <w:numPr>
          <w:ilvl w:val="0"/>
          <w:numId w:val="62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실행:</w:t>
      </w:r>
      <w:r w:rsidRPr="008E7667">
        <w:rPr>
          <w:rFonts w:ascii="돋움" w:eastAsia="돋움" w:hAnsi="돋움"/>
          <w:sz w:val="20"/>
          <w:szCs w:val="20"/>
        </w:rPr>
        <w:br/>
        <w:t>pytest -m golden_master -v</w:t>
      </w:r>
      <w:r w:rsidRPr="008E7667">
        <w:rPr>
          <w:rFonts w:ascii="돋움" w:eastAsia="돋움" w:hAnsi="돋움"/>
          <w:sz w:val="20"/>
          <w:szCs w:val="20"/>
        </w:rPr>
        <w:br/>
        <w:t>또는</w:t>
      </w:r>
      <w:r w:rsidRPr="008E7667">
        <w:rPr>
          <w:rFonts w:ascii="돋움" w:eastAsia="돋움" w:hAnsi="돋움"/>
          <w:sz w:val="20"/>
          <w:szCs w:val="20"/>
        </w:rPr>
        <w:br/>
        <w:t>ctest -L golden_master</w:t>
      </w:r>
    </w:p>
    <w:p w14:paraId="60EF4F22" w14:textId="77777777" w:rsidR="00033706" w:rsidRPr="008E7667" w:rsidRDefault="00033706">
      <w:pPr>
        <w:widowControl w:val="0"/>
        <w:numPr>
          <w:ilvl w:val="0"/>
          <w:numId w:val="62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실패 시 출력:</w:t>
      </w:r>
      <w:r w:rsidRPr="008E7667">
        <w:rPr>
          <w:rFonts w:ascii="돋움" w:eastAsia="돋움" w:hAnsi="돋움"/>
          <w:sz w:val="20"/>
          <w:szCs w:val="20"/>
        </w:rPr>
        <w:br/>
        <w:t>--- expected</w:t>
      </w:r>
      <w:r w:rsidRPr="008E7667">
        <w:rPr>
          <w:rFonts w:ascii="돋움" w:eastAsia="돋움" w:hAnsi="돋움"/>
          <w:sz w:val="20"/>
          <w:szCs w:val="20"/>
        </w:rPr>
        <w:br/>
        <w:t>+++ actual</w:t>
      </w:r>
      <w:r w:rsidRPr="008E7667">
        <w:rPr>
          <w:rFonts w:ascii="돋움" w:eastAsia="돋움" w:hAnsi="돋움"/>
          <w:sz w:val="20"/>
          <w:szCs w:val="20"/>
        </w:rPr>
        <w:br/>
        <w:t>@@ line diff @@</w:t>
      </w:r>
    </w:p>
    <w:p w14:paraId="57BBC82E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5063788E">
          <v:rect id="_x0000_i1093" style="width:0;height:1.5pt" o:hralign="center" o:hrstd="t" o:hr="t" fillcolor="#a0a0a0" stroked="f"/>
        </w:pict>
      </w:r>
    </w:p>
    <w:p w14:paraId="59FB7E14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테스트 케이스:</w:t>
      </w:r>
    </w:p>
    <w:p w14:paraId="2020984A" w14:textId="77777777" w:rsidR="00033706" w:rsidRPr="008E7667" w:rsidRDefault="00033706">
      <w:pPr>
        <w:widowControl w:val="0"/>
        <w:numPr>
          <w:ilvl w:val="0"/>
          <w:numId w:val="63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GM-TC-01 정상 조합 성공</w:t>
      </w:r>
    </w:p>
    <w:p w14:paraId="1D7F0C40" w14:textId="77777777" w:rsidR="00033706" w:rsidRPr="008E7667" w:rsidRDefault="00033706">
      <w:pPr>
        <w:widowControl w:val="0"/>
        <w:numPr>
          <w:ilvl w:val="0"/>
          <w:numId w:val="63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GM-TC-02 reverse 조합 성공</w:t>
      </w:r>
    </w:p>
    <w:p w14:paraId="2E05C406" w14:textId="77777777" w:rsidR="00033706" w:rsidRPr="008E7667" w:rsidRDefault="00033706">
      <w:pPr>
        <w:widowControl w:val="0"/>
        <w:numPr>
          <w:ilvl w:val="0"/>
          <w:numId w:val="63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GM-TC-03 INVALID_BLANK_COUNT</w:t>
      </w:r>
    </w:p>
    <w:p w14:paraId="2E3DECAD" w14:textId="77777777" w:rsidR="00033706" w:rsidRPr="008E7667" w:rsidRDefault="00033706">
      <w:pPr>
        <w:widowControl w:val="0"/>
        <w:numPr>
          <w:ilvl w:val="0"/>
          <w:numId w:val="63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GM-TC-04 DUPLICATE_NUMBER</w:t>
      </w:r>
    </w:p>
    <w:p w14:paraId="18AD822A" w14:textId="77777777" w:rsidR="00033706" w:rsidRPr="008E7667" w:rsidRDefault="00033706">
      <w:pPr>
        <w:widowControl w:val="0"/>
        <w:numPr>
          <w:ilvl w:val="0"/>
          <w:numId w:val="63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GM-TC-05 NO_VALID_MAGIC_SQUARE</w:t>
      </w:r>
    </w:p>
    <w:p w14:paraId="53674C84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1314CF62">
          <v:rect id="_x0000_i1094" style="width:0;height:1.5pt" o:hralign="center" o:hrstd="t" o:hr="t" fillcolor="#a0a0a0" stroked="f"/>
        </w:pict>
      </w:r>
    </w:p>
    <w:p w14:paraId="3CEF33D4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lastRenderedPageBreak/>
        <w:t>검증 대상:</w:t>
      </w:r>
    </w:p>
    <w:p w14:paraId="3FA4179E" w14:textId="77777777" w:rsidR="00033706" w:rsidRPr="008E7667" w:rsidRDefault="00033706">
      <w:pPr>
        <w:widowControl w:val="0"/>
        <w:numPr>
          <w:ilvl w:val="0"/>
          <w:numId w:val="64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int[6] 출력 형식</w:t>
      </w:r>
    </w:p>
    <w:p w14:paraId="152AECCE" w14:textId="77777777" w:rsidR="00033706" w:rsidRPr="008E7667" w:rsidRDefault="00033706">
      <w:pPr>
        <w:widowControl w:val="0"/>
        <w:numPr>
          <w:ilvl w:val="0"/>
          <w:numId w:val="64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row-major 규칙</w:t>
      </w:r>
    </w:p>
    <w:p w14:paraId="2ACB5D99" w14:textId="77777777" w:rsidR="00033706" w:rsidRPr="008E7667" w:rsidRDefault="00033706">
      <w:pPr>
        <w:widowControl w:val="0"/>
        <w:numPr>
          <w:ilvl w:val="0"/>
          <w:numId w:val="64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1-index 규칙</w:t>
      </w:r>
    </w:p>
    <w:p w14:paraId="56D28A5A" w14:textId="77777777" w:rsidR="00033706" w:rsidRPr="008E7667" w:rsidRDefault="00033706">
      <w:pPr>
        <w:widowControl w:val="0"/>
        <w:numPr>
          <w:ilvl w:val="0"/>
          <w:numId w:val="64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작은 수 우선 조합 규칙</w:t>
      </w:r>
    </w:p>
    <w:p w14:paraId="66127B61" w14:textId="77777777" w:rsidR="00033706" w:rsidRPr="008E7667" w:rsidRDefault="00033706">
      <w:pPr>
        <w:widowControl w:val="0"/>
        <w:numPr>
          <w:ilvl w:val="0"/>
          <w:numId w:val="64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reverse fallback 규칙</w:t>
      </w:r>
    </w:p>
    <w:p w14:paraId="6E142C86" w14:textId="77777777" w:rsidR="00033706" w:rsidRPr="008E7667" w:rsidRDefault="00033706">
      <w:pPr>
        <w:widowControl w:val="0"/>
        <w:numPr>
          <w:ilvl w:val="0"/>
          <w:numId w:val="64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Error Contract</w:t>
      </w:r>
    </w:p>
    <w:p w14:paraId="16FD0D4A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20649661">
          <v:rect id="_x0000_i1095" style="width:0;height:1.5pt" o:hralign="center" o:hrstd="t" o:hr="t" fillcolor="#a0a0a0" stroked="f"/>
        </w:pict>
      </w:r>
    </w:p>
    <w:p w14:paraId="04F3860F" w14:textId="77777777" w:rsidR="00033706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[F]</w:t>
      </w:r>
      <w:r w:rsidRPr="008E7667">
        <w:rPr>
          <w:rFonts w:ascii="돋움" w:eastAsia="돋움" w:hAnsi="돋움"/>
          <w:sz w:val="20"/>
          <w:szCs w:val="20"/>
        </w:rPr>
        <w:br/>
        <w:t>test_golden_master_magic_square.*</w:t>
      </w:r>
      <w:r w:rsidRPr="008E7667">
        <w:rPr>
          <w:rFonts w:ascii="돋움" w:eastAsia="돋움" w:hAnsi="돋움"/>
          <w:sz w:val="20"/>
          <w:szCs w:val="20"/>
        </w:rPr>
        <w:br/>
        <w:t>+</w:t>
      </w:r>
      <w:r w:rsidRPr="008E7667">
        <w:rPr>
          <w:rFonts w:ascii="돋움" w:eastAsia="돋움" w:hAnsi="돋움"/>
          <w:sz w:val="20"/>
          <w:szCs w:val="20"/>
        </w:rPr>
        <w:br/>
        <w:t>golden_master_expected.txt</w:t>
      </w:r>
      <w:r w:rsidRPr="008E7667">
        <w:rPr>
          <w:rFonts w:ascii="돋움" w:eastAsia="돋움" w:hAnsi="돋움"/>
          <w:sz w:val="20"/>
          <w:szCs w:val="20"/>
        </w:rPr>
        <w:br/>
        <w:t>+</w:t>
      </w:r>
      <w:r w:rsidRPr="008E7667">
        <w:rPr>
          <w:rFonts w:ascii="돋움" w:eastAsia="돋움" w:hAnsi="돋움"/>
          <w:sz w:val="20"/>
          <w:szCs w:val="20"/>
        </w:rPr>
        <w:br/>
        <w:t>실행 결과 예시</w:t>
      </w:r>
    </w:p>
    <w:p w14:paraId="72DD1A34" w14:textId="2DAF7C0D" w:rsidR="00C62EF5" w:rsidRPr="008E7667" w:rsidRDefault="00C62EF5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 w:hint="eastAsia"/>
          <w:sz w:val="20"/>
          <w:szCs w:val="20"/>
        </w:rPr>
        <w:t>```</w:t>
      </w:r>
    </w:p>
    <w:p w14:paraId="0D6AAD71" w14:textId="77777777" w:rsidR="00033706" w:rsidRPr="008E7667" w:rsidRDefault="00000000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>
        <w:rPr>
          <w:rFonts w:ascii="돋움" w:eastAsia="돋움" w:hAnsi="돋움"/>
          <w:sz w:val="20"/>
          <w:szCs w:val="20"/>
        </w:rPr>
        <w:pict w14:anchorId="4DE9CE6B">
          <v:rect id="_x0000_i1096" style="width:0;height:1.5pt" o:hralign="center" o:hrstd="t" o:hr="t" fillcolor="#a0a0a0" stroked="f"/>
        </w:pict>
      </w:r>
    </w:p>
    <w:p w14:paraId="508C802C" w14:textId="77777777" w:rsidR="00033706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b/>
          <w:bCs/>
          <w:u w:val="single"/>
        </w:rPr>
      </w:pPr>
      <w:r w:rsidRPr="008E7667">
        <w:rPr>
          <w:rFonts w:ascii="돋움" w:eastAsia="돋움" w:hAnsi="돋움"/>
          <w:b/>
          <w:bCs/>
          <w:u w:val="single"/>
        </w:rPr>
        <w:t>과제 GM-3 — README Golden Master 체크리스트 추가</w:t>
      </w:r>
    </w:p>
    <w:p w14:paraId="6EF5FED7" w14:textId="77777777" w:rsidR="00CA6B43" w:rsidRPr="00B7356F" w:rsidRDefault="00CA6B43" w:rsidP="00CA6B43">
      <w:pPr>
        <w:spacing w:before="60" w:after="60"/>
        <w:rPr>
          <w:sz w:val="32"/>
          <w:szCs w:val="32"/>
        </w:rPr>
      </w:pPr>
      <w:r w:rsidRPr="00B7356F">
        <w:rPr>
          <w:rFonts w:ascii="Cambria Math" w:eastAsia="Arial" w:hAnsi="Cambria Math" w:cs="Cambria Math"/>
          <w:b/>
          <w:bCs/>
          <w:color w:val="222222"/>
        </w:rPr>
        <w:t>▶</w:t>
      </w:r>
      <w:r w:rsidRPr="00B7356F">
        <w:rPr>
          <w:rFonts w:ascii="Arial" w:eastAsia="Arial" w:hAnsi="Arial" w:cs="Arial"/>
          <w:b/>
          <w:bCs/>
          <w:color w:val="222222"/>
        </w:rPr>
        <w:t xml:space="preserve"> </w:t>
      </w:r>
      <w:r w:rsidRPr="00B7356F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24467D1" w14:textId="007D1C39" w:rsidR="00C62EF5" w:rsidRDefault="00C62EF5" w:rsidP="00033706">
      <w:pPr>
        <w:widowControl w:val="0"/>
        <w:wordWrap w:val="0"/>
        <w:autoSpaceDE w:val="0"/>
        <w:autoSpaceDN w:val="0"/>
        <w:spacing w:after="160"/>
        <w:rPr>
          <w:rFonts w:ascii="Segoe UI Emoji" w:eastAsia="돋움" w:hAnsi="Segoe UI Emoji" w:cs="Segoe UI Emoji"/>
          <w:sz w:val="20"/>
          <w:szCs w:val="20"/>
        </w:rPr>
      </w:pPr>
      <w:r>
        <w:rPr>
          <w:rFonts w:ascii="Segoe UI Emoji" w:eastAsia="돋움" w:hAnsi="Segoe UI Emoji" w:cs="Segoe UI Emoji" w:hint="eastAsia"/>
          <w:sz w:val="20"/>
          <w:szCs w:val="20"/>
        </w:rPr>
        <w:t>```</w:t>
      </w:r>
    </w:p>
    <w:p w14:paraId="391DF3B3" w14:textId="4036D2DE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Segoe UI Emoji" w:eastAsia="돋움" w:hAnsi="Segoe UI Emoji" w:cs="Segoe UI Emoji"/>
          <w:sz w:val="20"/>
          <w:szCs w:val="20"/>
        </w:rPr>
        <w:t>🔲</w:t>
      </w:r>
      <w:r w:rsidRPr="008E7667">
        <w:rPr>
          <w:rFonts w:ascii="돋움" w:eastAsia="돋움" w:hAnsi="돋움"/>
          <w:sz w:val="20"/>
          <w:szCs w:val="20"/>
        </w:rPr>
        <w:t xml:space="preserve"> GM-3 README 업데이트 — Magic Square</w:t>
      </w:r>
    </w:p>
    <w:p w14:paraId="4D1ADA17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@docs/README.md 파일에 아래 섹션을 추가해줘.</w:t>
      </w:r>
      <w:r w:rsidRPr="008E7667">
        <w:rPr>
          <w:rFonts w:ascii="돋움" w:eastAsia="돋움" w:hAnsi="돋움"/>
          <w:sz w:val="20"/>
          <w:szCs w:val="20"/>
        </w:rPr>
        <w:br/>
        <w:t>"## RED 단계 To-Do 리스트" 아래에 삽입.</w:t>
      </w:r>
    </w:p>
    <w:p w14:paraId="1A2D89D0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b/>
          <w:bCs/>
          <w:sz w:val="20"/>
          <w:szCs w:val="20"/>
        </w:rPr>
      </w:pPr>
      <w:r w:rsidRPr="008E7667">
        <w:rPr>
          <w:rFonts w:ascii="돋움" w:eastAsia="돋움" w:hAnsi="돋움"/>
          <w:b/>
          <w:bCs/>
          <w:sz w:val="20"/>
          <w:szCs w:val="20"/>
        </w:rPr>
        <w:t>Golden Master 회귀 안전장치</w:t>
      </w:r>
    </w:p>
    <w:p w14:paraId="600CA1CA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Refactoring 시작 전 구축.</w:t>
      </w:r>
      <w:r w:rsidRPr="008E7667">
        <w:rPr>
          <w:rFonts w:ascii="돋움" w:eastAsia="돋움" w:hAnsi="돋움"/>
          <w:sz w:val="20"/>
          <w:szCs w:val="20"/>
        </w:rPr>
        <w:br/>
        <w:t>GREEN 완료 후 즉시 적용.</w:t>
      </w:r>
    </w:p>
    <w:p w14:paraId="5FA7A92F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b/>
          <w:bCs/>
          <w:sz w:val="20"/>
          <w:szCs w:val="20"/>
        </w:rPr>
      </w:pPr>
      <w:r w:rsidRPr="008E7667">
        <w:rPr>
          <w:rFonts w:ascii="돋움" w:eastAsia="돋움" w:hAnsi="돋움"/>
          <w:b/>
          <w:bCs/>
          <w:sz w:val="20"/>
          <w:szCs w:val="20"/>
        </w:rPr>
        <w:t>기준 파일 생성</w:t>
      </w:r>
    </w:p>
    <w:p w14:paraId="3E125202" w14:textId="77777777" w:rsidR="00033706" w:rsidRPr="008E7667" w:rsidRDefault="00033706">
      <w:pPr>
        <w:widowControl w:val="0"/>
        <w:numPr>
          <w:ilvl w:val="0"/>
          <w:numId w:val="65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GM-01: golden_master_expected.txt 생성</w:t>
      </w:r>
    </w:p>
    <w:p w14:paraId="5FE0D9B6" w14:textId="77777777" w:rsidR="00033706" w:rsidRPr="008E7667" w:rsidRDefault="00033706">
      <w:pPr>
        <w:widowControl w:val="0"/>
        <w:numPr>
          <w:ilvl w:val="0"/>
          <w:numId w:val="65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GM-02: 정상/역순/오류 시나리오 추가</w:t>
      </w:r>
    </w:p>
    <w:p w14:paraId="500D03CB" w14:textId="77777777" w:rsidR="00033706" w:rsidRPr="008E7667" w:rsidRDefault="00033706">
      <w:pPr>
        <w:widowControl w:val="0"/>
        <w:numPr>
          <w:ilvl w:val="0"/>
          <w:numId w:val="65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GM-03: git add tests/golden_master_expected.txt</w:t>
      </w:r>
    </w:p>
    <w:p w14:paraId="1E575312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b/>
          <w:bCs/>
          <w:sz w:val="20"/>
          <w:szCs w:val="20"/>
        </w:rPr>
      </w:pPr>
      <w:r w:rsidRPr="008E7667">
        <w:rPr>
          <w:rFonts w:ascii="돋움" w:eastAsia="돋움" w:hAnsi="돋움"/>
          <w:b/>
          <w:bCs/>
          <w:sz w:val="20"/>
          <w:szCs w:val="20"/>
        </w:rPr>
        <w:t>테스트 코드</w:t>
      </w:r>
    </w:p>
    <w:p w14:paraId="171AA897" w14:textId="77777777" w:rsidR="00033706" w:rsidRPr="008E7667" w:rsidRDefault="00033706">
      <w:pPr>
        <w:widowControl w:val="0"/>
        <w:numPr>
          <w:ilvl w:val="0"/>
          <w:numId w:val="66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GM-04: test_golden_master_magic_square 작성</w:t>
      </w:r>
    </w:p>
    <w:p w14:paraId="74C27488" w14:textId="77777777" w:rsidR="00033706" w:rsidRPr="008E7667" w:rsidRDefault="00033706">
      <w:pPr>
        <w:widowControl w:val="0"/>
        <w:numPr>
          <w:ilvl w:val="0"/>
          <w:numId w:val="66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GM-05: approve 패턴 적용</w:t>
      </w:r>
    </w:p>
    <w:p w14:paraId="62FD70C7" w14:textId="77777777" w:rsidR="00033706" w:rsidRPr="008E7667" w:rsidRDefault="00033706">
      <w:pPr>
        <w:widowControl w:val="0"/>
        <w:numPr>
          <w:ilvl w:val="0"/>
          <w:numId w:val="66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GM-06: Golden Master 테스트 PASS 확인</w:t>
      </w:r>
    </w:p>
    <w:p w14:paraId="2FDC675F" w14:textId="77777777" w:rsidR="00033706" w:rsidRPr="008E7667" w:rsidRDefault="00033706" w:rsidP="00033706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b/>
          <w:bCs/>
          <w:sz w:val="20"/>
          <w:szCs w:val="20"/>
        </w:rPr>
      </w:pPr>
      <w:r w:rsidRPr="008E7667">
        <w:rPr>
          <w:rFonts w:ascii="돋움" w:eastAsia="돋움" w:hAnsi="돋움"/>
          <w:b/>
          <w:bCs/>
          <w:sz w:val="20"/>
          <w:szCs w:val="20"/>
        </w:rPr>
        <w:t>회귀 보호</w:t>
      </w:r>
    </w:p>
    <w:p w14:paraId="357682A0" w14:textId="77777777" w:rsidR="00033706" w:rsidRPr="008E7667" w:rsidRDefault="00033706">
      <w:pPr>
        <w:widowControl w:val="0"/>
        <w:numPr>
          <w:ilvl w:val="0"/>
          <w:numId w:val="67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GM-07: row-major 규칙 보호</w:t>
      </w:r>
    </w:p>
    <w:p w14:paraId="1E7E092C" w14:textId="77777777" w:rsidR="00033706" w:rsidRPr="008E7667" w:rsidRDefault="00033706">
      <w:pPr>
        <w:widowControl w:val="0"/>
        <w:numPr>
          <w:ilvl w:val="0"/>
          <w:numId w:val="67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lastRenderedPageBreak/>
        <w:t>GM-08: 1-index 출력 보호</w:t>
      </w:r>
    </w:p>
    <w:p w14:paraId="643296AD" w14:textId="77777777" w:rsidR="00033706" w:rsidRPr="008E7667" w:rsidRDefault="00033706">
      <w:pPr>
        <w:widowControl w:val="0"/>
        <w:numPr>
          <w:ilvl w:val="0"/>
          <w:numId w:val="67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GM-09: reverse 조합 fallback 보호</w:t>
      </w:r>
    </w:p>
    <w:p w14:paraId="03CB65CF" w14:textId="77777777" w:rsidR="00033706" w:rsidRPr="008E7667" w:rsidRDefault="00033706">
      <w:pPr>
        <w:widowControl w:val="0"/>
        <w:numPr>
          <w:ilvl w:val="0"/>
          <w:numId w:val="67"/>
        </w:numPr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  <w:r w:rsidRPr="008E7667">
        <w:rPr>
          <w:rFonts w:ascii="돋움" w:eastAsia="돋움" w:hAnsi="돋움"/>
          <w:sz w:val="20"/>
          <w:szCs w:val="20"/>
        </w:rPr>
        <w:t>GM-10: Error Contract 보호</w:t>
      </w:r>
    </w:p>
    <w:p w14:paraId="07311056" w14:textId="1A9D1687" w:rsidR="00033706" w:rsidRDefault="00C62EF5" w:rsidP="00033706">
      <w:r>
        <w:rPr>
          <w:rFonts w:hint="eastAsia"/>
        </w:rPr>
        <w:t>```</w:t>
      </w:r>
    </w:p>
    <w:p w14:paraId="5049CAA2" w14:textId="77777777" w:rsidR="00CA6B43" w:rsidRDefault="00CA6B43" w:rsidP="00033706"/>
    <w:p w14:paraId="34D18DD6" w14:textId="347ECC51" w:rsidR="00CA6B43" w:rsidRDefault="00CA6B43" w:rsidP="00033706">
      <w:r w:rsidRPr="00CA6B43">
        <w:rPr>
          <w:noProof/>
        </w:rPr>
        <w:drawing>
          <wp:inline distT="0" distB="0" distL="0" distR="0" wp14:anchorId="7F7108A1" wp14:editId="7347F160">
            <wp:extent cx="5760720" cy="2527935"/>
            <wp:effectExtent l="0" t="0" r="0" b="0"/>
            <wp:docPr id="12989851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85145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3428" w14:textId="77777777" w:rsidR="000F3FBB" w:rsidRDefault="000F3FBB" w:rsidP="00033706"/>
    <w:p w14:paraId="303DC7F7" w14:textId="77777777" w:rsidR="000F3FBB" w:rsidRDefault="000F3FBB" w:rsidP="00033706"/>
    <w:p w14:paraId="039F978D" w14:textId="77777777" w:rsidR="000F3FBB" w:rsidRPr="000F3FBB" w:rsidRDefault="000F3FBB" w:rsidP="0054796B">
      <w:pPr>
        <w:ind w:left="360"/>
      </w:pPr>
      <w:r w:rsidRPr="000F3FBB">
        <w:t>python scripts/generate_golden_master.py — 기준 파일 생성</w:t>
      </w:r>
    </w:p>
    <w:p w14:paraId="589139AD" w14:textId="235EC8B7" w:rsidR="000F3FBB" w:rsidRPr="0054796B" w:rsidRDefault="000F3FBB" w:rsidP="00033706">
      <w:pPr>
        <w:rPr>
          <w:sz w:val="20"/>
          <w:szCs w:val="20"/>
        </w:rPr>
      </w:pPr>
      <w:r w:rsidRPr="0054796B">
        <w:rPr>
          <w:rFonts w:hint="eastAsia"/>
          <w:sz w:val="20"/>
          <w:szCs w:val="20"/>
        </w:rPr>
        <w:t>```</w:t>
      </w:r>
    </w:p>
    <w:p w14:paraId="5987C5C6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#!/usr/bin/env python3</w:t>
      </w:r>
    </w:p>
    <w:p w14:paraId="48BB1BB7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"""Generate or refresh ``tests/golden_master_expected.txt`` from live solver output.</w:t>
      </w:r>
    </w:p>
    <w:p w14:paraId="4D230CB4" w14:textId="77777777" w:rsidR="000F3FBB" w:rsidRPr="0054796B" w:rsidRDefault="000F3FBB" w:rsidP="000F3FBB">
      <w:pPr>
        <w:rPr>
          <w:sz w:val="20"/>
          <w:szCs w:val="20"/>
        </w:rPr>
      </w:pPr>
    </w:p>
    <w:p w14:paraId="54AB2B55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Usage:</w:t>
      </w:r>
    </w:p>
    <w:p w14:paraId="45AA42D5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python scripts/generate_golden_master.py</w:t>
      </w:r>
    </w:p>
    <w:p w14:paraId="2FD2AEE3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python scripts/generate_golden_master.py --check   # compare only, exit 1 on diff</w:t>
      </w:r>
    </w:p>
    <w:p w14:paraId="408BF535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"""</w:t>
      </w:r>
    </w:p>
    <w:p w14:paraId="544ADBAD" w14:textId="77777777" w:rsidR="000F3FBB" w:rsidRPr="0054796B" w:rsidRDefault="000F3FBB" w:rsidP="000F3FBB">
      <w:pPr>
        <w:rPr>
          <w:sz w:val="20"/>
          <w:szCs w:val="20"/>
        </w:rPr>
      </w:pPr>
    </w:p>
    <w:p w14:paraId="56DA6B7D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from __future__ import annotations</w:t>
      </w:r>
    </w:p>
    <w:p w14:paraId="145A8CFA" w14:textId="77777777" w:rsidR="000F3FBB" w:rsidRPr="0054796B" w:rsidRDefault="000F3FBB" w:rsidP="000F3FBB">
      <w:pPr>
        <w:rPr>
          <w:sz w:val="20"/>
          <w:szCs w:val="20"/>
        </w:rPr>
      </w:pPr>
    </w:p>
    <w:p w14:paraId="70DF223E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import argparse</w:t>
      </w:r>
    </w:p>
    <w:p w14:paraId="3B31930B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import sys</w:t>
      </w:r>
    </w:p>
    <w:p w14:paraId="77E2E3D6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from pathlib import Path</w:t>
      </w:r>
    </w:p>
    <w:p w14:paraId="564B7696" w14:textId="77777777" w:rsidR="000F3FBB" w:rsidRPr="0054796B" w:rsidRDefault="000F3FBB" w:rsidP="000F3FBB">
      <w:pPr>
        <w:rPr>
          <w:sz w:val="20"/>
          <w:szCs w:val="20"/>
        </w:rPr>
      </w:pPr>
    </w:p>
    <w:p w14:paraId="28113D6C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PROJECT_ROOT = Path(__file__).resolve().parent.parent</w:t>
      </w:r>
    </w:p>
    <w:p w14:paraId="386E2569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SRC_PATH = PROJECT_ROOT / "src"</w:t>
      </w:r>
    </w:p>
    <w:p w14:paraId="749E0A6D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if str(SRC_PATH) not in sys.path:</w:t>
      </w:r>
    </w:p>
    <w:p w14:paraId="6E02FD44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sys.path.insert(0, str(SRC_PATH))</w:t>
      </w:r>
    </w:p>
    <w:p w14:paraId="03BB1BB5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if str(PROJECT_ROOT) not in sys.path:</w:t>
      </w:r>
    </w:p>
    <w:p w14:paraId="3C22A7ED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sys.path.insert(0, str(PROJECT_ROOT))</w:t>
      </w:r>
    </w:p>
    <w:p w14:paraId="1890F948" w14:textId="77777777" w:rsidR="000F3FBB" w:rsidRPr="0054796B" w:rsidRDefault="000F3FBB" w:rsidP="000F3FBB">
      <w:pPr>
        <w:rPr>
          <w:sz w:val="20"/>
          <w:szCs w:val="20"/>
        </w:rPr>
      </w:pPr>
    </w:p>
    <w:p w14:paraId="0CB7EBE4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from boundary.ui_boundary import UIBoundary  # noqa: E402</w:t>
      </w:r>
    </w:p>
    <w:p w14:paraId="06E14E2B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from control.solve_partial_magic_square import SolvePartialMagicSquare  # noqa: E402</w:t>
      </w:r>
    </w:p>
    <w:p w14:paraId="0C806DEA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from tests.golden_master_support import (  # noqa: E402</w:t>
      </w:r>
    </w:p>
    <w:p w14:paraId="36055684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DEFAULT_GOLDEN_MASTER_PATH,</w:t>
      </w:r>
    </w:p>
    <w:p w14:paraId="05D4DBC0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lastRenderedPageBreak/>
        <w:t>    approve_golden_master,</w:t>
      </w:r>
    </w:p>
    <w:p w14:paraId="51FF0767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build_golden_master_document,</w:t>
      </w:r>
    </w:p>
    <w:p w14:paraId="3FCBCC2A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)</w:t>
      </w:r>
    </w:p>
    <w:p w14:paraId="0864479F" w14:textId="77777777" w:rsidR="000F3FBB" w:rsidRPr="0054796B" w:rsidRDefault="000F3FBB" w:rsidP="000F3FBB">
      <w:pPr>
        <w:rPr>
          <w:sz w:val="20"/>
          <w:szCs w:val="20"/>
        </w:rPr>
      </w:pPr>
    </w:p>
    <w:p w14:paraId="0A1C4282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def main() -&gt; int:</w:t>
      </w:r>
    </w:p>
    <w:p w14:paraId="79301AFD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"""Capture solver output and write or verify the golden master baseline."""</w:t>
      </w:r>
    </w:p>
    <w:p w14:paraId="45884ABB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parser = argparse.ArgumentParser(</w:t>
      </w:r>
    </w:p>
    <w:p w14:paraId="18A7B44A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description="Generate Magic Square Golden Master baseline (GM-1)."</w:t>
      </w:r>
    </w:p>
    <w:p w14:paraId="74BC31E1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)</w:t>
      </w:r>
    </w:p>
    <w:p w14:paraId="72D26B03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parser.add_argument(</w:t>
      </w:r>
    </w:p>
    <w:p w14:paraId="0D60500C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"--output",</w:t>
      </w:r>
    </w:p>
    <w:p w14:paraId="42EB9CDF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type=Path,</w:t>
      </w:r>
    </w:p>
    <w:p w14:paraId="63EDFFE9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default=DEFAULT_GOLDEN_MASTER_PATH,</w:t>
      </w:r>
    </w:p>
    <w:p w14:paraId="3C7F72E0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help="Target baseline file path.",</w:t>
      </w:r>
    </w:p>
    <w:p w14:paraId="0066BE11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)</w:t>
      </w:r>
    </w:p>
    <w:p w14:paraId="0096389E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parser.add_argument(</w:t>
      </w:r>
    </w:p>
    <w:p w14:paraId="1E06BFD9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"--check",</w:t>
      </w:r>
    </w:p>
    <w:p w14:paraId="03FA9D66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action="store_true",</w:t>
      </w:r>
    </w:p>
    <w:p w14:paraId="4074F545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help="Compare only; exit 1 when baseline differs (no write).",</w:t>
      </w:r>
    </w:p>
    <w:p w14:paraId="61F24024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)</w:t>
      </w:r>
    </w:p>
    <w:p w14:paraId="25938A62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args = parser.parse_args()</w:t>
      </w:r>
    </w:p>
    <w:p w14:paraId="28309B42" w14:textId="77777777" w:rsidR="000F3FBB" w:rsidRPr="0054796B" w:rsidRDefault="000F3FBB" w:rsidP="000F3FBB">
      <w:pPr>
        <w:rPr>
          <w:sz w:val="20"/>
          <w:szCs w:val="20"/>
        </w:rPr>
      </w:pPr>
    </w:p>
    <w:p w14:paraId="6BC0FBA8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boundary = UIBoundary(solve_use_case=SolvePartialMagicSquare())</w:t>
      </w:r>
    </w:p>
    <w:p w14:paraId="65833D36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actual = build_golden_master_document(boundary)</w:t>
      </w:r>
    </w:p>
    <w:p w14:paraId="76D03115" w14:textId="77777777" w:rsidR="000F3FBB" w:rsidRPr="0054796B" w:rsidRDefault="000F3FBB" w:rsidP="000F3FBB">
      <w:pPr>
        <w:rPr>
          <w:sz w:val="20"/>
          <w:szCs w:val="20"/>
        </w:rPr>
      </w:pPr>
    </w:p>
    <w:p w14:paraId="2BF7E51F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if args.check:</w:t>
      </w:r>
    </w:p>
    <w:p w14:paraId="601D9EB7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try:</w:t>
      </w:r>
    </w:p>
    <w:p w14:paraId="6B5EC51E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    status = approve_golden_master(</w:t>
      </w:r>
    </w:p>
    <w:p w14:paraId="2DBD0CA8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        actual, args.output, auto_create=False, force_update=False</w:t>
      </w:r>
    </w:p>
    <w:p w14:paraId="489B4D24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    )</w:t>
      </w:r>
    </w:p>
    <w:p w14:paraId="08EB3C31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except AssertionError as exc:</w:t>
      </w:r>
    </w:p>
    <w:p w14:paraId="4370DCAC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    print(exc, file=sys.stderr)</w:t>
      </w:r>
    </w:p>
    <w:p w14:paraId="5BCE8727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    return 1</w:t>
      </w:r>
    </w:p>
    <w:p w14:paraId="1D23C6C0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print(f"Golden master OK ({status}): {args.output}")</w:t>
      </w:r>
    </w:p>
    <w:p w14:paraId="008C7697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return 0</w:t>
      </w:r>
    </w:p>
    <w:p w14:paraId="27AE333B" w14:textId="77777777" w:rsidR="000F3FBB" w:rsidRPr="0054796B" w:rsidRDefault="000F3FBB" w:rsidP="000F3FBB">
      <w:pPr>
        <w:rPr>
          <w:sz w:val="20"/>
          <w:szCs w:val="20"/>
        </w:rPr>
      </w:pPr>
    </w:p>
    <w:p w14:paraId="60F03700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status = approve_golden_master(</w:t>
      </w:r>
    </w:p>
    <w:p w14:paraId="7A7AD4CC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    actual, args.output, auto_create=True, force_update=True</w:t>
      </w:r>
    </w:p>
    <w:p w14:paraId="55429DE1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)</w:t>
      </w:r>
    </w:p>
    <w:p w14:paraId="77AF9FAB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print(f"Golden master {status}: {args.output}")</w:t>
      </w:r>
    </w:p>
    <w:p w14:paraId="278D68A5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return 0</w:t>
      </w:r>
    </w:p>
    <w:p w14:paraId="76F44FCA" w14:textId="77777777" w:rsidR="000F3FBB" w:rsidRPr="0054796B" w:rsidRDefault="000F3FBB" w:rsidP="000F3FBB">
      <w:pPr>
        <w:rPr>
          <w:sz w:val="20"/>
          <w:szCs w:val="20"/>
        </w:rPr>
      </w:pPr>
    </w:p>
    <w:p w14:paraId="15A5EE06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if __name__ == "__main__":</w:t>
      </w:r>
    </w:p>
    <w:p w14:paraId="19A9168D" w14:textId="77777777" w:rsidR="000F3FBB" w:rsidRPr="0054796B" w:rsidRDefault="000F3FBB" w:rsidP="000F3FBB">
      <w:pPr>
        <w:rPr>
          <w:sz w:val="20"/>
          <w:szCs w:val="20"/>
        </w:rPr>
      </w:pPr>
      <w:r w:rsidRPr="0054796B">
        <w:rPr>
          <w:sz w:val="20"/>
          <w:szCs w:val="20"/>
        </w:rPr>
        <w:t>    raise SystemExit(main())</w:t>
      </w:r>
    </w:p>
    <w:p w14:paraId="06D2E5CF" w14:textId="77777777" w:rsidR="000F3FBB" w:rsidRPr="0054796B" w:rsidRDefault="000F3FBB" w:rsidP="000F3FBB">
      <w:pPr>
        <w:rPr>
          <w:sz w:val="20"/>
          <w:szCs w:val="20"/>
        </w:rPr>
      </w:pPr>
    </w:p>
    <w:p w14:paraId="69097EC7" w14:textId="11CDF8E4" w:rsidR="000F3FBB" w:rsidRPr="0054796B" w:rsidRDefault="000F3FBB" w:rsidP="00033706">
      <w:pPr>
        <w:rPr>
          <w:sz w:val="20"/>
          <w:szCs w:val="20"/>
        </w:rPr>
      </w:pPr>
      <w:r w:rsidRPr="0054796B">
        <w:rPr>
          <w:rFonts w:hint="eastAsia"/>
          <w:sz w:val="20"/>
          <w:szCs w:val="20"/>
        </w:rPr>
        <w:t>```</w:t>
      </w:r>
    </w:p>
    <w:p w14:paraId="51261F65" w14:textId="1550322B" w:rsidR="0054796B" w:rsidRDefault="0054796B">
      <w:pPr>
        <w:spacing w:after="160"/>
      </w:pPr>
      <w:r>
        <w:br w:type="page"/>
      </w:r>
    </w:p>
    <w:p w14:paraId="40A14FB2" w14:textId="77777777" w:rsidR="000F3FBB" w:rsidRDefault="000F3FBB" w:rsidP="00033706"/>
    <w:p w14:paraId="1F145027" w14:textId="77777777" w:rsidR="0054796B" w:rsidRPr="0054796B" w:rsidRDefault="0054796B" w:rsidP="0054796B">
      <w:r w:rsidRPr="0054796B">
        <w:t>골든 마스터 관련 명령어는 아래와 같습니다.</w:t>
      </w:r>
    </w:p>
    <w:p w14:paraId="6953B6C4" w14:textId="77777777" w:rsidR="0054796B" w:rsidRPr="0054796B" w:rsidRDefault="0054796B" w:rsidP="0054796B">
      <w:pPr>
        <w:rPr>
          <w:b/>
          <w:bCs/>
        </w:rPr>
      </w:pPr>
      <w:r w:rsidRPr="0054796B">
        <w:rPr>
          <w:b/>
          <w:bCs/>
        </w:rPr>
        <w:t>회귀 검증 (기준 파일과 비교)</w:t>
      </w:r>
    </w:p>
    <w:p w14:paraId="4B976BCC" w14:textId="77777777" w:rsidR="0054796B" w:rsidRDefault="0054796B" w:rsidP="0054796B">
      <w:r w:rsidRPr="0054796B">
        <w:t>pytest tests/test_gm_01_magic_square_golden_master.py -v</w:t>
      </w:r>
    </w:p>
    <w:p w14:paraId="15FF787B" w14:textId="77777777" w:rsidR="0054796B" w:rsidRDefault="0054796B" w:rsidP="0054796B"/>
    <w:p w14:paraId="3D515E6F" w14:textId="15D7B0AE" w:rsidR="0054796B" w:rsidRPr="0054796B" w:rsidRDefault="0054796B" w:rsidP="0054796B">
      <w:r w:rsidRPr="0054796B">
        <w:rPr>
          <w:noProof/>
        </w:rPr>
        <w:drawing>
          <wp:inline distT="0" distB="0" distL="0" distR="0" wp14:anchorId="0EA1D290" wp14:editId="29BAF908">
            <wp:extent cx="5760720" cy="1944370"/>
            <wp:effectExtent l="0" t="0" r="0" b="0"/>
            <wp:docPr id="1660255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5467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39D2" w14:textId="77777777" w:rsidR="0054796B" w:rsidRDefault="0054796B" w:rsidP="0054796B"/>
    <w:p w14:paraId="0B0F4ED9" w14:textId="04BDC2B5" w:rsidR="0054796B" w:rsidRPr="0054796B" w:rsidRDefault="0054796B" w:rsidP="0054796B">
      <w:r w:rsidRPr="0054796B">
        <w:t>현재 Solver 출력과 tests/golden_master_expected.txt가 일치하는지 확인합니다.</w:t>
      </w:r>
    </w:p>
    <w:p w14:paraId="7B189D97" w14:textId="77777777" w:rsidR="0054796B" w:rsidRDefault="0054796B" w:rsidP="0054796B">
      <w:pPr>
        <w:rPr>
          <w:b/>
          <w:bCs/>
        </w:rPr>
      </w:pPr>
    </w:p>
    <w:p w14:paraId="65509739" w14:textId="6E2E2399" w:rsidR="0054796B" w:rsidRPr="0054796B" w:rsidRDefault="0054796B" w:rsidP="0054796B">
      <w:pPr>
        <w:rPr>
          <w:b/>
          <w:bCs/>
        </w:rPr>
      </w:pPr>
      <w:r w:rsidRPr="0054796B">
        <w:rPr>
          <w:b/>
          <w:bCs/>
        </w:rPr>
        <w:t>기준 파일 생성 / 갱신</w:t>
      </w:r>
    </w:p>
    <w:p w14:paraId="5FC64EFB" w14:textId="77777777" w:rsidR="0054796B" w:rsidRPr="0054796B" w:rsidRDefault="0054796B" w:rsidP="0054796B">
      <w:r w:rsidRPr="0054796B">
        <w:t>python scripts/generate_golden_master.py</w:t>
      </w:r>
    </w:p>
    <w:p w14:paraId="32687E22" w14:textId="443A0C88" w:rsidR="0054796B" w:rsidRDefault="0054796B" w:rsidP="0054796B">
      <w:r w:rsidRPr="0054796B">
        <w:rPr>
          <w:noProof/>
        </w:rPr>
        <w:drawing>
          <wp:inline distT="0" distB="0" distL="0" distR="0" wp14:anchorId="01FF9E84" wp14:editId="108374C9">
            <wp:extent cx="4220092" cy="3181350"/>
            <wp:effectExtent l="0" t="0" r="0" b="0"/>
            <wp:docPr id="20999161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1611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222957" cy="31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D4E4" w14:textId="7A62912E" w:rsidR="0054796B" w:rsidRPr="0054796B" w:rsidRDefault="0054796B" w:rsidP="0054796B">
      <w:r w:rsidRPr="0054796B">
        <w:t>실제 출력으로 tests/golden_master_expected.txt를 </w:t>
      </w:r>
      <w:r w:rsidRPr="0054796B">
        <w:rPr>
          <w:b/>
          <w:bCs/>
        </w:rPr>
        <w:t>생성하거나 덮어씁니다</w:t>
      </w:r>
      <w:r w:rsidRPr="0054796B">
        <w:t>.</w:t>
      </w:r>
    </w:p>
    <w:p w14:paraId="1E6EA9EB" w14:textId="77777777" w:rsidR="0054796B" w:rsidRDefault="0054796B" w:rsidP="0054796B">
      <w:pPr>
        <w:rPr>
          <w:b/>
          <w:bCs/>
        </w:rPr>
      </w:pPr>
    </w:p>
    <w:p w14:paraId="48187C92" w14:textId="77777777" w:rsidR="0054796B" w:rsidRDefault="0054796B" w:rsidP="0054796B">
      <w:pPr>
        <w:rPr>
          <w:b/>
          <w:bCs/>
        </w:rPr>
      </w:pPr>
    </w:p>
    <w:p w14:paraId="5297A71D" w14:textId="77777777" w:rsidR="0054796B" w:rsidRDefault="0054796B" w:rsidP="0054796B">
      <w:pPr>
        <w:rPr>
          <w:b/>
          <w:bCs/>
        </w:rPr>
      </w:pPr>
    </w:p>
    <w:p w14:paraId="1EBB6BA1" w14:textId="77777777" w:rsidR="0054796B" w:rsidRDefault="0054796B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7840346" w14:textId="077B42B9" w:rsidR="0054796B" w:rsidRPr="0054796B" w:rsidRDefault="0054796B" w:rsidP="0054796B">
      <w:pPr>
        <w:rPr>
          <w:b/>
          <w:bCs/>
        </w:rPr>
      </w:pPr>
      <w:r w:rsidRPr="0054796B">
        <w:rPr>
          <w:b/>
          <w:bCs/>
        </w:rPr>
        <w:lastRenderedPageBreak/>
        <w:t>비교만 (파일 수정 없음, CI용)</w:t>
      </w:r>
    </w:p>
    <w:p w14:paraId="2E7E631B" w14:textId="687B12EC" w:rsidR="0054796B" w:rsidRDefault="0054796B" w:rsidP="0054796B">
      <w:r w:rsidRPr="0054796B">
        <w:t xml:space="preserve">python scripts/generate_golden_master.py </w:t>
      </w:r>
      <w:r>
        <w:t>–</w:t>
      </w:r>
      <w:r w:rsidRPr="0054796B">
        <w:t>check</w:t>
      </w:r>
    </w:p>
    <w:p w14:paraId="477FAC0F" w14:textId="77777777" w:rsidR="0054796B" w:rsidRDefault="0054796B" w:rsidP="0054796B"/>
    <w:p w14:paraId="77D2C987" w14:textId="5B00E4D4" w:rsidR="0054796B" w:rsidRDefault="0054796B" w:rsidP="0054796B">
      <w:r w:rsidRPr="0054796B">
        <w:rPr>
          <w:noProof/>
        </w:rPr>
        <w:drawing>
          <wp:inline distT="0" distB="0" distL="0" distR="0" wp14:anchorId="4C576D03" wp14:editId="5D23A395">
            <wp:extent cx="5760720" cy="1363980"/>
            <wp:effectExtent l="0" t="0" r="0" b="0"/>
            <wp:docPr id="2092838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38406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3F4B" w14:textId="77777777" w:rsidR="0054796B" w:rsidRPr="0054796B" w:rsidRDefault="0054796B" w:rsidP="0054796B"/>
    <w:p w14:paraId="41ACD202" w14:textId="77777777" w:rsidR="0054796B" w:rsidRPr="0054796B" w:rsidRDefault="0054796B" w:rsidP="0054796B">
      <w:r w:rsidRPr="0054796B">
        <w:t>불일치 시 exit code 1로 종료됩니다.</w:t>
      </w:r>
    </w:p>
    <w:p w14:paraId="40C7C3ED" w14:textId="77777777" w:rsidR="0054796B" w:rsidRDefault="0054796B" w:rsidP="0054796B">
      <w:pPr>
        <w:rPr>
          <w:b/>
          <w:bCs/>
        </w:rPr>
      </w:pPr>
    </w:p>
    <w:p w14:paraId="1E017058" w14:textId="3B477E5F" w:rsidR="0054796B" w:rsidRPr="0054796B" w:rsidRDefault="0054796B" w:rsidP="0054796B">
      <w:pPr>
        <w:rPr>
          <w:b/>
          <w:bCs/>
        </w:rPr>
      </w:pPr>
      <w:r w:rsidRPr="0054796B">
        <w:rPr>
          <w:b/>
          <w:bCs/>
        </w:rPr>
        <w:t>Approve 패턴 (pytest로 갱신)</w:t>
      </w:r>
    </w:p>
    <w:p w14:paraId="383F9CBD" w14:textId="77777777" w:rsidR="0054796B" w:rsidRDefault="0054796B" w:rsidP="0054796B">
      <w:r w:rsidRPr="0054796B">
        <w:t>pytest tests/test_gm_01_magic_square_golden_master.py --approve-golden -v</w:t>
      </w:r>
    </w:p>
    <w:p w14:paraId="7BEA292E" w14:textId="77777777" w:rsidR="0054796B" w:rsidRDefault="0054796B" w:rsidP="0054796B"/>
    <w:p w14:paraId="24952809" w14:textId="62C18323" w:rsidR="0054796B" w:rsidRDefault="0054796B" w:rsidP="0054796B">
      <w:r w:rsidRPr="0054796B">
        <w:rPr>
          <w:noProof/>
        </w:rPr>
        <w:drawing>
          <wp:inline distT="0" distB="0" distL="0" distR="0" wp14:anchorId="34D0B0AE" wp14:editId="75DA8F2B">
            <wp:extent cx="5760720" cy="1955800"/>
            <wp:effectExtent l="0" t="0" r="0" b="0"/>
            <wp:docPr id="19209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763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CE77" w14:textId="77777777" w:rsidR="0054796B" w:rsidRPr="0054796B" w:rsidRDefault="0054796B" w:rsidP="0054796B"/>
    <w:p w14:paraId="7B6CBE0C" w14:textId="77777777" w:rsidR="0054796B" w:rsidRPr="0054796B" w:rsidRDefault="0054796B" w:rsidP="0054796B">
      <w:r w:rsidRPr="0054796B">
        <w:t>의도적으로 출력을 바꾼 뒤, pytest로 기준 파일을 갱신할 때 사용합니다.</w:t>
      </w:r>
    </w:p>
    <w:p w14:paraId="15C3C5D4" w14:textId="77777777" w:rsidR="0054796B" w:rsidRPr="0054796B" w:rsidRDefault="00000000" w:rsidP="0054796B">
      <w:r>
        <w:pict w14:anchorId="16DFB44B">
          <v:rect id="_x0000_i1097" style="width:0;height:1.5pt" o:hralign="center" o:hrstd="t" o:hr="t" fillcolor="#a0a0a0" stroked="f"/>
        </w:pict>
      </w:r>
    </w:p>
    <w:p w14:paraId="1289060C" w14:textId="77777777" w:rsidR="0054796B" w:rsidRPr="0054796B" w:rsidRDefault="0054796B" w:rsidP="0054796B">
      <w:r w:rsidRPr="0054796B">
        <w:rPr>
          <w:b/>
          <w:bCs/>
        </w:rPr>
        <w:t>권장 순서</w:t>
      </w:r>
    </w:p>
    <w:p w14:paraId="2DB9BE65" w14:textId="77777777" w:rsidR="0054796B" w:rsidRPr="0054796B" w:rsidRDefault="0054796B">
      <w:pPr>
        <w:numPr>
          <w:ilvl w:val="0"/>
          <w:numId w:val="85"/>
        </w:numPr>
      </w:pPr>
      <w:r w:rsidRPr="0054796B">
        <w:t>python scripts/generate_golden_master.py — 기준 파일 생성</w:t>
      </w:r>
    </w:p>
    <w:p w14:paraId="49C9FFD5" w14:textId="77777777" w:rsidR="0054796B" w:rsidRPr="0054796B" w:rsidRDefault="0054796B">
      <w:pPr>
        <w:numPr>
          <w:ilvl w:val="0"/>
          <w:numId w:val="85"/>
        </w:numPr>
      </w:pPr>
      <w:r w:rsidRPr="0054796B">
        <w:t>pytest tests/test_gm_01_magic_square_golden_master.py -v — PASS 확인</w:t>
      </w:r>
    </w:p>
    <w:p w14:paraId="656871BB" w14:textId="77777777" w:rsidR="0054796B" w:rsidRPr="0054796B" w:rsidRDefault="0054796B">
      <w:pPr>
        <w:numPr>
          <w:ilvl w:val="0"/>
          <w:numId w:val="85"/>
        </w:numPr>
      </w:pPr>
      <w:r w:rsidRPr="0054796B">
        <w:t>이후 변경마다 pytest ... 또는 generate_golden_master.py --check로 회귀 검증</w:t>
      </w:r>
    </w:p>
    <w:p w14:paraId="72E00D97" w14:textId="77777777" w:rsidR="0054796B" w:rsidRPr="0054796B" w:rsidRDefault="0054796B" w:rsidP="0054796B">
      <w:r w:rsidRPr="0054796B">
        <w:t>프로젝트 루트(C:\DEV\MagicSquare_1004)에서 실행하면 됩니다. </w:t>
      </w:r>
    </w:p>
    <w:p w14:paraId="02799814" w14:textId="0DCA7906" w:rsidR="000F3FBB" w:rsidRDefault="0054796B" w:rsidP="00033706">
      <w:r w:rsidRPr="0054796B">
        <w:t>venv를 쓰는 경우:</w:t>
      </w:r>
    </w:p>
    <w:p w14:paraId="308BA0A9" w14:textId="4FD5321C" w:rsidR="0054796B" w:rsidRPr="0054796B" w:rsidRDefault="0054796B" w:rsidP="00033706">
      <w:r w:rsidRPr="0054796B">
        <w:t>.venv/Scripts/python.exe -m pytest tests/test_gm_01_magic_square_golden_master.py -v</w:t>
      </w:r>
    </w:p>
    <w:p w14:paraId="6263D36C" w14:textId="77777777" w:rsidR="000F3FBB" w:rsidRPr="008F3342" w:rsidRDefault="000F3FBB" w:rsidP="00033706"/>
    <w:p w14:paraId="05F6629A" w14:textId="710A7601" w:rsidR="00033706" w:rsidRDefault="00033706">
      <w:pPr>
        <w:spacing w:after="160"/>
        <w:rPr>
          <w:rFonts w:ascii="Arial" w:eastAsiaTheme="minorEastAsia" w:hAnsi="Arial" w:cs="Arial"/>
          <w:b/>
          <w:bCs/>
          <w:color w:val="222222"/>
        </w:rPr>
      </w:pPr>
      <w:r>
        <w:rPr>
          <w:rFonts w:ascii="Arial" w:eastAsiaTheme="minorEastAsia" w:hAnsi="Arial" w:cs="Arial"/>
          <w:b/>
          <w:bCs/>
          <w:color w:val="222222"/>
        </w:rPr>
        <w:br w:type="page"/>
      </w:r>
    </w:p>
    <w:p w14:paraId="4B3E81D0" w14:textId="77777777" w:rsidR="0054796B" w:rsidRPr="0076618D" w:rsidRDefault="0054796B" w:rsidP="0054796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6618D">
        <w:rPr>
          <w:rFonts w:ascii="돋움" w:eastAsia="돋움" w:hAnsi="돋움" w:hint="eastAsia"/>
          <w:spacing w:val="-3"/>
          <w:w w:val="95"/>
          <w:sz w:val="24"/>
        </w:rPr>
        <w:lastRenderedPageBreak/>
        <w:t>문서 정리를 합니다.</w:t>
      </w:r>
    </w:p>
    <w:p w14:paraId="3806E88C" w14:textId="77777777" w:rsidR="0054796B" w:rsidRPr="008B7C98" w:rsidRDefault="0054796B" w:rsidP="0054796B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7C14107B" w14:textId="77777777" w:rsidR="0054796B" w:rsidRPr="007104D4" w:rsidRDefault="0054796B" w:rsidP="0054796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28C945C8" w14:textId="77777777" w:rsidR="0054796B" w:rsidRDefault="0054796B" w:rsidP="0054796B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4C86D050" w14:textId="77777777" w:rsidR="0054796B" w:rsidRDefault="0054796B" w:rsidP="0054796B">
      <w:pPr>
        <w:spacing w:after="160"/>
        <w:rPr>
          <w:sz w:val="20"/>
          <w:szCs w:val="20"/>
        </w:rPr>
      </w:pPr>
    </w:p>
    <w:p w14:paraId="6AF271EA" w14:textId="77777777" w:rsidR="0054796B" w:rsidRDefault="0054796B" w:rsidP="0054796B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EF2295">
        <w:rPr>
          <w:noProof/>
        </w:rPr>
        <w:drawing>
          <wp:inline distT="0" distB="0" distL="0" distR="0" wp14:anchorId="51F54315" wp14:editId="491B4D7A">
            <wp:extent cx="5760720" cy="536575"/>
            <wp:effectExtent l="0" t="0" r="0" b="0"/>
            <wp:docPr id="21045445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0A94" w14:textId="77777777" w:rsidR="0054796B" w:rsidRDefault="0054796B" w:rsidP="0054796B">
      <w:pPr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Pr="00AC588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깃 헙 업로드 및 리뷰</w:t>
      </w:r>
    </w:p>
    <w:p w14:paraId="5FE7B13F" w14:textId="77777777" w:rsidR="0054796B" w:rsidRDefault="0054796B" w:rsidP="0054796B">
      <w:pPr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03895300" w14:textId="7F0B3A62" w:rsidR="00B73E6E" w:rsidRDefault="00C73C14" w:rsidP="0054796B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C73C14">
        <w:rPr>
          <w:rFonts w:ascii="돋움" w:eastAsia="돋움"/>
          <w:noProof/>
          <w:spacing w:val="-3"/>
          <w:w w:val="95"/>
        </w:rPr>
        <w:drawing>
          <wp:inline distT="0" distB="0" distL="0" distR="0" wp14:anchorId="294946F6" wp14:editId="7B3404AF">
            <wp:extent cx="5611008" cy="3038899"/>
            <wp:effectExtent l="0" t="0" r="8890" b="9525"/>
            <wp:docPr id="8636277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27798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1C49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324566F" w14:textId="639F6D20" w:rsidR="00B73E6E" w:rsidRPr="0054796B" w:rsidRDefault="00C73C14" w:rsidP="00A969AE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36"/>
        </w:rPr>
      </w:pPr>
      <w:r w:rsidRPr="0054796B">
        <w:rPr>
          <w:rFonts w:ascii="돋움" w:eastAsia="돋움"/>
          <w:b/>
          <w:bCs/>
          <w:spacing w:val="-3"/>
          <w:w w:val="95"/>
          <w:sz w:val="28"/>
          <w:szCs w:val="36"/>
        </w:rPr>
        <w:t>머지</w:t>
      </w:r>
    </w:p>
    <w:p w14:paraId="1B5BE1BE" w14:textId="25519383" w:rsidR="00B73E6E" w:rsidRDefault="00C73C14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C73C14">
        <w:rPr>
          <w:rFonts w:ascii="돋움" w:eastAsia="돋움"/>
          <w:noProof/>
          <w:spacing w:val="-3"/>
          <w:w w:val="95"/>
        </w:rPr>
        <w:lastRenderedPageBreak/>
        <w:drawing>
          <wp:inline distT="0" distB="0" distL="0" distR="0" wp14:anchorId="4594D53E" wp14:editId="79C57E64">
            <wp:extent cx="5258534" cy="3000794"/>
            <wp:effectExtent l="0" t="0" r="0" b="9525"/>
            <wp:docPr id="14859883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8336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A31A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88DCE58" w14:textId="62804217" w:rsidR="00B73E6E" w:rsidRDefault="00C73C14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C73C14">
        <w:rPr>
          <w:rFonts w:ascii="돋움" w:eastAsia="돋움"/>
          <w:noProof/>
          <w:spacing w:val="-3"/>
          <w:w w:val="95"/>
        </w:rPr>
        <w:drawing>
          <wp:inline distT="0" distB="0" distL="0" distR="0" wp14:anchorId="6D7460DE" wp14:editId="4239AA83">
            <wp:extent cx="5760720" cy="2098675"/>
            <wp:effectExtent l="0" t="0" r="0" b="0"/>
            <wp:docPr id="96331441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F430F347-A2B0-4852-8820-A7A6E8680F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F430F347-A2B0-4852-8820-A7A6E8680F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4F02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DA7A3AD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2241FC8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0BD2801" w14:textId="77777777" w:rsidR="00B73E6E" w:rsidRDefault="00B73E6E" w:rsidP="00A969A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F9D2DF8" w14:textId="7F60419D" w:rsidR="00BD7DDC" w:rsidRDefault="00BD7DDC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p w14:paraId="2AC21D32" w14:textId="68634017" w:rsidR="00BD7DDC" w:rsidRDefault="00BD7DDC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6F59C1" w14:paraId="447B2931" w14:textId="77777777" w:rsidTr="007B0FCE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3B94BE30" w14:textId="77777777" w:rsidR="006F59C1" w:rsidRDefault="006F59C1" w:rsidP="007B0FCE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6C9537DB" w14:textId="77777777" w:rsidR="00B7356F" w:rsidRDefault="00B7356F" w:rsidP="00B7356F">
            <w:pPr>
              <w:pStyle w:val="10"/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36"/>
                <w:szCs w:val="36"/>
              </w:rPr>
              <w:t>PART 4  Refactoring 단계 프롬프트</w:t>
            </w:r>
          </w:p>
          <w:p w14:paraId="338CC831" w14:textId="77777777" w:rsidR="00B7356F" w:rsidRDefault="00B7356F" w:rsidP="00B1325D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Refactoring 단계는 GREEN 상태를 유지하면서 구조만 개선합니다. 외부 계약(입력/출력/예외 타입·메시지)은 절대 변경하지 않습니다.</w:t>
            </w:r>
          </w:p>
          <w:p w14:paraId="54510D61" w14:textId="0650FDA4" w:rsidR="006F59C1" w:rsidRDefault="006F59C1" w:rsidP="007B0FCE">
            <w:pPr>
              <w:pStyle w:val="a3"/>
              <w:wordWrap/>
              <w:snapToGrid w:val="0"/>
              <w:spacing w:line="480" w:lineRule="auto"/>
              <w:jc w:val="center"/>
            </w:pPr>
          </w:p>
        </w:tc>
      </w:tr>
    </w:tbl>
    <w:p w14:paraId="43E8064E" w14:textId="77777777" w:rsidR="006F59C1" w:rsidRDefault="006F59C1" w:rsidP="006F59C1">
      <w:pPr>
        <w:pStyle w:val="a3"/>
        <w:wordWrap/>
        <w:jc w:val="center"/>
      </w:pPr>
    </w:p>
    <w:p w14:paraId="7BC89C3C" w14:textId="77777777" w:rsidR="00BD7DDC" w:rsidRPr="00BD7DDC" w:rsidRDefault="006F59C1" w:rsidP="00BD7DDC">
      <w:pPr>
        <w:pStyle w:val="a3"/>
        <w:snapToGrid w:val="0"/>
        <w:spacing w:line="480" w:lineRule="auto"/>
        <w:rPr>
          <w:rFonts w:ascii="돋움" w:eastAsia="돋움"/>
          <w:b/>
          <w:bCs/>
          <w:sz w:val="28"/>
          <w:szCs w:val="20"/>
          <w:u w:val="single"/>
        </w:rPr>
      </w:pPr>
      <w:r w:rsidRPr="00FC5B24">
        <w:rPr>
          <w:rFonts w:ascii="돋움" w:eastAsia="돋움" w:hint="eastAsia"/>
          <w:b/>
          <w:sz w:val="28"/>
          <w:szCs w:val="20"/>
          <w:u w:val="single"/>
        </w:rPr>
        <w:t xml:space="preserve">과제 </w:t>
      </w:r>
      <w:r w:rsidRPr="00FC5B24">
        <w:rPr>
          <w:rFonts w:ascii="돋움" w:eastAsia="돋움"/>
          <w:b/>
          <w:sz w:val="28"/>
          <w:szCs w:val="20"/>
          <w:u w:val="single"/>
        </w:rPr>
        <w:t xml:space="preserve">1: </w:t>
      </w:r>
      <w:r w:rsidR="00BD7DDC" w:rsidRPr="00BD7DDC">
        <w:rPr>
          <w:rFonts w:ascii="돋움" w:eastAsia="돋움"/>
          <w:b/>
          <w:bCs/>
          <w:sz w:val="28"/>
          <w:szCs w:val="20"/>
          <w:u w:val="single"/>
        </w:rPr>
        <w:t xml:space="preserve">Refactoring Cycle </w:t>
      </w:r>
      <w:r w:rsidR="00BD7DDC" w:rsidRPr="00BD7DDC">
        <w:rPr>
          <w:rFonts w:ascii="돋움" w:eastAsia="돋움"/>
          <w:b/>
          <w:bCs/>
          <w:sz w:val="28"/>
          <w:szCs w:val="20"/>
          <w:u w:val="single"/>
        </w:rPr>
        <w:t>–</w:t>
      </w:r>
      <w:r w:rsidR="00BD7DDC" w:rsidRPr="00BD7DDC">
        <w:rPr>
          <w:rFonts w:ascii="돋움" w:eastAsia="돋움"/>
          <w:b/>
          <w:bCs/>
          <w:sz w:val="28"/>
          <w:szCs w:val="20"/>
          <w:u w:val="single"/>
        </w:rPr>
        <w:t xml:space="preserve"> 브랜치 작업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6F59C1" w:rsidRPr="007253B1" w14:paraId="2807D629" w14:textId="77777777" w:rsidTr="00B1325D">
        <w:tc>
          <w:tcPr>
            <w:tcW w:w="9005" w:type="dxa"/>
          </w:tcPr>
          <w:p w14:paraId="667E59CE" w14:textId="77777777" w:rsidR="006F59C1" w:rsidRPr="006F59C1" w:rsidRDefault="006F59C1" w:rsidP="006F59C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6F59C1">
              <w:rPr>
                <w:rFonts w:ascii="돋움" w:eastAsia="돋움" w:hAnsi="돋움"/>
                <w:b/>
                <w:bCs/>
                <w:sz w:val="24"/>
              </w:rPr>
              <w:t>Magic Square(4x4) 커밋 단위로 Dual-Track Refactoring 을 진행하도록 Cursor.AI에 지시하는 실전 프롬프트를 작성해줘.</w:t>
            </w:r>
          </w:p>
          <w:p w14:paraId="18481937" w14:textId="77777777" w:rsidR="006F59C1" w:rsidRPr="006F59C1" w:rsidRDefault="006F59C1" w:rsidP="006F59C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20FC239B" w14:textId="77777777" w:rsidR="006F59C1" w:rsidRPr="006F59C1" w:rsidRDefault="006F59C1" w:rsidP="006F59C1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6F59C1">
              <w:rPr>
                <w:rFonts w:ascii="돋움" w:eastAsia="돋움" w:hAnsi="돋움" w:hint="eastAsia"/>
                <w:b/>
                <w:bCs/>
                <w:sz w:val="24"/>
              </w:rPr>
              <w:t>커밋</w:t>
            </w:r>
            <w:r w:rsidRPr="006F59C1">
              <w:rPr>
                <w:rFonts w:ascii="돋움" w:eastAsia="돋움" w:hAnsi="돋움"/>
                <w:b/>
                <w:bCs/>
                <w:sz w:val="24"/>
              </w:rPr>
              <w:t xml:space="preserve"> 단위로, UI Track(Boundary) 와 Logic Track(Domain) 를 동시에 안전하게 리팩토링하고, 테스트로 보호</w:t>
            </w:r>
          </w:p>
          <w:p w14:paraId="47C9E94C" w14:textId="5C4537E6" w:rsidR="006F59C1" w:rsidRPr="006F59C1" w:rsidRDefault="006F59C1" w:rsidP="007B0FC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4FAFBCA8" w14:textId="77777777" w:rsidR="006F59C1" w:rsidRDefault="006F59C1" w:rsidP="006F59C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1CD01CD" w14:textId="77777777" w:rsidR="00A969AE" w:rsidRPr="00722F3E" w:rsidRDefault="00A969AE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55069657" w14:textId="616ED618" w:rsidR="00680ABB" w:rsidRPr="00722F3E" w:rsidRDefault="00722F3E" w:rsidP="00680ABB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722F3E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="00680ABB" w:rsidRPr="00722F3E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먼저, 깃 브랜치를 확인합니다.</w:t>
      </w:r>
    </w:p>
    <w:p w14:paraId="78C27359" w14:textId="77777777" w:rsidR="00680ABB" w:rsidRDefault="00680ABB" w:rsidP="00680AB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>로컬에서:</w:t>
      </w:r>
    </w:p>
    <w:p w14:paraId="1DD3BF60" w14:textId="77777777" w:rsidR="00552CE0" w:rsidRPr="00B73E6E" w:rsidRDefault="00552CE0" w:rsidP="00552CE0">
      <w:pPr>
        <w:pStyle w:val="a4"/>
        <w:spacing w:line="312" w:lineRule="auto"/>
        <w:ind w:left="283"/>
        <w:rPr>
          <w:rFonts w:ascii="돋움" w:eastAsia="돋움" w:hAnsi="돋움"/>
          <w:spacing w:val="-3"/>
          <w:w w:val="95"/>
          <w:sz w:val="24"/>
        </w:rPr>
      </w:pPr>
      <w:r w:rsidRPr="00B73E6E">
        <w:rPr>
          <w:rFonts w:ascii="돋움" w:eastAsia="돋움" w:hAnsi="돋움"/>
          <w:spacing w:val="-3"/>
          <w:w w:val="95"/>
          <w:sz w:val="24"/>
        </w:rPr>
        <w:t>git checkout develop</w:t>
      </w:r>
    </w:p>
    <w:p w14:paraId="5F618137" w14:textId="77777777" w:rsidR="00552CE0" w:rsidRPr="00B73E6E" w:rsidRDefault="00552CE0" w:rsidP="00552CE0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B73E6E">
        <w:rPr>
          <w:rFonts w:ascii="돋움" w:eastAsia="돋움" w:hAnsi="돋움"/>
          <w:spacing w:val="-3"/>
          <w:w w:val="95"/>
          <w:sz w:val="24"/>
        </w:rPr>
        <w:t xml:space="preserve">  git pull origin develop</w:t>
      </w:r>
    </w:p>
    <w:p w14:paraId="3AA715CA" w14:textId="36F3ECEB" w:rsidR="00552CE0" w:rsidRPr="00B73E6E" w:rsidRDefault="00552CE0" w:rsidP="00552CE0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B73E6E">
        <w:rPr>
          <w:rFonts w:ascii="돋움" w:eastAsia="돋움" w:hAnsi="돋움"/>
          <w:spacing w:val="-3"/>
          <w:w w:val="95"/>
          <w:sz w:val="24"/>
        </w:rPr>
        <w:t xml:space="preserve">  git checkout -b </w:t>
      </w:r>
      <w:r w:rsidRPr="00722F3E">
        <w:rPr>
          <w:rFonts w:ascii="돋움" w:eastAsia="돋움" w:hAnsi="돋움"/>
          <w:spacing w:val="-3"/>
          <w:w w:val="95"/>
          <w:sz w:val="24"/>
        </w:rPr>
        <w:t>refactor/refactor</w:t>
      </w:r>
    </w:p>
    <w:p w14:paraId="5400B874" w14:textId="77777777" w:rsidR="00552CE0" w:rsidRDefault="00552CE0" w:rsidP="00680AB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BE04B06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>kz4ne@kz4network MINGW64 /c/DEV/MagicSquare _1004 (refactor/refactor)</w:t>
      </w:r>
    </w:p>
    <w:p w14:paraId="16AB0DDB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>$ git branch</w:t>
      </w:r>
    </w:p>
    <w:p w14:paraId="3B3F5AF5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 xml:space="preserve">  develop</w:t>
      </w:r>
    </w:p>
    <w:p w14:paraId="08913F06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 xml:space="preserve">  feature/dual-track-tdd</w:t>
      </w:r>
    </w:p>
    <w:p w14:paraId="472B90BC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 xml:space="preserve">  main</w:t>
      </w:r>
    </w:p>
    <w:p w14:paraId="6D5C680B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lastRenderedPageBreak/>
        <w:t>* refactor/refactor</w:t>
      </w:r>
    </w:p>
    <w:p w14:paraId="0D104F7B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 xml:space="preserve">  stabilize/green</w:t>
      </w:r>
    </w:p>
    <w:p w14:paraId="45C5E14C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>kz4ne@kz4network MINGW64 /c/DEV/MagicSquare _1004 (refactor/refactor)</w:t>
      </w:r>
    </w:p>
    <w:p w14:paraId="5361029D" w14:textId="77777777" w:rsid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>$</w:t>
      </w:r>
    </w:p>
    <w:p w14:paraId="198C200E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36"/>
          <w:u w:val="single"/>
        </w:rPr>
      </w:pPr>
      <w:r w:rsidRPr="008B3C9D">
        <w:rPr>
          <w:rFonts w:ascii="돋움" w:eastAsia="돋움" w:hAnsi="돋움"/>
          <w:b/>
          <w:bCs/>
          <w:spacing w:val="-3"/>
          <w:w w:val="95"/>
          <w:sz w:val="28"/>
          <w:szCs w:val="36"/>
          <w:u w:val="single"/>
        </w:rPr>
        <w:t>1. 테스트 존재 여부</w:t>
      </w:r>
    </w:p>
    <w:p w14:paraId="2FB68597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</w:rPr>
      </w:pPr>
      <w:r w:rsidRPr="008B3C9D">
        <w:rPr>
          <w:rFonts w:ascii="돋움" w:eastAsia="돋움" w:hAnsi="돋움"/>
          <w:b/>
          <w:bCs/>
          <w:spacing w:val="-3"/>
          <w:w w:val="95"/>
        </w:rPr>
        <w:t>test_*.py는 있습니다 (총 12개 + golden master 1개)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4180"/>
        <w:gridCol w:w="4082"/>
      </w:tblGrid>
      <w:tr w:rsidR="008B3C9D" w:rsidRPr="008B3C9D" w14:paraId="79C9DD80" w14:textId="77777777" w:rsidTr="008B3C9D">
        <w:trPr>
          <w:tblHeader/>
        </w:trPr>
        <w:tc>
          <w:tcPr>
            <w:tcW w:w="57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2FB6CB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영역</w:t>
            </w:r>
          </w:p>
        </w:tc>
        <w:tc>
          <w:tcPr>
            <w:tcW w:w="223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4416B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테스트 파일</w:t>
            </w:r>
          </w:p>
        </w:tc>
        <w:tc>
          <w:tcPr>
            <w:tcW w:w="218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CE7E23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대상 코드</w:t>
            </w:r>
          </w:p>
        </w:tc>
      </w:tr>
      <w:tr w:rsidR="008B3C9D" w:rsidRPr="008B3C9D" w14:paraId="52A25B76" w14:textId="77777777" w:rsidTr="008B3C9D">
        <w:tc>
          <w:tcPr>
            <w:tcW w:w="57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438111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Boundary</w:t>
            </w:r>
          </w:p>
        </w:tc>
        <w:tc>
          <w:tcPr>
            <w:tcW w:w="22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BB55E6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test_ac_fr_01_01_input_validation.py</w:t>
            </w:r>
          </w:p>
        </w:tc>
        <w:tc>
          <w:tcPr>
            <w:tcW w:w="21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DB2189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InputValidator</w:t>
            </w:r>
          </w:p>
        </w:tc>
      </w:tr>
      <w:tr w:rsidR="008B3C9D" w:rsidRPr="008B3C9D" w14:paraId="1610FA90" w14:textId="77777777" w:rsidTr="008B3C9D">
        <w:tc>
          <w:tcPr>
            <w:tcW w:w="57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B9DC7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Boundary</w:t>
            </w:r>
          </w:p>
        </w:tc>
        <w:tc>
          <w:tcPr>
            <w:tcW w:w="22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0A1F4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test_ac_fr_01_01_ui_boundary_flow.py</w:t>
            </w:r>
          </w:p>
        </w:tc>
        <w:tc>
          <w:tcPr>
            <w:tcW w:w="21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1CC22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UIBoundary (resolve 0회)</w:t>
            </w:r>
          </w:p>
        </w:tc>
      </w:tr>
      <w:tr w:rsidR="008B3C9D" w:rsidRPr="008B3C9D" w14:paraId="2EFA312D" w14:textId="77777777" w:rsidTr="008B3C9D">
        <w:tc>
          <w:tcPr>
            <w:tcW w:w="57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69215C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Boundary</w:t>
            </w:r>
          </w:p>
        </w:tc>
        <w:tc>
          <w:tcPr>
            <w:tcW w:w="22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317EFD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test_u_in_04_08_input_validation.py</w:t>
            </w:r>
          </w:p>
        </w:tc>
        <w:tc>
          <w:tcPr>
            <w:tcW w:w="21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E1B56F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InputValidator (일부 GREEN, 나머지 RED)</w:t>
            </w:r>
          </w:p>
        </w:tc>
      </w:tr>
      <w:tr w:rsidR="008B3C9D" w:rsidRPr="008B3C9D" w14:paraId="2EF588F3" w14:textId="77777777" w:rsidTr="008B3C9D">
        <w:tc>
          <w:tcPr>
            <w:tcW w:w="57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D5A9F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Boundary</w:t>
            </w:r>
          </w:p>
        </w:tc>
        <w:tc>
          <w:tcPr>
            <w:tcW w:w="22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A6657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test_u_flow_02_domain_isolation.py</w:t>
            </w:r>
          </w:p>
        </w:tc>
        <w:tc>
          <w:tcPr>
            <w:tcW w:w="21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C51CFB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UIBoundary (</w:t>
            </w: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전부 RED 스켈레톤</w:t>
            </w:r>
            <w:r w:rsidRPr="008B3C9D">
              <w:rPr>
                <w:rFonts w:ascii="돋움" w:eastAsia="돋움" w:hAnsi="돋움"/>
                <w:spacing w:val="-3"/>
                <w:w w:val="95"/>
              </w:rPr>
              <w:t>)</w:t>
            </w:r>
          </w:p>
        </w:tc>
      </w:tr>
      <w:tr w:rsidR="008B3C9D" w:rsidRPr="008B3C9D" w14:paraId="3C910C30" w14:textId="77777777" w:rsidTr="008B3C9D">
        <w:tc>
          <w:tcPr>
            <w:tcW w:w="57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939BDC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Boundary</w:t>
            </w:r>
          </w:p>
        </w:tc>
        <w:tc>
          <w:tcPr>
            <w:tcW w:w="22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CF08A2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test_u_out_01_03_output_contract.py</w:t>
            </w:r>
          </w:p>
        </w:tc>
        <w:tc>
          <w:tcPr>
            <w:tcW w:w="21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8B1427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UIBoundary (U-OUT-01만 GREEN)</w:t>
            </w:r>
          </w:p>
        </w:tc>
      </w:tr>
      <w:tr w:rsidR="008B3C9D" w:rsidRPr="008B3C9D" w14:paraId="00E0F98F" w14:textId="77777777" w:rsidTr="008B3C9D">
        <w:tc>
          <w:tcPr>
            <w:tcW w:w="57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8D561F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Control</w:t>
            </w:r>
          </w:p>
        </w:tc>
        <w:tc>
          <w:tcPr>
            <w:tcW w:w="22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2D9E16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test_solve_partial_magic_square.py</w:t>
            </w:r>
          </w:p>
        </w:tc>
        <w:tc>
          <w:tcPr>
            <w:tcW w:w="21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1655A8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SolvePartialMagicSquare (1건 GREEN)</w:t>
            </w:r>
          </w:p>
        </w:tc>
      </w:tr>
      <w:tr w:rsidR="008B3C9D" w:rsidRPr="008B3C9D" w14:paraId="43232330" w14:textId="77777777" w:rsidTr="008B3C9D">
        <w:tc>
          <w:tcPr>
            <w:tcW w:w="57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297A0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Entity</w:t>
            </w:r>
          </w:p>
        </w:tc>
        <w:tc>
          <w:tcPr>
            <w:tcW w:w="22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0FA334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test_d_loc/mis/val/sol_*.py</w:t>
            </w:r>
          </w:p>
        </w:tc>
        <w:tc>
          <w:tcPr>
            <w:tcW w:w="21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F4CB2C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각 domain service (일부 GREEN, 다수 RED)</w:t>
            </w:r>
          </w:p>
        </w:tc>
      </w:tr>
      <w:tr w:rsidR="008B3C9D" w:rsidRPr="008B3C9D" w14:paraId="2E3AF2CE" w14:textId="77777777" w:rsidTr="008B3C9D">
        <w:tc>
          <w:tcPr>
            <w:tcW w:w="57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09B7DD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회귀</w:t>
            </w:r>
          </w:p>
        </w:tc>
        <w:tc>
          <w:tcPr>
            <w:tcW w:w="223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DF6171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test_gm_01_magic_square_golden_master.py</w:t>
            </w:r>
          </w:p>
        </w:tc>
        <w:tc>
          <w:tcPr>
            <w:tcW w:w="21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AA02D1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UIBoundary E2E 출력 스냅샷</w:t>
            </w:r>
          </w:p>
        </w:tc>
      </w:tr>
    </w:tbl>
    <w:p w14:paraId="26818B73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36"/>
          <w:u w:val="single"/>
        </w:rPr>
      </w:pPr>
      <w:r w:rsidRPr="008B3C9D">
        <w:rPr>
          <w:rFonts w:ascii="돋움" w:eastAsia="돋움" w:hAnsi="돋움"/>
          <w:b/>
          <w:bCs/>
          <w:spacing w:val="-3"/>
          <w:w w:val="95"/>
          <w:sz w:val="28"/>
          <w:szCs w:val="36"/>
          <w:u w:val="single"/>
        </w:rPr>
        <w:t>테스트가 없거나 부족한 대상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640"/>
        <w:gridCol w:w="2827"/>
      </w:tblGrid>
      <w:tr w:rsidR="008B3C9D" w:rsidRPr="008B3C9D" w14:paraId="15F8ECB3" w14:textId="77777777" w:rsidTr="008B3C9D">
        <w:trPr>
          <w:tblHeader/>
        </w:trPr>
        <w:tc>
          <w:tcPr>
            <w:tcW w:w="2074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CF809C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파일</w:t>
            </w:r>
          </w:p>
        </w:tc>
        <w:tc>
          <w:tcPr>
            <w:tcW w:w="141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85C599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상태</w:t>
            </w:r>
          </w:p>
        </w:tc>
        <w:tc>
          <w:tcPr>
            <w:tcW w:w="151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FA7220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리팩토링 전 보강 권장</w:t>
            </w:r>
          </w:p>
        </w:tc>
      </w:tr>
      <w:tr w:rsidR="008B3C9D" w:rsidRPr="008B3C9D" w14:paraId="14BC74A4" w14:textId="77777777" w:rsidTr="008B3C9D">
        <w:tc>
          <w:tcPr>
            <w:tcW w:w="207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9D55EA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src/boundary/screen/main_window.py</w:t>
            </w:r>
          </w:p>
        </w:tc>
        <w:tc>
          <w:tcPr>
            <w:tcW w:w="14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59F09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전용 test_*.py 없음</w:t>
            </w:r>
            <w:r w:rsidRPr="008B3C9D">
              <w:rPr>
                <w:rFonts w:ascii="돋움" w:eastAsia="돋움" w:hAnsi="돋움"/>
                <w:spacing w:val="-3"/>
                <w:w w:val="95"/>
              </w:rPr>
              <w:t> (Report/12: 수동 검증만)</w:t>
            </w:r>
          </w:p>
        </w:tc>
        <w:tc>
          <w:tcPr>
            <w:tcW w:w="15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E322D8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UI 계약 테스트 또는 golden master 확장</w:t>
            </w:r>
          </w:p>
        </w:tc>
      </w:tr>
      <w:tr w:rsidR="008B3C9D" w:rsidRPr="008B3C9D" w14:paraId="05B86413" w14:textId="77777777" w:rsidTr="008B3C9D">
        <w:tc>
          <w:tcPr>
            <w:tcW w:w="207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D36596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src/boundary/screen/app.py</w:t>
            </w:r>
          </w:p>
        </w:tc>
        <w:tc>
          <w:tcPr>
            <w:tcW w:w="14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ECF332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없음</w:t>
            </w:r>
          </w:p>
        </w:tc>
        <w:tc>
          <w:tcPr>
            <w:tcW w:w="15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3ABED9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--verify CLI 동작 테스트 (선택)</w:t>
            </w:r>
          </w:p>
        </w:tc>
      </w:tr>
      <w:tr w:rsidR="008B3C9D" w:rsidRPr="008B3C9D" w14:paraId="52D8F82B" w14:textId="77777777" w:rsidTr="008B3C9D">
        <w:tc>
          <w:tcPr>
            <w:tcW w:w="207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E3ED32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src/boundary/schemas.py</w:t>
            </w:r>
          </w:p>
        </w:tc>
        <w:tc>
          <w:tcPr>
            <w:tcW w:w="14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0F44CB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전용 파일 없음</w:t>
            </w:r>
            <w:r w:rsidRPr="008B3C9D">
              <w:rPr>
                <w:rFonts w:ascii="돋움" w:eastAsia="돋움" w:hAnsi="돋움"/>
                <w:spacing w:val="-3"/>
                <w:w w:val="95"/>
              </w:rPr>
              <w:t> (간접 검증만)</w:t>
            </w:r>
          </w:p>
        </w:tc>
        <w:tc>
          <w:tcPr>
            <w:tcW w:w="15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CF1156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필요 시 envelope 직렬화 단위 테스트</w:t>
            </w:r>
          </w:p>
        </w:tc>
      </w:tr>
      <w:tr w:rsidR="008B3C9D" w:rsidRPr="008B3C9D" w14:paraId="3024566B" w14:textId="77777777" w:rsidTr="008B3C9D">
        <w:tc>
          <w:tcPr>
            <w:tcW w:w="207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B5610F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src/boundary/ui_boundary.py</w:t>
            </w:r>
          </w:p>
        </w:tc>
        <w:tc>
          <w:tcPr>
            <w:tcW w:w="14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597BAE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있으나 </w:t>
            </w: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U-FLOW-02, U-OUT-02~03은 RED</w:t>
            </w:r>
          </w:p>
        </w:tc>
        <w:tc>
          <w:tcPr>
            <w:tcW w:w="15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EA8606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RED 스켈레톤 GREEN 완료 후 리팩토링</w:t>
            </w:r>
          </w:p>
        </w:tc>
      </w:tr>
      <w:tr w:rsidR="008B3C9D" w:rsidRPr="008B3C9D" w14:paraId="2992E24A" w14:textId="77777777" w:rsidTr="008B3C9D">
        <w:tc>
          <w:tcPr>
            <w:tcW w:w="207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41039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src/control/solve_partial_magic_square.py</w:t>
            </w:r>
          </w:p>
        </w:tc>
        <w:tc>
          <w:tcPr>
            <w:tcW w:w="14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F543F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1건만 GREEN</w:t>
            </w:r>
          </w:p>
        </w:tc>
        <w:tc>
          <w:tcPr>
            <w:tcW w:w="15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0F99FB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Step B, E006 등 추가 시나리오</w:t>
            </w:r>
          </w:p>
        </w:tc>
      </w:tr>
      <w:tr w:rsidR="008B3C9D" w:rsidRPr="008B3C9D" w14:paraId="63030811" w14:textId="77777777" w:rsidTr="008B3C9D">
        <w:tc>
          <w:tcPr>
            <w:tcW w:w="207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FFFBE4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src/entity/services/*</w:t>
            </w:r>
          </w:p>
        </w:tc>
        <w:tc>
          <w:tcPr>
            <w:tcW w:w="14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6F067D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b/>
                <w:bCs/>
                <w:spacing w:val="-3"/>
                <w:w w:val="95"/>
              </w:rPr>
              <w:t>다수 RED 스켈레톤</w:t>
            </w:r>
            <w:r w:rsidRPr="008B3C9D">
              <w:rPr>
                <w:rFonts w:ascii="돋움" w:eastAsia="돋움" w:hAnsi="돋움"/>
                <w:spacing w:val="-3"/>
                <w:w w:val="95"/>
              </w:rPr>
              <w:t> (pytest.fail)</w:t>
            </w:r>
          </w:p>
        </w:tc>
        <w:tc>
          <w:tcPr>
            <w:tcW w:w="15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8A6C8" w14:textId="77777777" w:rsidR="008B3C9D" w:rsidRPr="008B3C9D" w:rsidRDefault="008B3C9D" w:rsidP="008B3C9D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B3C9D">
              <w:rPr>
                <w:rFonts w:ascii="돋움" w:eastAsia="돋움" w:hAnsi="돋움"/>
                <w:spacing w:val="-3"/>
                <w:w w:val="95"/>
              </w:rPr>
              <w:t>Logic Track RED → GREEN 선행</w:t>
            </w:r>
          </w:p>
        </w:tc>
      </w:tr>
    </w:tbl>
    <w:p w14:paraId="065963F9" w14:textId="77777777" w:rsidR="008B3C9D" w:rsidRPr="008B3C9D" w:rsidRDefault="008B3C9D" w:rsidP="008B3C9D">
      <w:pPr>
        <w:pStyle w:val="a4"/>
        <w:numPr>
          <w:ilvl w:val="0"/>
          <w:numId w:val="5"/>
        </w:numPr>
        <w:spacing w:line="312" w:lineRule="auto"/>
        <w:rPr>
          <w:rFonts w:ascii="돋움" w:eastAsia="돋움" w:hAnsi="돋움"/>
          <w:spacing w:val="-3"/>
          <w:w w:val="95"/>
        </w:rPr>
      </w:pPr>
      <w:r w:rsidRPr="008B3C9D">
        <w:rPr>
          <w:rFonts w:ascii="돋움" w:eastAsia="돋움" w:hAnsi="돋움"/>
          <w:spacing w:val="-3"/>
          <w:w w:val="95"/>
        </w:rPr>
        <w:lastRenderedPageBreak/>
        <w:t>Report/12 기준: </w:t>
      </w:r>
      <w:r w:rsidRPr="008B3C9D">
        <w:rPr>
          <w:rFonts w:ascii="돋움" w:eastAsia="돋움" w:hAnsi="돋움"/>
          <w:b/>
          <w:bCs/>
          <w:spacing w:val="-3"/>
          <w:w w:val="95"/>
        </w:rPr>
        <w:t>21 passed / 19 failed</w:t>
      </w:r>
      <w:r w:rsidRPr="008B3C9D">
        <w:rPr>
          <w:rFonts w:ascii="돋움" w:eastAsia="돋움" w:hAnsi="돋움"/>
          <w:spacing w:val="-3"/>
          <w:w w:val="95"/>
        </w:rPr>
        <w:t> — 실패 19건은 미완 RED 스켈레톤입니다.</w:t>
      </w:r>
    </w:p>
    <w:p w14:paraId="2E5CFB3C" w14:textId="77777777" w:rsidR="008B3C9D" w:rsidRPr="008B3C9D" w:rsidRDefault="00000000" w:rsidP="008B3C9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>
        <w:rPr>
          <w:rFonts w:ascii="돋움" w:eastAsia="돋움" w:hAnsi="돋움"/>
          <w:spacing w:val="-3"/>
          <w:w w:val="95"/>
        </w:rPr>
        <w:pict w14:anchorId="5528CEA3">
          <v:rect id="_x0000_i1098" style="width:0;height:1.5pt" o:hralign="center" o:hrstd="t" o:hr="t" fillcolor="#a0a0a0" stroked="f"/>
        </w:pict>
      </w:r>
    </w:p>
    <w:p w14:paraId="401EF3FB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</w:rPr>
      </w:pPr>
      <w:r w:rsidRPr="008B3C9D">
        <w:rPr>
          <w:rFonts w:ascii="돋움" w:eastAsia="돋움" w:hAnsi="돋움"/>
          <w:b/>
          <w:bCs/>
          <w:spacing w:val="-3"/>
          <w:w w:val="95"/>
        </w:rPr>
        <w:t>2. 테스트 없이 리팩토링을 시작하면 안 되는 이유 (한 줄)</w:t>
      </w:r>
    </w:p>
    <w:p w14:paraId="7E82AD16" w14:textId="77777777" w:rsidR="008B3C9D" w:rsidRPr="008B3C9D" w:rsidRDefault="008B3C9D" w:rsidP="008B3C9D">
      <w:pPr>
        <w:pStyle w:val="a4"/>
        <w:numPr>
          <w:ilvl w:val="0"/>
          <w:numId w:val="5"/>
        </w:numPr>
        <w:spacing w:line="312" w:lineRule="auto"/>
        <w:rPr>
          <w:rFonts w:ascii="돋움" w:eastAsia="돋움" w:hAnsi="돋움"/>
          <w:spacing w:val="-3"/>
          <w:w w:val="95"/>
        </w:rPr>
      </w:pPr>
      <w:r w:rsidRPr="008B3C9D">
        <w:rPr>
          <w:rFonts w:ascii="돋움" w:eastAsia="돋움" w:hAnsi="돋움"/>
          <w:b/>
          <w:bCs/>
          <w:spacing w:val="-3"/>
          <w:w w:val="95"/>
        </w:rPr>
        <w:t>내부 구조를 바꿔도 입출력 계약(E001~E007, int[6])과 ECB 경계가 깨졌는지 자동으로 감지할 안전망이 없어, .cursorrules의 refactor phase(“pytest 전체 GREEN 유지”)를 만족할 수 없습니다.</w:t>
      </w:r>
    </w:p>
    <w:p w14:paraId="5E4D42B8" w14:textId="42F958F8" w:rsidR="00B7356F" w:rsidRPr="008B3C9D" w:rsidRDefault="008B3C9D" w:rsidP="008B3C9D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/>
          <w:spacing w:val="-3"/>
          <w:w w:val="95"/>
        </w:rPr>
        <w:br w:type="page"/>
      </w:r>
      <w:r w:rsidR="00722F3E" w:rsidRPr="00722F3E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lastRenderedPageBreak/>
        <w:t xml:space="preserve">□ </w:t>
      </w:r>
      <w:r w:rsidR="00B7356F"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P-07  </w:t>
      </w:r>
      <w:r w:rsidR="00B7356F"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리팩토링</w:t>
      </w:r>
      <w:r w:rsidR="00B7356F"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r w:rsidR="00B7356F"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전</w:t>
      </w:r>
      <w:r w:rsidR="00B7356F"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r w:rsidR="00B7356F"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분석</w:t>
      </w:r>
      <w:r w:rsidR="00B7356F"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(Ask </w:t>
      </w:r>
      <w:r w:rsidR="00B7356F"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모드</w:t>
      </w:r>
      <w:r w:rsidR="00B7356F"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— </w:t>
      </w:r>
      <w:r w:rsidR="00B7356F"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코드</w:t>
      </w:r>
      <w:r w:rsidR="00B7356F"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r w:rsidR="00B7356F"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수정</w:t>
      </w:r>
      <w:r w:rsidR="00B7356F"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r w:rsidR="00B7356F"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금지</w:t>
      </w:r>
      <w:r w:rsidR="00B7356F">
        <w:rPr>
          <w:rFonts w:ascii="Arial" w:eastAsia="Arial" w:hAnsi="Arial" w:cs="Arial"/>
          <w:b/>
          <w:bCs/>
          <w:color w:val="1A5276"/>
          <w:sz w:val="28"/>
          <w:szCs w:val="28"/>
        </w:rPr>
        <w:t>)</w:t>
      </w:r>
    </w:p>
    <w:p w14:paraId="356B7197" w14:textId="550587A7" w:rsidR="00680ABB" w:rsidRPr="00B7356F" w:rsidRDefault="00680AB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851599D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>리팩토링 전 분석은 "무엇을 고쳐야 하는가"를 먼저 파악하는 단계입니다. Cursor AI의 Ask 모드를 활용해야 합니다. (코드를 수정하지 않고 읽기만 하는 단계이므로)</w:t>
      </w:r>
    </w:p>
    <w:p w14:paraId="4AA111BE" w14:textId="77777777" w:rsid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2D871BC" w14:textId="77777777" w:rsidR="00892B28" w:rsidRPr="00892B28" w:rsidRDefault="00892B28" w:rsidP="00892B28">
      <w:pPr>
        <w:spacing w:before="60" w:after="60"/>
        <w:rPr>
          <w:sz w:val="32"/>
          <w:szCs w:val="32"/>
        </w:rPr>
      </w:pPr>
      <w:r w:rsidRPr="00892B28">
        <w:rPr>
          <w:rFonts w:ascii="Arial" w:eastAsia="Arial" w:hAnsi="Arial" w:cs="Arial"/>
          <w:b/>
          <w:bCs/>
          <w:color w:val="222222"/>
        </w:rPr>
        <w:t>▶ Step 1 — 기준선 확인 프롬프트</w:t>
      </w:r>
    </w:p>
    <w:p w14:paraId="318635FC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D52ABDD" w14:textId="38A1C819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spacing w:val="-3"/>
          <w:w w:val="95"/>
          <w:sz w:val="24"/>
        </w:rPr>
        <w:t>가장 먼저 기존 테스트가 통과하는지 확인해야 합니다. 코드가 작동하지 않는 상태에서 리팩토링을 시작하면 안 됩니다.</w:t>
      </w:r>
    </w:p>
    <w:p w14:paraId="4D34B1BE" w14:textId="77777777" w:rsidR="00680ABB" w:rsidRPr="00722F3E" w:rsidRDefault="00680AB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1C72424" w14:textId="238ED905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892B28">
        <w:rPr>
          <w:rFonts w:ascii="돋움" w:eastAsia="돋움" w:hAnsi="돋움"/>
          <w:b/>
          <w:bCs/>
          <w:spacing w:val="-3"/>
          <w:w w:val="95"/>
          <w:sz w:val="24"/>
        </w:rPr>
        <w:t>[Ask 모드]</w:t>
      </w:r>
      <w:r w:rsidR="00892B28" w:rsidRPr="00892B28">
        <w:rPr>
          <w:rFonts w:ascii="돋움" w:eastAsia="돋움" w:hAnsi="돋움" w:hint="eastAsia"/>
          <w:b/>
          <w:bCs/>
          <w:spacing w:val="-3"/>
          <w:w w:val="95"/>
          <w:sz w:val="24"/>
        </w:rPr>
        <w:t xml:space="preserve"> 프롬프트</w:t>
      </w:r>
    </w:p>
    <w:p w14:paraId="0B7826E9" w14:textId="1E5D9A1B" w:rsidR="00892B28" w:rsidRPr="00892B28" w:rsidRDefault="00892B28" w:rsidP="00892B28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```</w:t>
      </w:r>
    </w:p>
    <w:p w14:paraId="1A9C6183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3C9D">
        <w:rPr>
          <w:rFonts w:ascii="돋움" w:eastAsia="돋움" w:hAnsi="돋움"/>
          <w:spacing w:val="-3"/>
          <w:w w:val="95"/>
          <w:szCs w:val="20"/>
        </w:rPr>
        <w:t>리팩토링 대상:</w:t>
      </w:r>
    </w:p>
    <w:p w14:paraId="7C5593A3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3C9D">
        <w:rPr>
          <w:rFonts w:ascii="돋움" w:eastAsia="돋움" w:hAnsi="돋움"/>
          <w:spacing w:val="-3"/>
          <w:w w:val="95"/>
          <w:szCs w:val="20"/>
        </w:rPr>
        <w:t>@src/control/solve_partial_magic_square.py</w:t>
      </w:r>
    </w:p>
    <w:p w14:paraId="7A0DC521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3C9D">
        <w:rPr>
          <w:rFonts w:ascii="돋움" w:eastAsia="돋움" w:hAnsi="돋움"/>
          <w:spacing w:val="-3"/>
          <w:w w:val="95"/>
          <w:szCs w:val="20"/>
        </w:rPr>
        <w:t>@src/boundary/ui_boundary.py</w:t>
      </w:r>
    </w:p>
    <w:p w14:paraId="7D5078FF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3C9D">
        <w:rPr>
          <w:rFonts w:ascii="돋움" w:eastAsia="돋움" w:hAnsi="돋움"/>
          <w:spacing w:val="-3"/>
          <w:w w:val="95"/>
          <w:szCs w:val="20"/>
        </w:rPr>
        <w:t>@src/boundary/screen/main_window.py</w:t>
      </w:r>
    </w:p>
    <w:p w14:paraId="133ED224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3C9D">
        <w:rPr>
          <w:rFonts w:ascii="돋움" w:eastAsia="돋움" w:hAnsi="돋움"/>
          <w:spacing w:val="-3"/>
          <w:w w:val="95"/>
          <w:szCs w:val="20"/>
        </w:rPr>
        <w:t>1. 각 파일에 대응하는 test_*.py가 있는지, 없으면 어떤 테스트가 필요한지</w:t>
      </w:r>
    </w:p>
    <w:p w14:paraId="6C105A29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3C9D">
        <w:rPr>
          <w:rFonts w:ascii="돋움" w:eastAsia="돋움" w:hAnsi="돋움"/>
          <w:spacing w:val="-3"/>
          <w:w w:val="95"/>
          <w:szCs w:val="20"/>
        </w:rPr>
        <w:t>2. 현재 RED 스켈레톤(pytest.fail) 중 리팩토링 전 GREEN으로 만들어야 할 것</w:t>
      </w:r>
    </w:p>
    <w:p w14:paraId="4A5FC1BE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3C9D">
        <w:rPr>
          <w:rFonts w:ascii="돋움" w:eastAsia="돋움" w:hAnsi="돋움"/>
          <w:spacing w:val="-3"/>
          <w:w w:val="95"/>
          <w:szCs w:val="20"/>
        </w:rPr>
        <w:t>3. 테스트 없이 리팩토링을 시작하면 안 되는 이유 (한 줄)</w:t>
      </w:r>
    </w:p>
    <w:p w14:paraId="569870C3" w14:textId="77777777" w:rsidR="008B3C9D" w:rsidRPr="008B3C9D" w:rsidRDefault="008B3C9D" w:rsidP="008B3C9D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3C9D">
        <w:rPr>
          <w:rFonts w:ascii="돋움" w:eastAsia="돋움" w:hAnsi="돋움"/>
          <w:spacing w:val="-3"/>
          <w:w w:val="95"/>
          <w:szCs w:val="20"/>
        </w:rPr>
        <w:t>REFACTOR phase 기준(.cursorrules)으로 답해줘.</w:t>
      </w:r>
    </w:p>
    <w:p w14:paraId="7B4C9D13" w14:textId="77777777" w:rsidR="008B3C9D" w:rsidRDefault="008B3C9D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F4074C5" w14:textId="7A1463FB" w:rsidR="00680ABB" w:rsidRPr="00892B28" w:rsidRDefault="00892B28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>
        <w:rPr>
          <w:rFonts w:ascii="돋움" w:eastAsia="돋움" w:hAnsi="돋움" w:hint="eastAsia"/>
          <w:spacing w:val="-3"/>
          <w:w w:val="95"/>
          <w:szCs w:val="20"/>
        </w:rPr>
        <w:t>```</w:t>
      </w:r>
    </w:p>
    <w:p w14:paraId="7BEEA013" w14:textId="7D5B7C96" w:rsidR="00680ABB" w:rsidRPr="00722F3E" w:rsidRDefault="008B3C9D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8B3C9D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39C78220" wp14:editId="6DDE1D3D">
            <wp:extent cx="5760720" cy="2000250"/>
            <wp:effectExtent l="0" t="0" r="0" b="0"/>
            <wp:docPr id="17512912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91292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97FD" w14:textId="77777777" w:rsidR="00680ABB" w:rsidRDefault="00680ABB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84C7281" w14:textId="7D148C04" w:rsidR="00680ABB" w:rsidRDefault="00680ABB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BFC242C" w14:textId="77777777" w:rsidR="00680ABB" w:rsidRPr="00722F3E" w:rsidRDefault="00680AB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811025D" w14:textId="77777777" w:rsidR="008B3C9D" w:rsidRDefault="008B3C9D" w:rsidP="00892B28">
      <w:pPr>
        <w:spacing w:before="60" w:after="60"/>
        <w:rPr>
          <w:rFonts w:ascii="Arial" w:eastAsiaTheme="minorEastAsia" w:hAnsi="Arial" w:cs="Arial"/>
          <w:b/>
          <w:bCs/>
          <w:color w:val="222222"/>
          <w:sz w:val="20"/>
          <w:szCs w:val="20"/>
        </w:rPr>
      </w:pPr>
    </w:p>
    <w:p w14:paraId="115EEDB8" w14:textId="77777777" w:rsidR="008B3C9D" w:rsidRDefault="008B3C9D" w:rsidP="00892B28">
      <w:pPr>
        <w:spacing w:before="60" w:after="60"/>
        <w:rPr>
          <w:rFonts w:ascii="Arial" w:eastAsiaTheme="minorEastAsia" w:hAnsi="Arial" w:cs="Arial"/>
          <w:b/>
          <w:bCs/>
          <w:color w:val="222222"/>
          <w:sz w:val="20"/>
          <w:szCs w:val="20"/>
        </w:rPr>
      </w:pPr>
    </w:p>
    <w:p w14:paraId="1CBBEC44" w14:textId="4F948FD6" w:rsidR="00892B28" w:rsidRPr="0002539C" w:rsidRDefault="00892B28" w:rsidP="00892B28">
      <w:pPr>
        <w:spacing w:before="60" w:after="60"/>
        <w:rPr>
          <w:sz w:val="28"/>
          <w:szCs w:val="28"/>
          <w:u w:val="single"/>
        </w:rPr>
      </w:pPr>
      <w:r w:rsidRPr="0002539C">
        <w:rPr>
          <w:rFonts w:ascii="Arial" w:eastAsia="Arial" w:hAnsi="Arial" w:cs="Arial"/>
          <w:color w:val="222222"/>
          <w:sz w:val="28"/>
          <w:szCs w:val="28"/>
          <w:u w:val="single"/>
        </w:rPr>
        <w:lastRenderedPageBreak/>
        <w:t>▶ Step 2 — 코드 스멜 탐지 프롬프트</w:t>
      </w:r>
    </w:p>
    <w:p w14:paraId="6BEF07EE" w14:textId="2C9FE605" w:rsidR="00722F3E" w:rsidRPr="0002539C" w:rsidRDefault="0002539C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8"/>
          <w:szCs w:val="28"/>
          <w:u w:val="single"/>
        </w:rPr>
      </w:pPr>
      <w:r w:rsidRPr="0002539C">
        <w:rPr>
          <w:rFonts w:ascii="돋움" w:eastAsia="돋움" w:hAnsi="돋움"/>
          <w:spacing w:val="-3"/>
          <w:w w:val="95"/>
          <w:sz w:val="28"/>
          <w:szCs w:val="28"/>
          <w:u w:val="single"/>
        </w:rPr>
        <w:t>풀 버전 (Step 2 + Step 1 테스트 갭 연계)</w:t>
      </w:r>
    </w:p>
    <w:p w14:paraId="4C102F5E" w14:textId="24EAE92E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892B28">
        <w:rPr>
          <w:rFonts w:ascii="돋움" w:eastAsia="돋움" w:hAnsi="돋움"/>
          <w:b/>
          <w:bCs/>
          <w:spacing w:val="-3"/>
          <w:w w:val="95"/>
          <w:sz w:val="24"/>
        </w:rPr>
        <w:t>[Ask 모드]</w:t>
      </w:r>
      <w:r w:rsidR="00892B28" w:rsidRPr="00892B28">
        <w:rPr>
          <w:rFonts w:ascii="돋움" w:eastAsia="돋움" w:hAnsi="돋움" w:hint="eastAsia"/>
          <w:b/>
          <w:bCs/>
          <w:spacing w:val="-3"/>
          <w:w w:val="95"/>
          <w:sz w:val="24"/>
        </w:rPr>
        <w:t xml:space="preserve"> 프롬프트</w:t>
      </w:r>
    </w:p>
    <w:p w14:paraId="23F6175F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2EB5268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```</w:t>
      </w:r>
    </w:p>
    <w:p w14:paraId="2E3F9E52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9A96A75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 w:hint="eastAsia"/>
          <w:spacing w:val="-3"/>
          <w:w w:val="95"/>
          <w:szCs w:val="20"/>
        </w:rPr>
        <w:t>대상</w:t>
      </w:r>
      <w:r w:rsidRPr="0002539C">
        <w:rPr>
          <w:rFonts w:ascii="돋움" w:eastAsia="돋움" w:hAnsi="돋움"/>
          <w:spacing w:val="-3"/>
          <w:w w:val="95"/>
          <w:szCs w:val="20"/>
        </w:rPr>
        <w:t xml:space="preserve"> 파일 (ECB 매핑):</w:t>
      </w:r>
    </w:p>
    <w:p w14:paraId="5365ECF5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@src/control/solve_partial_magic_square.py   ← Control (domain.py에 해당)</w:t>
      </w:r>
    </w:p>
    <w:p w14:paraId="084066C6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@src/boundary/ui_boundary.py                ← Boundary</w:t>
      </w:r>
    </w:p>
    <w:p w14:paraId="29B35F65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@src/boundary/screen/main_window.py         ← Screen UI</w:t>
      </w:r>
    </w:p>
    <w:p w14:paraId="615F78A3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6A3E1FA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 w:hint="eastAsia"/>
          <w:spacing w:val="-3"/>
          <w:w w:val="95"/>
          <w:szCs w:val="20"/>
        </w:rPr>
        <w:t>연관</w:t>
      </w:r>
      <w:r w:rsidRPr="0002539C">
        <w:rPr>
          <w:rFonts w:ascii="돋움" w:eastAsia="돋움" w:hAnsi="돋움"/>
          <w:spacing w:val="-3"/>
          <w:w w:val="95"/>
          <w:szCs w:val="20"/>
        </w:rPr>
        <w:t xml:space="preserve"> 참고(직접 수정 제안 X, 결합·중복만 언급):</w:t>
      </w:r>
    </w:p>
    <w:p w14:paraId="782108B6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@src/boundary/input_validator.py</w:t>
      </w:r>
    </w:p>
    <w:p w14:paraId="2658269B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@src/entity/services/two_cell_solver.py</w:t>
      </w:r>
    </w:p>
    <w:p w14:paraId="1ECDBEC9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61CDA84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 w:hint="eastAsia"/>
          <w:spacing w:val="-3"/>
          <w:w w:val="95"/>
          <w:szCs w:val="20"/>
        </w:rPr>
        <w:t>점검</w:t>
      </w:r>
      <w:r w:rsidRPr="0002539C">
        <w:rPr>
          <w:rFonts w:ascii="돋움" w:eastAsia="돋움" w:hAnsi="돋움"/>
          <w:spacing w:val="-3"/>
          <w:w w:val="95"/>
          <w:szCs w:val="20"/>
        </w:rPr>
        <w:t xml:space="preserve"> 항목:</w:t>
      </w:r>
    </w:p>
    <w:p w14:paraId="2BF7EE51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이해하기 힘든 이름</w:t>
      </w:r>
    </w:p>
    <w:p w14:paraId="617E76A3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중복 코드 (같은 로직이 두 곳 이상)</w:t>
      </w:r>
    </w:p>
    <w:p w14:paraId="4B9A238E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긴 함수 (본문 20줄 초과)</w:t>
      </w:r>
    </w:p>
    <w:p w14:paraId="7352DE57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하드코딩 매직 넘버 (4, 16, 34 등 — entity/value_objects SSOT 대비)</w:t>
      </w:r>
    </w:p>
    <w:p w14:paraId="4D28B50D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긴 매개변수 목록 (3개 초과)</w:t>
      </w:r>
    </w:p>
    <w:p w14:paraId="2DB6A0E5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불필요한 주석</w:t>
      </w:r>
    </w:p>
    <w:p w14:paraId="52473D9E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사용하지 않는 변수·함수</w:t>
      </w:r>
    </w:p>
    <w:p w14:paraId="1213BABB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예외를 제어 흐름으로 오용 (예: NotImplementedError로 성공 신호)</w:t>
      </w:r>
    </w:p>
    <w:p w14:paraId="19EF53BB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무시된 반환값 / Dead code</w:t>
      </w:r>
    </w:p>
    <w:p w14:paraId="0D6BDE77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ECB 레이어 책임 혼재 (Boundary·Control·Entity 경계)</w:t>
      </w:r>
    </w:p>
    <w:p w14:paraId="7E42312D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C658328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 w:hint="eastAsia"/>
          <w:spacing w:val="-3"/>
          <w:w w:val="95"/>
          <w:szCs w:val="20"/>
        </w:rPr>
        <w:t>우선순위</w:t>
      </w:r>
      <w:r w:rsidRPr="0002539C">
        <w:rPr>
          <w:rFonts w:ascii="돋움" w:eastAsia="돋움" w:hAnsi="돋움"/>
          <w:spacing w:val="-3"/>
          <w:w w:val="95"/>
          <w:szCs w:val="20"/>
        </w:rPr>
        <w:t>:</w:t>
      </w:r>
    </w:p>
    <w:p w14:paraId="6D658074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High: 리팩토링 시 계약(E001~E007, int[6]) 깨질 가능성</w:t>
      </w:r>
    </w:p>
    <w:p w14:paraId="69FDC3B2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Medium: DRY·SSOT·가독성</w:t>
      </w:r>
    </w:p>
    <w:p w14:paraId="474970AF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- Low: 스타일·미래 확장성</w:t>
      </w:r>
    </w:p>
    <w:p w14:paraId="6774CE6D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720182C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 w:hint="eastAsia"/>
          <w:spacing w:val="-3"/>
          <w:w w:val="95"/>
          <w:szCs w:val="20"/>
        </w:rPr>
        <w:t>출력</w:t>
      </w:r>
      <w:r w:rsidRPr="0002539C">
        <w:rPr>
          <w:rFonts w:ascii="돋움" w:eastAsia="돋움" w:hAnsi="돋움"/>
          <w:spacing w:val="-3"/>
          <w:w w:val="95"/>
          <w:szCs w:val="20"/>
        </w:rPr>
        <w:t>:</w:t>
      </w:r>
    </w:p>
    <w:p w14:paraId="754C0B06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| 파일명 | 줄번호 | 스멜 종류 | 문제 설명 | 우선순위 |</w:t>
      </w:r>
    </w:p>
    <w:p w14:paraId="014FEA7B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1E3298D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 w:hint="eastAsia"/>
          <w:spacing w:val="-3"/>
          <w:w w:val="95"/>
          <w:szCs w:val="20"/>
        </w:rPr>
        <w:t>스멜이</w:t>
      </w:r>
      <w:r w:rsidRPr="0002539C">
        <w:rPr>
          <w:rFonts w:ascii="돋움" w:eastAsia="돋움" w:hAnsi="돋움"/>
          <w:spacing w:val="-3"/>
          <w:w w:val="95"/>
          <w:szCs w:val="20"/>
        </w:rPr>
        <w:t xml:space="preserve"> 없는 항목은 "해당 없음"으로 명시.</w:t>
      </w:r>
    </w:p>
    <w:p w14:paraId="2CD93316" w14:textId="77777777" w:rsid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02539C">
        <w:rPr>
          <w:rFonts w:ascii="돋움" w:eastAsia="돋움" w:hAnsi="돋움"/>
          <w:spacing w:val="-3"/>
          <w:w w:val="95"/>
          <w:szCs w:val="20"/>
        </w:rPr>
        <w:t>REFACTOR phase(.cursorrules) 관점에서 High 스멜부터 정리.</w:t>
      </w:r>
    </w:p>
    <w:p w14:paraId="2C4DC49A" w14:textId="3E4309BB" w:rsidR="00892B28" w:rsidRDefault="00892B28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 w:hint="eastAsia"/>
          <w:spacing w:val="-3"/>
          <w:w w:val="95"/>
          <w:szCs w:val="20"/>
        </w:rPr>
        <w:t>```</w:t>
      </w:r>
    </w:p>
    <w:p w14:paraId="70BB9B73" w14:textId="530000AC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02539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짧은 버전 (Step 2만)</w:t>
      </w:r>
    </w:p>
    <w:p w14:paraId="65E5DF88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02539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lastRenderedPageBreak/>
        <w:t>[Ask 모드]</w:t>
      </w:r>
      <w:r w:rsidRPr="0002539C">
        <w:rPr>
          <w:rFonts w:ascii="돋움" w:eastAsia="돋움" w:hAnsi="돋움" w:hint="eastAsia"/>
          <w:b/>
          <w:bCs/>
          <w:spacing w:val="-3"/>
          <w:w w:val="95"/>
          <w:sz w:val="28"/>
          <w:szCs w:val="28"/>
        </w:rPr>
        <w:t xml:space="preserve"> 프롬프트</w:t>
      </w:r>
    </w:p>
    <w:p w14:paraId="19BA18CB" w14:textId="3EC251BF" w:rsid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>
        <w:rPr>
          <w:rFonts w:ascii="돋움" w:eastAsia="돋움" w:hAnsi="돋움" w:hint="eastAsia"/>
          <w:b/>
          <w:bCs/>
          <w:spacing w:val="-3"/>
          <w:w w:val="95"/>
          <w:szCs w:val="20"/>
        </w:rPr>
        <w:t>```</w:t>
      </w:r>
    </w:p>
    <w:p w14:paraId="73611DB1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</w:p>
    <w:p w14:paraId="6FBCF786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 w:rsidRPr="0002539C">
        <w:rPr>
          <w:rFonts w:ascii="돋움" w:eastAsia="돋움" w:hAnsi="돋움"/>
          <w:b/>
          <w:bCs/>
          <w:spacing w:val="-3"/>
          <w:w w:val="95"/>
          <w:szCs w:val="20"/>
        </w:rPr>
        <w:t>@src/control/solve_partial_magic_square.py</w:t>
      </w:r>
    </w:p>
    <w:p w14:paraId="3F70C2FF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 w:rsidRPr="0002539C">
        <w:rPr>
          <w:rFonts w:ascii="돋움" w:eastAsia="돋움" w:hAnsi="돋움"/>
          <w:b/>
          <w:bCs/>
          <w:spacing w:val="-3"/>
          <w:w w:val="95"/>
          <w:szCs w:val="20"/>
        </w:rPr>
        <w:t>@src/boundary/ui_boundary.py</w:t>
      </w:r>
    </w:p>
    <w:p w14:paraId="63F57917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 w:rsidRPr="0002539C">
        <w:rPr>
          <w:rFonts w:ascii="돋움" w:eastAsia="돋움" w:hAnsi="돋움"/>
          <w:b/>
          <w:bCs/>
          <w:spacing w:val="-3"/>
          <w:w w:val="95"/>
          <w:szCs w:val="20"/>
        </w:rPr>
        <w:t>@src/boundary/screen/main_window.py</w:t>
      </w:r>
    </w:p>
    <w:p w14:paraId="5B3359FF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</w:p>
    <w:p w14:paraId="5C106207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 w:rsidRPr="0002539C">
        <w:rPr>
          <w:rFonts w:ascii="돋움" w:eastAsia="돋움" w:hAnsi="돋움" w:hint="eastAsia"/>
          <w:b/>
          <w:bCs/>
          <w:spacing w:val="-3"/>
          <w:w w:val="95"/>
          <w:szCs w:val="20"/>
        </w:rPr>
        <w:t>점검</w:t>
      </w:r>
      <w:r w:rsidRPr="0002539C">
        <w:rPr>
          <w:rFonts w:ascii="돋움" w:eastAsia="돋움" w:hAnsi="돋움"/>
          <w:b/>
          <w:bCs/>
          <w:spacing w:val="-3"/>
          <w:w w:val="95"/>
          <w:szCs w:val="20"/>
        </w:rPr>
        <w:t>: 이름, 중복, 긴 함수(20줄+), 매직넘버(SSOT 대비), 파라미터 4개+, 불필요 주석, 미사용 코드,</w:t>
      </w:r>
    </w:p>
    <w:p w14:paraId="7B8D90F0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 w:rsidRPr="0002539C">
        <w:rPr>
          <w:rFonts w:ascii="돋움" w:eastAsia="돋움" w:hAnsi="돋움"/>
          <w:b/>
          <w:bCs/>
          <w:spacing w:val="-3"/>
          <w:w w:val="95"/>
          <w:szCs w:val="20"/>
        </w:rPr>
        <w:t xml:space="preserve">     예외 오용, 무시된 반환값, ECB 책임 혼재</w:t>
      </w:r>
    </w:p>
    <w:p w14:paraId="00FE44B2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</w:p>
    <w:p w14:paraId="359E1DBB" w14:textId="77777777" w:rsidR="0002539C" w:rsidRP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 w:rsidRPr="0002539C">
        <w:rPr>
          <w:rFonts w:ascii="돋움" w:eastAsia="돋움" w:hAnsi="돋움"/>
          <w:b/>
          <w:bCs/>
          <w:spacing w:val="-3"/>
          <w:w w:val="95"/>
          <w:szCs w:val="20"/>
        </w:rPr>
        <w:t>| 파일명 | 줄번호 | 스멜 종류 | 문제 설명 | 우선순위 |</w:t>
      </w:r>
    </w:p>
    <w:p w14:paraId="4BA65A50" w14:textId="0DE76A33" w:rsid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 w:rsidRPr="0002539C">
        <w:rPr>
          <w:rFonts w:ascii="돋움" w:eastAsia="돋움" w:hAnsi="돋움"/>
          <w:b/>
          <w:bCs/>
          <w:spacing w:val="-3"/>
          <w:w w:val="95"/>
          <w:szCs w:val="20"/>
        </w:rPr>
        <w:t>High → Medium → Low 순.</w:t>
      </w:r>
    </w:p>
    <w:p w14:paraId="538BA678" w14:textId="0347834A" w:rsidR="0002539C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>
        <w:rPr>
          <w:rFonts w:ascii="돋움" w:eastAsia="돋움" w:hAnsi="돋움" w:hint="eastAsia"/>
          <w:b/>
          <w:bCs/>
          <w:spacing w:val="-3"/>
          <w:w w:val="95"/>
          <w:szCs w:val="20"/>
        </w:rPr>
        <w:t>```</w:t>
      </w:r>
    </w:p>
    <w:p w14:paraId="60F4A2F2" w14:textId="77777777" w:rsidR="0002539C" w:rsidRPr="00892B28" w:rsidRDefault="0002539C" w:rsidP="0002539C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5383C13" w14:textId="031CB9D5" w:rsidR="00680ABB" w:rsidRPr="00722F3E" w:rsidRDefault="00F6012E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F6012E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0011DAAD" wp14:editId="692C9E2D">
            <wp:extent cx="5760720" cy="2633345"/>
            <wp:effectExtent l="0" t="0" r="0" b="0"/>
            <wp:docPr id="415085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8589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438F" w14:textId="5D26BD93" w:rsidR="00680ABB" w:rsidRPr="00722F3E" w:rsidRDefault="00680AB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DD07C3B" w14:textId="692DC713" w:rsidR="00680ABB" w:rsidRPr="00F6012E" w:rsidRDefault="00F6012E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8"/>
          <w:szCs w:val="28"/>
          <w:u w:val="single"/>
        </w:rPr>
      </w:pPr>
      <w:r w:rsidRPr="00F6012E">
        <w:rPr>
          <w:rFonts w:ascii="돋움" w:eastAsia="돋움" w:hAnsi="돋움"/>
          <w:noProof/>
          <w:spacing w:val="-3"/>
          <w:w w:val="95"/>
          <w:sz w:val="28"/>
          <w:szCs w:val="28"/>
          <w:u w:val="single"/>
        </w:rPr>
        <w:drawing>
          <wp:inline distT="0" distB="0" distL="0" distR="0" wp14:anchorId="1C3B0011" wp14:editId="6D42BE59">
            <wp:extent cx="5760720" cy="2475865"/>
            <wp:effectExtent l="0" t="0" r="0" b="0"/>
            <wp:docPr id="17698996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99657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A3D9" w14:textId="77777777" w:rsidR="00892B28" w:rsidRPr="00F6012E" w:rsidRDefault="00892B28" w:rsidP="00892B28">
      <w:pPr>
        <w:spacing w:before="60" w:after="60"/>
        <w:rPr>
          <w:sz w:val="28"/>
          <w:szCs w:val="28"/>
          <w:u w:val="single"/>
        </w:rPr>
      </w:pPr>
      <w:r w:rsidRPr="00F6012E"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  <w:lastRenderedPageBreak/>
        <w:t>▶ Step 3 — ECB 책임 분리 분석 프롬프트</w:t>
      </w:r>
    </w:p>
    <w:p w14:paraId="58824723" w14:textId="77777777" w:rsidR="00722F3E" w:rsidRPr="00F6012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8"/>
          <w:szCs w:val="28"/>
          <w:u w:val="single"/>
        </w:rPr>
      </w:pPr>
    </w:p>
    <w:p w14:paraId="18EFECEC" w14:textId="2BA9B6B1" w:rsidR="00722F3E" w:rsidRPr="00F6012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</w:pPr>
      <w:r w:rsidRPr="00F6012E">
        <w:rPr>
          <w:rFonts w:ascii="돋움" w:eastAsia="돋움" w:hAnsi="돋움"/>
          <w:b/>
          <w:bCs/>
          <w:spacing w:val="-3"/>
          <w:w w:val="95"/>
          <w:sz w:val="28"/>
          <w:szCs w:val="28"/>
          <w:u w:val="single"/>
        </w:rPr>
        <w:t>[Ask 모드]</w:t>
      </w:r>
      <w:r w:rsidR="00892B28" w:rsidRPr="00F6012E">
        <w:rPr>
          <w:rFonts w:ascii="돋움" w:eastAsia="돋움" w:hAnsi="돋움" w:hint="eastAsia"/>
          <w:b/>
          <w:bCs/>
          <w:spacing w:val="-3"/>
          <w:w w:val="95"/>
          <w:sz w:val="28"/>
          <w:szCs w:val="28"/>
          <w:u w:val="single"/>
        </w:rPr>
        <w:t xml:space="preserve"> 프롬프트</w:t>
      </w:r>
    </w:p>
    <w:p w14:paraId="4760E018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A81C1B2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```</w:t>
      </w:r>
    </w:p>
    <w:p w14:paraId="416C71D0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 w:hint="eastAsia"/>
          <w:spacing w:val="-3"/>
          <w:w w:val="95"/>
          <w:szCs w:val="20"/>
        </w:rPr>
        <w:t>아래는</w:t>
      </w:r>
      <w:r w:rsidRPr="00F6012E">
        <w:rPr>
          <w:rFonts w:ascii="돋움" w:eastAsia="돋움" w:hAnsi="돋움"/>
          <w:spacing w:val="-3"/>
          <w:w w:val="95"/>
          <w:szCs w:val="20"/>
        </w:rPr>
        <w:t xml:space="preserve"> 프롬프트의 domain.py / boundary.py / gui/main_window.py에 대응하는 실제 파일이다.</w:t>
      </w:r>
    </w:p>
    <w:p w14:paraId="7856FED8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ECB 매핑:</w:t>
      </w:r>
    </w:p>
    <w:p w14:paraId="3C7B8CD8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domain.py       → @src/control/solve_partial_magic_square.py  (Control)</w:t>
      </w:r>
    </w:p>
    <w:p w14:paraId="6AD7155B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boundary.py     → @src/boundary/ui_boundary.py                 (Boundary)</w:t>
      </w:r>
    </w:p>
    <w:p w14:paraId="585B2A8F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gui/main_window → @src/boundary/screen/main_window.py          (Screen / Boundary 하위 UI)</w:t>
      </w:r>
    </w:p>
    <w:p w14:paraId="3C7C9C5F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387BBFC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 w:hint="eastAsia"/>
          <w:spacing w:val="-3"/>
          <w:w w:val="95"/>
          <w:szCs w:val="20"/>
        </w:rPr>
        <w:t>연관</w:t>
      </w:r>
      <w:r w:rsidRPr="00F6012E">
        <w:rPr>
          <w:rFonts w:ascii="돋움" w:eastAsia="돋움" w:hAnsi="돋움"/>
          <w:spacing w:val="-3"/>
          <w:w w:val="95"/>
          <w:szCs w:val="20"/>
        </w:rPr>
        <w:t xml:space="preserve"> 참고(이동·혼재 판단에만 사용, 직접 수정 제안 X):</w:t>
      </w:r>
    </w:p>
    <w:p w14:paraId="5943735C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@src/boundary/input_validator.py</w:t>
      </w:r>
    </w:p>
    <w:p w14:paraId="0BAD6ED6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@src/entity/services/two_cell_solver.py</w:t>
      </w:r>
    </w:p>
    <w:p w14:paraId="1781B620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@.cursorrules  (architecture · dependency_direction · must_not)</w:t>
      </w:r>
    </w:p>
    <w:p w14:paraId="6634ADCF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DFCC348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 w:hint="eastAsia"/>
          <w:spacing w:val="-3"/>
          <w:w w:val="95"/>
          <w:szCs w:val="20"/>
        </w:rPr>
        <w:t>판단</w:t>
      </w:r>
      <w:r w:rsidRPr="00F6012E">
        <w:rPr>
          <w:rFonts w:ascii="돋움" w:eastAsia="돋움" w:hAnsi="돋움"/>
          <w:spacing w:val="-3"/>
          <w:w w:val="95"/>
          <w:szCs w:val="20"/>
        </w:rPr>
        <w:t xml:space="preserve"> 기준 (.cursorrules ECB):</w:t>
      </w:r>
    </w:p>
    <w:p w14:paraId="34DC55E8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- Boundary: E001~E005 검증, int[6]/Error schema 직렬화, E006/E007 매핑. Domain 알고리즘 금지.</w:t>
      </w:r>
    </w:p>
    <w:p w14:paraId="03D87A54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- Control: locate→find→solve 유스케이스 오케스트레이션. I/O 검증·UI 문자열 금지.</w:t>
      </w:r>
    </w:p>
    <w:p w14:paraId="22D9A236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- Entity: VO·Domain Service·불변식. Boundary/Control import 금지.</w:t>
      </w:r>
    </w:p>
    <w:p w14:paraId="1230C637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- Screen(UI): 표시·입력 수집·UIBoundary 호출. Control/Entity 직접 호출 금지.</w:t>
      </w:r>
    </w:p>
    <w:p w14:paraId="7430E23A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- 허용 의존: boundary→control, control→entity / 금지: entity→boundary|control, control→boundary</w:t>
      </w:r>
    </w:p>
    <w:p w14:paraId="1263B865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6A5AEC5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 w:hint="eastAsia"/>
          <w:spacing w:val="-3"/>
          <w:w w:val="95"/>
          <w:szCs w:val="20"/>
        </w:rPr>
        <w:t>다음만</w:t>
      </w:r>
      <w:r w:rsidRPr="00F6012E">
        <w:rPr>
          <w:rFonts w:ascii="돋움" w:eastAsia="돋움" w:hAnsi="돋움"/>
          <w:spacing w:val="-3"/>
          <w:w w:val="95"/>
          <w:szCs w:val="20"/>
        </w:rPr>
        <w:t xml:space="preserve"> 답해줘:</w:t>
      </w:r>
    </w:p>
    <w:p w14:paraId="6D2E7842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AC85AC3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1. 각 파일의 ECB 역할 현황</w:t>
      </w:r>
    </w:p>
    <w:p w14:paraId="634EBC23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| 파일 | 현재 역할 (Entity / Control / Boundary / Screen) | 역할 적합 여부 (적합/부분/부적합) | 근거 (1줄) |</w:t>
      </w:r>
    </w:p>
    <w:p w14:paraId="5E9467A0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E5847F4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추가 질문:</w:t>
      </w:r>
    </w:p>
    <w:p w14:paraId="1BCD4BE3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- solve_partial_magic_square.py → Entity vs Control 중 어디에 해당하는가?</w:t>
      </w:r>
    </w:p>
    <w:p w14:paraId="2DE4FAD7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- ui_boundary.py → Boundary 역할을 제대로 하는가? (must_not 위반 여부)</w:t>
      </w:r>
    </w:p>
    <w:p w14:paraId="4477C67F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- main_window.py → UI 외 책임(검증·도메인·직렬화·fixture)이 섞여 있는가?</w:t>
      </w:r>
    </w:p>
    <w:p w14:paraId="4206DF69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CB5A0DA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2. 잘못된 위치의 코드 — 이동 대상</w:t>
      </w:r>
    </w:p>
    <w:p w14:paraId="7EE89FA3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| 현재 파일 | 줄번호(또는 함수/블록) | 문제 | 이동·분리 대상 (src/... 경로) |</w:t>
      </w:r>
    </w:p>
    <w:p w14:paraId="3D412541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73EFDF7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3. Control vs Entity 혼재 여부</w:t>
      </w:r>
    </w:p>
    <w:p w14:paraId="16A1ADEC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- solve_partial_magic_square.py 안에 Entity 책임(알고리즘·int[6] 조립·Step A/B)이 섞여 있으면 분리 </w:t>
      </w:r>
      <w:r w:rsidRPr="00F6012E">
        <w:rPr>
          <w:rFonts w:ascii="돋움" w:eastAsia="돋움" w:hAnsi="돋움"/>
          <w:spacing w:val="-3"/>
          <w:w w:val="95"/>
          <w:szCs w:val="20"/>
        </w:rPr>
        <w:lastRenderedPageBreak/>
        <w:t>필요 부분 명시</w:t>
      </w:r>
    </w:p>
    <w:p w14:paraId="5399EB42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- two_cell_solver.py와의 중복·경계도 함께 짚을 것</w:t>
      </w:r>
    </w:p>
    <w:p w14:paraId="52E3297A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FBB19BD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4. REFACTOR phase 관점 한 줄 결론</w:t>
      </w:r>
    </w:p>
    <w:p w14:paraId="77D7617E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- E001~E007·int[6] 계약을 유지한 채 분리해야 할 1순위는 무엇인가?</w:t>
      </w:r>
    </w:p>
    <w:p w14:paraId="1CC4061A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5918D0F" w14:textId="77777777" w:rsid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 w:hint="eastAsia"/>
          <w:spacing w:val="-3"/>
          <w:w w:val="95"/>
          <w:szCs w:val="20"/>
        </w:rPr>
        <w:t>출력은</w:t>
      </w:r>
      <w:r w:rsidRPr="00F6012E">
        <w:rPr>
          <w:rFonts w:ascii="돋움" w:eastAsia="돋움" w:hAnsi="돋움"/>
          <w:spacing w:val="-3"/>
          <w:w w:val="95"/>
          <w:szCs w:val="20"/>
        </w:rPr>
        <w:t xml:space="preserve"> 표 위주. 코드 수정안·패치는 쓰지 말 것.</w:t>
      </w:r>
    </w:p>
    <w:p w14:paraId="2F9A4CE2" w14:textId="77777777" w:rsid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8991BE6" w14:textId="77777777" w:rsid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Step 1 테스트 갭·Step 2 High 스멜과 연결해, ECB 분리 순서를 P0/P1로 표시해줘.</w:t>
      </w:r>
    </w:p>
    <w:p w14:paraId="1FCAF09D" w14:textId="77777777" w:rsid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BDD675E" w14:textId="64D02291" w:rsidR="00892B28" w:rsidRPr="00892B28" w:rsidRDefault="00892B28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 w:hint="eastAsia"/>
          <w:spacing w:val="-3"/>
          <w:w w:val="95"/>
          <w:szCs w:val="20"/>
        </w:rPr>
        <w:t>```</w:t>
      </w:r>
    </w:p>
    <w:p w14:paraId="053C7154" w14:textId="77777777" w:rsidR="00892B28" w:rsidRPr="00892B28" w:rsidRDefault="00892B28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000A1E6" w14:textId="317A2EA9" w:rsidR="00680ABB" w:rsidRPr="00722F3E" w:rsidRDefault="00F6012E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F6012E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375CCBDB" wp14:editId="6CB4191D">
            <wp:extent cx="5760720" cy="2239010"/>
            <wp:effectExtent l="0" t="0" r="0" b="0"/>
            <wp:docPr id="8195537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53734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7F37" w14:textId="77777777" w:rsidR="00F6012E" w:rsidRDefault="00F6012E" w:rsidP="00F6012E">
      <w:pPr>
        <w:pStyle w:val="a4"/>
        <w:pBdr>
          <w:left w:val="none" w:sz="2" w:space="31" w:color="000000"/>
        </w:pBdr>
        <w:spacing w:line="312" w:lineRule="auto"/>
        <w:ind w:left="440"/>
        <w:rPr>
          <w:rFonts w:ascii="Arial" w:eastAsiaTheme="minorEastAsia" w:hAnsi="Arial" w:cs="Arial"/>
          <w:b/>
          <w:bCs/>
          <w:color w:val="222222"/>
          <w:sz w:val="24"/>
        </w:rPr>
      </w:pPr>
    </w:p>
    <w:p w14:paraId="043CCE95" w14:textId="77777777" w:rsidR="00F6012E" w:rsidRDefault="00F6012E">
      <w:pPr>
        <w:spacing w:after="160"/>
        <w:rPr>
          <w:rFonts w:ascii="Cambria Math" w:eastAsia="Arial" w:hAnsi="Cambria Math" w:cs="Cambria Math"/>
          <w:b/>
          <w:bCs/>
          <w:color w:val="222222"/>
          <w:sz w:val="28"/>
          <w:szCs w:val="28"/>
          <w:u w:val="single"/>
        </w:rPr>
      </w:pPr>
      <w:r>
        <w:rPr>
          <w:rFonts w:ascii="Cambria Math" w:eastAsia="Arial" w:hAnsi="Cambria Math" w:cs="Cambria Math"/>
          <w:b/>
          <w:bCs/>
          <w:color w:val="222222"/>
          <w:sz w:val="28"/>
          <w:szCs w:val="28"/>
          <w:u w:val="single"/>
        </w:rPr>
        <w:br w:type="page"/>
      </w:r>
    </w:p>
    <w:p w14:paraId="042513FA" w14:textId="16FD0887" w:rsidR="00722F3E" w:rsidRPr="00F6012E" w:rsidRDefault="00892B28" w:rsidP="00F6012E">
      <w:pPr>
        <w:spacing w:before="60" w:after="60"/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</w:pPr>
      <w:r w:rsidRPr="00F6012E">
        <w:rPr>
          <w:rFonts w:ascii="Cambria Math" w:eastAsia="Arial" w:hAnsi="Cambria Math" w:cs="Cambria Math"/>
          <w:b/>
          <w:bCs/>
          <w:color w:val="222222"/>
          <w:sz w:val="28"/>
          <w:szCs w:val="28"/>
          <w:u w:val="single"/>
        </w:rPr>
        <w:lastRenderedPageBreak/>
        <w:t>▶</w:t>
      </w:r>
      <w:r w:rsidRPr="00F6012E"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  <w:t xml:space="preserve"> Step 4 — </w:t>
      </w:r>
      <w:r w:rsidR="00722F3E" w:rsidRPr="00F6012E"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  <w:t xml:space="preserve">SRP / SOLID </w:t>
      </w:r>
      <w:r w:rsidR="00722F3E" w:rsidRPr="00F6012E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  <w:u w:val="single"/>
        </w:rPr>
        <w:t>위반</w:t>
      </w:r>
      <w:r w:rsidR="00722F3E" w:rsidRPr="00F6012E"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  <w:t xml:space="preserve"> </w:t>
      </w:r>
      <w:r w:rsidR="00722F3E" w:rsidRPr="00F6012E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  <w:u w:val="single"/>
        </w:rPr>
        <w:t>점검</w:t>
      </w:r>
    </w:p>
    <w:p w14:paraId="1D7C0BE7" w14:textId="77777777" w:rsidR="00722F3E" w:rsidRPr="00F6012E" w:rsidRDefault="00722F3E" w:rsidP="00F6012E">
      <w:pPr>
        <w:spacing w:before="60" w:after="60"/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</w:pPr>
    </w:p>
    <w:p w14:paraId="3AE16B98" w14:textId="351496A4" w:rsidR="00722F3E" w:rsidRPr="00F6012E" w:rsidRDefault="00722F3E" w:rsidP="00F6012E">
      <w:pPr>
        <w:spacing w:before="60" w:after="60"/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</w:pPr>
      <w:r w:rsidRPr="00F6012E"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  <w:t xml:space="preserve">[Ask </w:t>
      </w:r>
      <w:r w:rsidRPr="00F6012E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  <w:u w:val="single"/>
        </w:rPr>
        <w:t>모드</w:t>
      </w:r>
      <w:r w:rsidRPr="00F6012E"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  <w:t>]</w:t>
      </w:r>
      <w:r w:rsidR="00892B28" w:rsidRPr="00F6012E">
        <w:rPr>
          <w:rFonts w:ascii="Arial" w:eastAsia="Arial" w:hAnsi="Arial" w:cs="Arial" w:hint="eastAsia"/>
          <w:b/>
          <w:bCs/>
          <w:color w:val="222222"/>
          <w:sz w:val="28"/>
          <w:szCs w:val="28"/>
          <w:u w:val="single"/>
        </w:rPr>
        <w:t xml:space="preserve"> </w:t>
      </w:r>
      <w:r w:rsidR="00892B28" w:rsidRPr="00F6012E">
        <w:rPr>
          <w:rFonts w:ascii="맑은 고딕" w:eastAsia="맑은 고딕" w:hAnsi="맑은 고딕" w:cs="맑은 고딕" w:hint="eastAsia"/>
          <w:b/>
          <w:bCs/>
          <w:color w:val="222222"/>
          <w:sz w:val="28"/>
          <w:szCs w:val="28"/>
          <w:u w:val="single"/>
        </w:rPr>
        <w:t>프롬프트</w:t>
      </w:r>
    </w:p>
    <w:p w14:paraId="3B4A637C" w14:textId="439FC654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```</w:t>
      </w:r>
    </w:p>
    <w:p w14:paraId="3081D767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ECB 매핑 (프롬프트 domain/boundary/gui → 실제 파일):</w:t>
      </w:r>
    </w:p>
    <w:p w14:paraId="00314E02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domain.py       → @src/control/solve_partial_magic_square.py</w:t>
      </w:r>
    </w:p>
    <w:p w14:paraId="7E8A500E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boundary.py     → @src/boundary/ui_boundary.py</w:t>
      </w:r>
    </w:p>
    <w:p w14:paraId="1B2E252C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gui/main_window → @src/boundary/screen/main_window.py</w:t>
      </w:r>
    </w:p>
    <w:p w14:paraId="5454C30E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2CBC128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 w:hint="eastAsia"/>
          <w:spacing w:val="-3"/>
          <w:w w:val="95"/>
          <w:szCs w:val="20"/>
        </w:rPr>
        <w:t>연관</w:t>
      </w:r>
      <w:r w:rsidRPr="00F6012E">
        <w:rPr>
          <w:rFonts w:ascii="돋움" w:eastAsia="돋움" w:hAnsi="돋움"/>
          <w:spacing w:val="-3"/>
          <w:w w:val="95"/>
          <w:szCs w:val="20"/>
        </w:rPr>
        <w:t xml:space="preserve"> 참고(결합·SRP 판단에만, 수정 제안 X):</w:t>
      </w:r>
    </w:p>
    <w:p w14:paraId="6DBE09E6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@src/boundary/input_validator.py</w:t>
      </w:r>
    </w:p>
    <w:p w14:paraId="2E8EABC0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@.cursorrules  (architecture · must_not)</w:t>
      </w:r>
    </w:p>
    <w:p w14:paraId="325FAD82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B901604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 w:hint="eastAsia"/>
          <w:spacing w:val="-3"/>
          <w:w w:val="95"/>
          <w:szCs w:val="20"/>
        </w:rPr>
        <w:t>점검</w:t>
      </w:r>
      <w:r w:rsidRPr="00F6012E">
        <w:rPr>
          <w:rFonts w:ascii="돋움" w:eastAsia="돋움" w:hAnsi="돋움"/>
          <w:spacing w:val="-3"/>
          <w:w w:val="95"/>
          <w:szCs w:val="20"/>
        </w:rPr>
        <w:t xml:space="preserve"> 항목 — 위반만 파일명:줄번호 형식으로 나열:</w:t>
      </w:r>
    </w:p>
    <w:p w14:paraId="01A95D5E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1. 하나의 함수가 두 가지 이상 역할 (예: 검증+직렬화, 오케스트레이션+결과조립, UI구성+데이터주입)</w:t>
      </w:r>
    </w:p>
    <w:p w14:paraId="596F7E51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2. 하나의 클래스가 데이터 보관과 검증·도메인 판단을 동시에 담당</w:t>
      </w:r>
    </w:p>
    <w:p w14:paraId="254DD8D9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(없으면 "해당 없음" + 클래스 단위 복수 책임이 있으면 별도 표기)</w:t>
      </w:r>
    </w:p>
    <w:p w14:paraId="3684BF98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3. main_window.py에서 UI 외 비즈니스 판단·계산</w:t>
      </w:r>
    </w:p>
    <w:p w14:paraId="1DB6FDFE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(예: if total == 34, solvability 판단, Step A/B 선택, E00x 코드 결정)</w:t>
      </w:r>
    </w:p>
    <w:p w14:paraId="103AAF9A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 xml:space="preserve">   — DTO→문자열 표현만 하는 경우는 비즈니스 판단 아님으로 구분</w:t>
      </w:r>
    </w:p>
    <w:p w14:paraId="366F4E82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723A778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 w:hint="eastAsia"/>
          <w:spacing w:val="-3"/>
          <w:w w:val="95"/>
          <w:szCs w:val="20"/>
        </w:rPr>
        <w:t>출력</w:t>
      </w:r>
      <w:r w:rsidRPr="00F6012E">
        <w:rPr>
          <w:rFonts w:ascii="돋움" w:eastAsia="돋움" w:hAnsi="돋움"/>
          <w:spacing w:val="-3"/>
          <w:w w:val="95"/>
          <w:szCs w:val="20"/>
        </w:rPr>
        <w:t xml:space="preserve"> 형식:</w:t>
      </w:r>
    </w:p>
    <w:p w14:paraId="5DDC830E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### ① 함수 다중 역할</w:t>
      </w:r>
    </w:p>
    <w:p w14:paraId="6F9C8F78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| 파일:줄번호 | 역할 1 | 역할 2 |</w:t>
      </w:r>
    </w:p>
    <w:p w14:paraId="6438D133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2BE6CDD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### ② 클래스 데이터+검증 혼재 (또는 클래스 복수 책임)</w:t>
      </w:r>
    </w:p>
    <w:p w14:paraId="0E63443D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| 파일:줄번호 | 문제 |</w:t>
      </w:r>
    </w:p>
    <w:p w14:paraId="113D85A5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03CC83D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### ③ UI 비즈니스 판단</w:t>
      </w:r>
    </w:p>
    <w:p w14:paraId="36DA6F9A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| 파일:줄번호 | 내용 |</w:t>
      </w:r>
    </w:p>
    <w:p w14:paraId="74F83D90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/>
          <w:spacing w:val="-3"/>
          <w:w w:val="95"/>
          <w:szCs w:val="20"/>
        </w:rPr>
        <w:t>(해당 없으면 "해당 없음" 명시)</w:t>
      </w:r>
    </w:p>
    <w:p w14:paraId="725EA4A3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3DEEDA3" w14:textId="77777777" w:rsidR="00F6012E" w:rsidRP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 w:hint="eastAsia"/>
          <w:spacing w:val="-3"/>
          <w:w w:val="95"/>
          <w:szCs w:val="20"/>
        </w:rPr>
        <w:t>위반</w:t>
      </w:r>
      <w:r w:rsidRPr="00F6012E">
        <w:rPr>
          <w:rFonts w:ascii="돋움" w:eastAsia="돋움" w:hAnsi="돋움"/>
          <w:spacing w:val="-3"/>
          <w:w w:val="95"/>
          <w:szCs w:val="20"/>
        </w:rPr>
        <w:t xml:space="preserve"> 없는 항목도 "해당 없음"으로 명시.</w:t>
      </w:r>
    </w:p>
    <w:p w14:paraId="49688F0D" w14:textId="77777777" w:rsidR="00F6012E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F6012E">
        <w:rPr>
          <w:rFonts w:ascii="돋움" w:eastAsia="돋움" w:hAnsi="돋움" w:hint="eastAsia"/>
          <w:spacing w:val="-3"/>
          <w:w w:val="95"/>
          <w:szCs w:val="20"/>
        </w:rPr>
        <w:t>코드</w:t>
      </w:r>
      <w:r w:rsidRPr="00F6012E">
        <w:rPr>
          <w:rFonts w:ascii="돋움" w:eastAsia="돋움" w:hAnsi="돋움"/>
          <w:spacing w:val="-3"/>
          <w:w w:val="95"/>
          <w:szCs w:val="20"/>
        </w:rPr>
        <w:t xml:space="preserve"> 수정안·패치는 쓰지 말 것.</w:t>
      </w:r>
    </w:p>
    <w:p w14:paraId="2D28E285" w14:textId="213355A0" w:rsidR="00680ABB" w:rsidRPr="00892B28" w:rsidRDefault="00722F3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```</w:t>
      </w:r>
    </w:p>
    <w:p w14:paraId="1611E508" w14:textId="5021F077" w:rsidR="00680ABB" w:rsidRPr="00722F3E" w:rsidRDefault="00F6012E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F6012E">
        <w:rPr>
          <w:rFonts w:ascii="돋움" w:eastAsia="돋움" w:hAnsi="돋움"/>
          <w:noProof/>
          <w:spacing w:val="-3"/>
          <w:w w:val="95"/>
          <w:sz w:val="24"/>
        </w:rPr>
        <w:lastRenderedPageBreak/>
        <w:drawing>
          <wp:inline distT="0" distB="0" distL="0" distR="0" wp14:anchorId="4112DFD2" wp14:editId="7BE60D79">
            <wp:extent cx="5760720" cy="1639570"/>
            <wp:effectExtent l="0" t="0" r="0" b="0"/>
            <wp:docPr id="3659201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0168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6E7D" w14:textId="77777777" w:rsidR="00680ABB" w:rsidRPr="00722F3E" w:rsidRDefault="00680AB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B7B284C" w14:textId="77777777" w:rsidR="00680ABB" w:rsidRPr="00722F3E" w:rsidRDefault="00680AB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FAB88AB" w14:textId="4C452D68" w:rsidR="00892B28" w:rsidRPr="00892B28" w:rsidRDefault="00892B28" w:rsidP="00892B28">
      <w:pPr>
        <w:spacing w:before="60" w:after="60"/>
        <w:rPr>
          <w:sz w:val="36"/>
          <w:szCs w:val="36"/>
        </w:rPr>
      </w:pPr>
      <w:r w:rsidRPr="00892B28">
        <w:rPr>
          <w:rFonts w:ascii="Arial" w:eastAsia="Arial" w:hAnsi="Arial" w:cs="Arial"/>
          <w:b/>
          <w:bCs/>
          <w:color w:val="222222"/>
          <w:sz w:val="28"/>
          <w:szCs w:val="28"/>
        </w:rPr>
        <w:t>▶ Step</w:t>
      </w:r>
      <w:r>
        <w:rPr>
          <w:rFonts w:ascii="Arial" w:eastAsiaTheme="minorEastAsia" w:hAnsi="Arial" w:cs="Arial" w:hint="eastAsia"/>
          <w:b/>
          <w:bCs/>
          <w:color w:val="222222"/>
          <w:sz w:val="28"/>
          <w:szCs w:val="28"/>
        </w:rPr>
        <w:t>5</w:t>
      </w:r>
      <w:r w:rsidRPr="00892B28">
        <w:rPr>
          <w:rFonts w:ascii="Arial" w:eastAsia="Arial" w:hAnsi="Arial" w:cs="Arial"/>
          <w:b/>
          <w:bCs/>
          <w:color w:val="222222"/>
          <w:sz w:val="28"/>
          <w:szCs w:val="28"/>
        </w:rPr>
        <w:t xml:space="preserve"> — 종합 리팩토링 계획서 프롬프트</w:t>
      </w:r>
    </w:p>
    <w:p w14:paraId="18B85E4E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4069FFD" w14:textId="54422FC3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4"/>
        </w:rPr>
      </w:pPr>
      <w:r w:rsidRPr="00892B28">
        <w:rPr>
          <w:rFonts w:ascii="돋움" w:eastAsia="돋움" w:hAnsi="돋움"/>
          <w:b/>
          <w:bCs/>
          <w:spacing w:val="-3"/>
          <w:w w:val="95"/>
          <w:sz w:val="24"/>
        </w:rPr>
        <w:t>[Ask 모드]</w:t>
      </w:r>
      <w:r w:rsidR="00892B28" w:rsidRPr="00892B28">
        <w:rPr>
          <w:rFonts w:ascii="돋움" w:eastAsia="돋움" w:hAnsi="돋움" w:hint="eastAsia"/>
          <w:b/>
          <w:bCs/>
          <w:spacing w:val="-3"/>
          <w:w w:val="95"/>
          <w:sz w:val="24"/>
        </w:rPr>
        <w:t xml:space="preserve"> 프롬프트</w:t>
      </w:r>
    </w:p>
    <w:p w14:paraId="3D349BF4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```</w:t>
      </w:r>
    </w:p>
    <w:p w14:paraId="264FC0F9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 w:hint="eastAsia"/>
          <w:spacing w:val="-3"/>
          <w:w w:val="95"/>
          <w:szCs w:val="20"/>
        </w:rPr>
        <w:t>앞서</w:t>
      </w:r>
      <w:r w:rsidRPr="00892B28">
        <w:rPr>
          <w:rFonts w:ascii="돋움" w:eastAsia="돋움" w:hAnsi="돋움"/>
          <w:spacing w:val="-3"/>
          <w:w w:val="95"/>
          <w:szCs w:val="20"/>
        </w:rPr>
        <w:t xml:space="preserve"> 분석한 내용을 바탕으로 리팩토링 계획서를 작성해줘.</w:t>
      </w:r>
    </w:p>
    <w:p w14:paraId="5CAAE86C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 w:hint="eastAsia"/>
          <w:spacing w:val="-3"/>
          <w:w w:val="95"/>
          <w:szCs w:val="20"/>
        </w:rPr>
        <w:t>코드는</w:t>
      </w:r>
      <w:r w:rsidRPr="00892B28">
        <w:rPr>
          <w:rFonts w:ascii="돋움" w:eastAsia="돋움" w:hAnsi="돋움"/>
          <w:spacing w:val="-3"/>
          <w:w w:val="95"/>
          <w:szCs w:val="20"/>
        </w:rPr>
        <w:t xml:space="preserve"> 아직 수정하지 말고 다음 형식으로 정리해줘:</w:t>
      </w:r>
    </w:p>
    <w:p w14:paraId="23A35A84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CD44747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## 리팩토링 대상 목록 (우선순위 순)</w:t>
      </w:r>
    </w:p>
    <w:p w14:paraId="06BF5A05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5ED2284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| 순번 | 대상 파일 | 문제 | 적용 기법 | 우선순위 |</w:t>
      </w:r>
    </w:p>
    <w:p w14:paraId="255224B4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B56E5E1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## 테스트 선행 필요 항목</w:t>
      </w:r>
    </w:p>
    <w:p w14:paraId="2FBDD66F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- 리팩토링 전에 먼저 테스트를 추가해야 할 함수 목록</w:t>
      </w:r>
    </w:p>
    <w:p w14:paraId="20D8372B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1C9341B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## 리팩토링 후 검증 방법</w:t>
      </w:r>
    </w:p>
    <w:p w14:paraId="3EE0AE39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- 회귀 테스트(Regression Test) 실행 명령어</w:t>
      </w:r>
    </w:p>
    <w:p w14:paraId="4C88A64F" w14:textId="77777777" w:rsidR="00722F3E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- 외부 동작(기능)이 바뀌지 않았음을 확인하는 방법</w:t>
      </w:r>
    </w:p>
    <w:p w14:paraId="5F3E179C" w14:textId="31610A3A" w:rsidR="00680ABB" w:rsidRPr="00892B28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```</w:t>
      </w:r>
    </w:p>
    <w:p w14:paraId="2252753A" w14:textId="77777777" w:rsidR="00680ABB" w:rsidRPr="00722F3E" w:rsidRDefault="00680AB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E146F91" w14:textId="5D6665FD" w:rsidR="00680ABB" w:rsidRPr="00722F3E" w:rsidRDefault="00722F3E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3C63945F" wp14:editId="62CB6BD3">
            <wp:extent cx="2667000" cy="1769352"/>
            <wp:effectExtent l="0" t="0" r="0" b="0"/>
            <wp:docPr id="1380014967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2486F646-4CA3-3838-79F7-DDB63B17C4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2486F646-4CA3-3838-79F7-DDB63B17C4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672121" cy="177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ED3C" w14:textId="77777777" w:rsidR="00680ABB" w:rsidRPr="00722F3E" w:rsidRDefault="00680AB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432937B4" w14:textId="77777777" w:rsidR="00F6012E" w:rsidRPr="0076618D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6618D">
        <w:rPr>
          <w:rFonts w:ascii="돋움" w:eastAsia="돋움" w:hAnsi="돋움" w:hint="eastAsia"/>
          <w:spacing w:val="-3"/>
          <w:w w:val="95"/>
          <w:sz w:val="24"/>
        </w:rPr>
        <w:lastRenderedPageBreak/>
        <w:t>문서 정리를 합니다.</w:t>
      </w:r>
    </w:p>
    <w:p w14:paraId="1F4AC28B" w14:textId="77777777" w:rsidR="00F6012E" w:rsidRPr="008B7C98" w:rsidRDefault="00F6012E" w:rsidP="00F6012E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2161349" w14:textId="77777777" w:rsidR="00F6012E" w:rsidRPr="007104D4" w:rsidRDefault="00F6012E" w:rsidP="00F6012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3EE8140" w14:textId="77777777" w:rsidR="00F6012E" w:rsidRDefault="00F6012E" w:rsidP="00F6012E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1FE17B20" w14:textId="77777777" w:rsidR="00F6012E" w:rsidRDefault="00F6012E" w:rsidP="00F6012E">
      <w:pPr>
        <w:spacing w:after="160"/>
        <w:rPr>
          <w:sz w:val="20"/>
          <w:szCs w:val="20"/>
        </w:rPr>
      </w:pPr>
    </w:p>
    <w:p w14:paraId="283D2C4E" w14:textId="77777777" w:rsidR="00F6012E" w:rsidRDefault="00F6012E" w:rsidP="00F6012E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EF2295">
        <w:rPr>
          <w:noProof/>
        </w:rPr>
        <w:drawing>
          <wp:inline distT="0" distB="0" distL="0" distR="0" wp14:anchorId="53A9ED3E" wp14:editId="38FF3712">
            <wp:extent cx="5760720" cy="536575"/>
            <wp:effectExtent l="0" t="0" r="0" b="0"/>
            <wp:docPr id="17703142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7038" w14:textId="77777777" w:rsidR="00F6012E" w:rsidRDefault="00F6012E" w:rsidP="00F6012E">
      <w:pPr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Pr="00AC588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깃 헙 업로드 및 리뷰</w:t>
      </w:r>
    </w:p>
    <w:p w14:paraId="29B303EA" w14:textId="77777777" w:rsidR="00F6012E" w:rsidRDefault="00F6012E" w:rsidP="00F6012E">
      <w:pPr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761B8C26" w14:textId="22A7E84A" w:rsid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1E871DAD" wp14:editId="408A3D11">
            <wp:extent cx="5649113" cy="2991267"/>
            <wp:effectExtent l="0" t="0" r="8890" b="0"/>
            <wp:docPr id="6156631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63187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2453" w14:textId="77777777" w:rsidR="00722F3E" w:rsidRPr="00722F3E" w:rsidRDefault="00722F3E" w:rsidP="00722F3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62BB85F" w14:textId="5F5CD42E" w:rsidR="00680ABB" w:rsidRPr="00722F3E" w:rsidRDefault="00722F3E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22F3E">
        <w:rPr>
          <w:rFonts w:ascii="돋움" w:eastAsia="돋움" w:hAnsi="돋움"/>
          <w:noProof/>
          <w:spacing w:val="-3"/>
          <w:w w:val="95"/>
          <w:sz w:val="24"/>
        </w:rPr>
        <w:lastRenderedPageBreak/>
        <w:drawing>
          <wp:inline distT="0" distB="0" distL="0" distR="0" wp14:anchorId="0744DA02" wp14:editId="776C246A">
            <wp:extent cx="5620534" cy="2981741"/>
            <wp:effectExtent l="0" t="0" r="0" b="9525"/>
            <wp:docPr id="19018179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17952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5238" w14:textId="4023060D" w:rsidR="00892B28" w:rsidRDefault="00892B28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/>
          <w:spacing w:val="-3"/>
          <w:w w:val="95"/>
        </w:rPr>
        <w:br w:type="page"/>
      </w:r>
    </w:p>
    <w:p w14:paraId="160FE60D" w14:textId="77777777" w:rsidR="00892B28" w:rsidRDefault="00892B28" w:rsidP="00892B28">
      <w:pPr>
        <w:pStyle w:val="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lastRenderedPageBreak/>
        <w:t>P-08  Dual-Track Refactoring 실행 (커밋 1개 단위)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92B28" w14:paraId="0B15BBB2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3731" w14:textId="77777777" w:rsidR="00892B28" w:rsidRDefault="00892B28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목적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5507" w14:textId="77777777" w:rsidR="00892B28" w:rsidRDefault="00892B28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외부 계약 불변 / GREEN 유지 / 구조만 개선</w:t>
            </w:r>
          </w:p>
        </w:tc>
      </w:tr>
      <w:tr w:rsidR="00892B28" w14:paraId="7CA3D0E1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6072" w14:textId="77777777" w:rsidR="00892B28" w:rsidRDefault="00892B28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브랜치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EBE1" w14:textId="77777777" w:rsidR="00892B28" w:rsidRDefault="00892B28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refactor/refactor</w:t>
            </w:r>
          </w:p>
        </w:tc>
      </w:tr>
      <w:tr w:rsidR="00892B28" w14:paraId="203AE898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4625" w14:textId="77777777" w:rsidR="00892B28" w:rsidRDefault="00892B28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커밋 단위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BD66" w14:textId="77777777" w:rsidR="00892B28" w:rsidRDefault="00892B28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리팩토링 목표 1~2개 선택 → 수행 → 회귀 확인 → 커밋</w:t>
            </w:r>
          </w:p>
        </w:tc>
      </w:tr>
    </w:tbl>
    <w:p w14:paraId="0EF9D056" w14:textId="77777777" w:rsidR="00892B28" w:rsidRDefault="00892B28" w:rsidP="00892B28"/>
    <w:p w14:paraId="33414A1E" w14:textId="10DD67D9" w:rsidR="00DE479C" w:rsidRDefault="00892B28" w:rsidP="00DE479C">
      <w:pPr>
        <w:spacing w:before="60" w:after="60"/>
        <w:rPr>
          <w:rFonts w:ascii="맑은 고딕" w:eastAsia="맑은 고딕" w:hAnsi="맑은 고딕" w:cs="맑은 고딕"/>
          <w:b/>
          <w:bCs/>
          <w:color w:val="222222"/>
          <w:sz w:val="20"/>
          <w:szCs w:val="20"/>
        </w:rPr>
      </w:pPr>
      <w:r>
        <w:rPr>
          <w:rFonts w:ascii="Cambria Math" w:eastAsia="Arial" w:hAnsi="Cambria Math" w:cs="Cambria Math"/>
          <w:b/>
          <w:bCs/>
          <w:color w:val="222222"/>
          <w:sz w:val="20"/>
          <w:szCs w:val="20"/>
        </w:rPr>
        <w:t>▶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  <w:sz w:val="20"/>
          <w:szCs w:val="20"/>
        </w:rPr>
        <w:t>리팩토링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  <w:sz w:val="20"/>
          <w:szCs w:val="20"/>
        </w:rPr>
        <w:t>후보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  <w:sz w:val="20"/>
          <w:szCs w:val="20"/>
        </w:rPr>
        <w:t>목록</w:t>
      </w:r>
    </w:p>
    <w:p w14:paraId="3E494D44" w14:textId="77777777" w:rsidR="00DE479C" w:rsidRDefault="00DE479C" w:rsidP="00DE479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4080"/>
      </w:tblGrid>
      <w:tr w:rsidR="00DE479C" w14:paraId="3D5DD92E" w14:textId="77777777" w:rsidTr="00083D10">
        <w:trPr>
          <w:tblHeader/>
        </w:trPr>
        <w:tc>
          <w:tcPr>
            <w:tcW w:w="12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290D" w14:textId="77777777" w:rsidR="00DE479C" w:rsidRDefault="00DE479C" w:rsidP="00083D1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08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D4DB" w14:textId="77777777" w:rsidR="00DE479C" w:rsidRDefault="00DE479C" w:rsidP="00083D1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Track A — UI / Boundary</w:t>
            </w:r>
          </w:p>
        </w:tc>
        <w:tc>
          <w:tcPr>
            <w:tcW w:w="408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9639" w14:textId="77777777" w:rsidR="00DE479C" w:rsidRDefault="00DE479C" w:rsidP="00083D1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Track B — Domain / Logic</w:t>
            </w:r>
          </w:p>
        </w:tc>
      </w:tr>
      <w:tr w:rsidR="00DE479C" w14:paraId="7B176DDE" w14:textId="77777777" w:rsidTr="00083D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96B2" w14:textId="77777777" w:rsidR="00DE479C" w:rsidRDefault="00DE479C" w:rsidP="00083D1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R-U1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1477" w14:textId="77777777" w:rsidR="00DE479C" w:rsidRDefault="00DE479C" w:rsidP="00083D10"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입력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검증을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ValidationPolicy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로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분리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DEFE" w14:textId="77777777" w:rsidR="00DE479C" w:rsidRDefault="00DE479C" w:rsidP="00083D1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R-L1: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좌표를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Coordinate Value Object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로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교체</w:t>
            </w:r>
          </w:p>
        </w:tc>
      </w:tr>
      <w:tr w:rsidR="00DE479C" w14:paraId="7CD293A1" w14:textId="77777777" w:rsidTr="00083D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D54F" w14:textId="77777777" w:rsidR="00DE479C" w:rsidRDefault="00DE479C" w:rsidP="00083D1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R-U2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14B0" w14:textId="77777777" w:rsidR="00DE479C" w:rsidRDefault="00DE479C" w:rsidP="00083D10"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예외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메시지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코드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상수화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(Error Schema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단일화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675F" w14:textId="77777777" w:rsidR="00DE479C" w:rsidRDefault="00DE479C" w:rsidP="00083D1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R-L2: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행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열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대각선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합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계산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중복을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sumRow/sumCol/sumDiag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로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추출</w:t>
            </w:r>
          </w:p>
        </w:tc>
      </w:tr>
      <w:tr w:rsidR="00DE479C" w14:paraId="305538FE" w14:textId="77777777" w:rsidTr="00083D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8BD0" w14:textId="77777777" w:rsidR="00DE479C" w:rsidRDefault="00DE479C" w:rsidP="00083D1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R-U3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7C03" w14:textId="77777777" w:rsidR="00DE479C" w:rsidRDefault="00DE479C" w:rsidP="00083D10"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출력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포맷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생성을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ResultFormatter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로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분리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4393" w14:textId="77777777" w:rsidR="00DE479C" w:rsidRDefault="00DE479C" w:rsidP="00083D1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R-L3: Magic Constant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계산을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함수로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추출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+ MATRIX_SIZE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상수화</w:t>
            </w:r>
          </w:p>
        </w:tc>
      </w:tr>
      <w:tr w:rsidR="00DE479C" w14:paraId="18909502" w14:textId="77777777" w:rsidTr="00083D1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32E7" w14:textId="77777777" w:rsidR="00DE479C" w:rsidRDefault="00DE479C" w:rsidP="00083D10"/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9E76" w14:textId="77777777" w:rsidR="00DE479C" w:rsidRDefault="00DE479C" w:rsidP="00083D10"/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E6D7" w14:textId="77777777" w:rsidR="00DE479C" w:rsidRDefault="00DE479C" w:rsidP="00083D1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R-L4: solution()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에서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조합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시도를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tryPlacement(order)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로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F2937"/>
                <w:sz w:val="18"/>
                <w:szCs w:val="18"/>
              </w:rPr>
              <w:t>분리</w:t>
            </w:r>
          </w:p>
        </w:tc>
      </w:tr>
    </w:tbl>
    <w:p w14:paraId="30B53865" w14:textId="77777777" w:rsidR="00DE479C" w:rsidRDefault="00DE479C" w:rsidP="00DE479C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66FA5429" w14:textId="19A6D7E5" w:rsidR="00892B28" w:rsidRDefault="00DE479C" w:rsidP="00DE479C">
      <w:pPr>
        <w:pStyle w:val="a4"/>
        <w:spacing w:line="312" w:lineRule="auto"/>
        <w:ind w:left="283" w:hanging="283"/>
      </w:pPr>
      <w:r w:rsidRPr="00DE479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[Agent 모드]</w:t>
      </w:r>
    </w:p>
    <w:p w14:paraId="65760542" w14:textId="6ED66797" w:rsidR="005C07E5" w:rsidRDefault="005C07E5" w:rsidP="005C07E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5C07E5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Dual-Track Refactoring 프롬프트 작성</w:t>
      </w:r>
      <w:r w:rsidRPr="005C07E5">
        <w:rPr>
          <w:rFonts w:ascii="돋움" w:eastAsia="돋움" w:hAnsi="돋움" w:hint="eastAsia"/>
          <w:b/>
          <w:bCs/>
          <w:spacing w:val="-3"/>
          <w:w w:val="95"/>
          <w:sz w:val="28"/>
          <w:szCs w:val="28"/>
        </w:rPr>
        <w:t xml:space="preserve"> </w:t>
      </w:r>
      <w:r w:rsidRPr="005C07E5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Agent 모두로 변경 후 작업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5134"/>
      </w:tblGrid>
      <w:tr w:rsidR="00831522" w:rsidRPr="00831522" w14:paraId="3CE8F3BD" w14:textId="77777777" w:rsidTr="00831522">
        <w:trPr>
          <w:tblHeader/>
        </w:trPr>
        <w:tc>
          <w:tcPr>
            <w:tcW w:w="2252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E1EAB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상황</w:t>
            </w:r>
          </w:p>
        </w:tc>
        <w:tc>
          <w:tcPr>
            <w:tcW w:w="274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FB39E6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사용 프롬프트</w:t>
            </w:r>
          </w:p>
        </w:tc>
      </w:tr>
      <w:tr w:rsidR="00831522" w:rsidRPr="00831522" w14:paraId="7EF82F3C" w14:textId="77777777" w:rsidTr="00831522">
        <w:tc>
          <w:tcPr>
            <w:tcW w:w="225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B6E11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“RF-01만 지금 고쳐줘”</w:t>
            </w:r>
          </w:p>
        </w:tc>
        <w:tc>
          <w:tcPr>
            <w:tcW w:w="27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A6096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A (단일 커밋)</w:t>
            </w:r>
          </w:p>
        </w:tc>
      </w:tr>
      <w:tr w:rsidR="00831522" w:rsidRPr="00831522" w14:paraId="77B81B36" w14:textId="77777777" w:rsidTr="00831522">
        <w:tc>
          <w:tcPr>
            <w:tcW w:w="225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8FB59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“REFACTOR 전체 계획 세워줘”</w:t>
            </w:r>
          </w:p>
        </w:tc>
        <w:tc>
          <w:tcPr>
            <w:tcW w:w="27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F4433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B (로드맵) — Ask mode</w:t>
            </w:r>
          </w:p>
        </w:tc>
      </w:tr>
      <w:tr w:rsidR="00831522" w:rsidRPr="00831522" w14:paraId="047FB8BB" w14:textId="77777777" w:rsidTr="00831522">
        <w:tc>
          <w:tcPr>
            <w:tcW w:w="225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8D9C8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Wave 1~4 순차 실행</w:t>
            </w:r>
          </w:p>
        </w:tc>
        <w:tc>
          <w:tcPr>
            <w:tcW w:w="27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C7AE8A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B로 순서 확인 → 매번 A로 1커밋</w:t>
            </w:r>
          </w:p>
        </w:tc>
      </w:tr>
      <w:tr w:rsidR="00831522" w:rsidRPr="00831522" w14:paraId="12738B46" w14:textId="77777777" w:rsidTr="00831522">
        <w:tc>
          <w:tcPr>
            <w:tcW w:w="225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DE942F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GM diff / ISS-012-01</w:t>
            </w:r>
          </w:p>
        </w:tc>
        <w:tc>
          <w:tcPr>
            <w:tcW w:w="27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E79609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  <w:szCs w:val="20"/>
              </w:rPr>
              <w:t>B의 GM 규칙 + C3 전후 approve 판단</w:t>
            </w:r>
          </w:p>
        </w:tc>
      </w:tr>
    </w:tbl>
    <w:p w14:paraId="75B2B226" w14:textId="77777777" w:rsidR="00831522" w:rsidRPr="00831522" w:rsidRDefault="00000000" w:rsidP="00831522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pict w14:anchorId="20D75E6C">
          <v:rect id="_x0000_i1099" style="width:0;height:1.5pt" o:hralign="center" o:hrstd="t" o:hr="t" fillcolor="#a0a0a0" stroked="f"/>
        </w:pict>
      </w:r>
    </w:p>
    <w:p w14:paraId="7BFF8A7B" w14:textId="77777777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831522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두 프롬프트 사용 가이드</w:t>
      </w:r>
    </w:p>
    <w:p w14:paraId="520D54C0" w14:textId="77777777" w:rsidR="00831522" w:rsidRDefault="00831522" w:rsidP="005C07E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7F5E9423" w14:textId="0D3EA215" w:rsidR="00831522" w:rsidRDefault="00831522" w:rsidP="005C07E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831522">
        <w:rPr>
          <w:rFonts w:ascii="돋움" w:eastAsia="돋움" w:hAnsi="돋움"/>
          <w:b/>
          <w:bCs/>
          <w:noProof/>
          <w:spacing w:val="-3"/>
          <w:w w:val="95"/>
          <w:sz w:val="28"/>
          <w:szCs w:val="28"/>
        </w:rPr>
        <w:lastRenderedPageBreak/>
        <w:drawing>
          <wp:inline distT="0" distB="0" distL="0" distR="0" wp14:anchorId="36DCB3B4" wp14:editId="4BE6E372">
            <wp:extent cx="3496163" cy="7621064"/>
            <wp:effectExtent l="0" t="0" r="9525" b="0"/>
            <wp:docPr id="19975632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63232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8F7A" w14:textId="77777777" w:rsidR="00831522" w:rsidRDefault="00831522" w:rsidP="005C07E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5BC17B7D" w14:textId="77777777" w:rsidR="00831522" w:rsidRDefault="00831522" w:rsidP="005C07E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50F3E3F4" w14:textId="77777777" w:rsidR="00831522" w:rsidRDefault="00831522" w:rsidP="005C07E5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</w:p>
    <w:p w14:paraId="158549B0" w14:textId="3C3945C7" w:rsidR="00A34F0E" w:rsidRPr="00A34F0E" w:rsidRDefault="00A34F0E" w:rsidP="00A34F0E">
      <w:pPr>
        <w:spacing w:before="60" w:after="60"/>
        <w:rPr>
          <w:rFonts w:ascii="Arial" w:eastAsiaTheme="minorEastAsia" w:hAnsi="Arial" w:cs="Arial"/>
          <w:b/>
          <w:bCs/>
          <w:color w:val="222222"/>
        </w:rPr>
      </w:pPr>
      <w:r w:rsidRPr="00A34F0E">
        <w:rPr>
          <w:rFonts w:ascii="Arial" w:eastAsiaTheme="minorEastAsia" w:hAnsi="Arial" w:cs="Arial"/>
          <w:b/>
          <w:bCs/>
          <w:color w:val="222222"/>
        </w:rPr>
        <w:lastRenderedPageBreak/>
        <w:t>프롬프트</w:t>
      </w:r>
      <w:r w:rsidRPr="00A34F0E">
        <w:rPr>
          <w:rFonts w:ascii="Arial" w:eastAsiaTheme="minorEastAsia" w:hAnsi="Arial" w:cs="Arial"/>
          <w:b/>
          <w:bCs/>
          <w:color w:val="222222"/>
        </w:rPr>
        <w:t xml:space="preserve"> A — </w:t>
      </w:r>
      <w:r w:rsidRPr="00A34F0E">
        <w:rPr>
          <w:rFonts w:ascii="Arial" w:eastAsiaTheme="minorEastAsia" w:hAnsi="Arial" w:cs="Arial"/>
          <w:b/>
          <w:bCs/>
          <w:color w:val="222222"/>
        </w:rPr>
        <w:t>단일</w:t>
      </w:r>
      <w:r w:rsidRPr="00A34F0E">
        <w:rPr>
          <w:rFonts w:ascii="Arial" w:eastAsiaTheme="minorEastAsia" w:hAnsi="Arial" w:cs="Arial"/>
          <w:b/>
          <w:bCs/>
          <w:color w:val="222222"/>
        </w:rPr>
        <w:t xml:space="preserve"> </w:t>
      </w:r>
      <w:r w:rsidRPr="00A34F0E">
        <w:rPr>
          <w:rFonts w:ascii="Arial" w:eastAsiaTheme="minorEastAsia" w:hAnsi="Arial" w:cs="Arial"/>
          <w:b/>
          <w:bCs/>
          <w:color w:val="222222"/>
        </w:rPr>
        <w:t>커밋</w:t>
      </w:r>
      <w:r w:rsidRPr="00A34F0E">
        <w:rPr>
          <w:rFonts w:ascii="Arial" w:eastAsiaTheme="minorEastAsia" w:hAnsi="Arial" w:cs="Arial"/>
          <w:b/>
          <w:bCs/>
          <w:color w:val="222222"/>
        </w:rPr>
        <w:t xml:space="preserve"> Safe Refactor (1</w:t>
      </w:r>
      <w:r w:rsidRPr="00A34F0E">
        <w:rPr>
          <w:rFonts w:ascii="Arial" w:eastAsiaTheme="minorEastAsia" w:hAnsi="Arial" w:cs="Arial"/>
          <w:b/>
          <w:bCs/>
          <w:color w:val="222222"/>
        </w:rPr>
        <w:t>샘플</w:t>
      </w:r>
      <w:r w:rsidRPr="00A34F0E">
        <w:rPr>
          <w:rFonts w:ascii="Arial" w:eastAsiaTheme="minorEastAsia" w:hAnsi="Arial" w:cs="Arial"/>
          <w:b/>
          <w:bCs/>
          <w:color w:val="222222"/>
        </w:rPr>
        <w:t xml:space="preserve"> / 1</w:t>
      </w:r>
      <w:r w:rsidRPr="00A34F0E">
        <w:rPr>
          <w:rFonts w:ascii="Arial" w:eastAsiaTheme="minorEastAsia" w:hAnsi="Arial" w:cs="Arial"/>
          <w:b/>
          <w:bCs/>
          <w:color w:val="222222"/>
        </w:rPr>
        <w:t>커밋</w:t>
      </w:r>
      <w:r w:rsidRPr="00A34F0E">
        <w:rPr>
          <w:rFonts w:ascii="Arial" w:eastAsiaTheme="minorEastAsia" w:hAnsi="Arial" w:cs="Arial"/>
          <w:b/>
          <w:bCs/>
          <w:color w:val="222222"/>
        </w:rPr>
        <w:t>)</w:t>
      </w:r>
    </w:p>
    <w:p w14:paraId="3568AE71" w14:textId="77777777" w:rsidR="00A34F0E" w:rsidRPr="00A34F0E" w:rsidRDefault="00A34F0E" w:rsidP="00A34F0E">
      <w:pPr>
        <w:spacing w:before="60" w:after="60"/>
        <w:rPr>
          <w:rFonts w:ascii="Arial" w:eastAsiaTheme="minorEastAsia" w:hAnsi="Arial" w:cs="Arial"/>
          <w:b/>
          <w:bCs/>
          <w:i/>
          <w:iCs/>
          <w:color w:val="222222"/>
        </w:rPr>
      </w:pP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용도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: Agent mode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에서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 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한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 xml:space="preserve"> 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번에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 xml:space="preserve"> 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하나의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 xml:space="preserve"> 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리팩토링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 xml:space="preserve"> 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목표만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 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수행할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 xml:space="preserve"> 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때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 xml:space="preserve"> 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사용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.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br/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전제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 xml:space="preserve">: pytest 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전체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 xml:space="preserve"> GREEN + GM-1 matched (RED 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잔존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 xml:space="preserve"> 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시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 xml:space="preserve"> REFACTOR 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금지</w:t>
      </w:r>
      <w:r w:rsidRPr="00A34F0E">
        <w:rPr>
          <w:rFonts w:ascii="Arial" w:eastAsiaTheme="minorEastAsia" w:hAnsi="Arial" w:cs="Arial"/>
          <w:b/>
          <w:bCs/>
          <w:i/>
          <w:iCs/>
          <w:color w:val="222222"/>
        </w:rPr>
        <w:t>).</w:t>
      </w:r>
    </w:p>
    <w:p w14:paraId="313DEAB5" w14:textId="77777777" w:rsidR="00A34F0E" w:rsidRPr="00A34F0E" w:rsidRDefault="00A34F0E" w:rsidP="00892B28">
      <w:pPr>
        <w:spacing w:before="60" w:after="60"/>
        <w:rPr>
          <w:rFonts w:ascii="Arial" w:eastAsiaTheme="minorEastAsia" w:hAnsi="Arial" w:cs="Arial"/>
          <w:b/>
          <w:bCs/>
          <w:color w:val="222222"/>
        </w:rPr>
      </w:pPr>
    </w:p>
    <w:p w14:paraId="044E9731" w14:textId="23D4AEAD" w:rsidR="00892B28" w:rsidRPr="00892B28" w:rsidRDefault="00892B28" w:rsidP="00892B28">
      <w:pPr>
        <w:spacing w:before="60" w:after="60"/>
        <w:rPr>
          <w:sz w:val="32"/>
          <w:szCs w:val="32"/>
        </w:rPr>
      </w:pPr>
      <w:r w:rsidRPr="00892B28">
        <w:rPr>
          <w:rFonts w:ascii="Arial" w:eastAsia="Arial" w:hAnsi="Arial" w:cs="Arial"/>
          <w:b/>
          <w:bCs/>
          <w:color w:val="222222"/>
        </w:rPr>
        <w:t>▶ 프롬프트</w:t>
      </w:r>
    </w:p>
    <w:p w14:paraId="0A9D994C" w14:textId="77777777" w:rsidR="00680ABB" w:rsidRPr="005C07E5" w:rsidRDefault="00680ABB" w:rsidP="00FC5B24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5CE93F8" w14:textId="77777777" w:rsidR="005C07E5" w:rsidRPr="00892B28" w:rsidRDefault="005C07E5" w:rsidP="005C07E5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```</w:t>
      </w:r>
    </w:p>
    <w:p w14:paraId="78605AB9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 w:hint="eastAsia"/>
          <w:spacing w:val="-3"/>
          <w:w w:val="95"/>
          <w:szCs w:val="20"/>
        </w:rPr>
        <w:t>당신은</w:t>
      </w:r>
      <w:r w:rsidRPr="00A34F0E">
        <w:rPr>
          <w:rFonts w:ascii="돋움" w:eastAsia="돋움" w:hAnsi="돋움"/>
          <w:spacing w:val="-3"/>
          <w:w w:val="95"/>
          <w:szCs w:val="20"/>
        </w:rPr>
        <w:t xml:space="preserve"> Dual-Track UI + Logic TDD, Safe Refactoring, Golden Master, ECB(Clean Architecture) 전문가입니다.</w:t>
      </w:r>
    </w:p>
    <w:p w14:paraId="2385574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D712FC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 w:hint="eastAsia"/>
          <w:spacing w:val="-3"/>
          <w:w w:val="95"/>
          <w:szCs w:val="20"/>
        </w:rPr>
        <w:t>프로젝트</w:t>
      </w:r>
      <w:r w:rsidRPr="00A34F0E">
        <w:rPr>
          <w:rFonts w:ascii="돋움" w:eastAsia="돋움" w:hAnsi="돋움"/>
          <w:spacing w:val="-3"/>
          <w:w w:val="95"/>
          <w:szCs w:val="20"/>
        </w:rPr>
        <w:t>: MagicSquare_1004 (4×4 Magic Square, 빈칸 2개)</w:t>
      </w:r>
    </w:p>
    <w:p w14:paraId="0A41E279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TDD Phase: **refactor_phase** (semantic-preserving refactor only)</w:t>
      </w:r>
    </w:p>
    <w:p w14:paraId="1C99E9E4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 w:hint="eastAsia"/>
          <w:spacing w:val="-3"/>
          <w:w w:val="95"/>
          <w:szCs w:val="20"/>
        </w:rPr>
        <w:t>이번</w:t>
      </w:r>
      <w:r w:rsidRPr="00A34F0E">
        <w:rPr>
          <w:rFonts w:ascii="돋움" w:eastAsia="돋움" w:hAnsi="돋움"/>
          <w:spacing w:val="-3"/>
          <w:w w:val="95"/>
          <w:szCs w:val="20"/>
        </w:rPr>
        <w:t xml:space="preserve"> 작업: **커밋 1개** — observable behavior 변경 금지</w:t>
      </w:r>
    </w:p>
    <w:p w14:paraId="57AE909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EECE21E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40AB71C4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 w:hint="eastAsia"/>
          <w:spacing w:val="-3"/>
          <w:w w:val="95"/>
          <w:szCs w:val="20"/>
        </w:rPr>
        <w:t>프로젝트</w:t>
      </w:r>
      <w:r w:rsidRPr="00A34F0E">
        <w:rPr>
          <w:rFonts w:ascii="돋움" w:eastAsia="돋움" w:hAnsi="돋움"/>
          <w:spacing w:val="-3"/>
          <w:w w:val="95"/>
          <w:szCs w:val="20"/>
        </w:rPr>
        <w:t xml:space="preserve"> SSOT (먼저 참조)</w:t>
      </w:r>
    </w:p>
    <w:p w14:paraId="0C383004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6296CBB0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.cursorrules (ECB, Dual-Track, refactor_phase)</w:t>
      </w:r>
    </w:p>
    <w:p w14:paraId="4E110EA8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Report/14.MagicSquare_REFACTOR_Preparation_Analysis_Report.md (순번 1~11)</w:t>
      </w:r>
    </w:p>
    <w:p w14:paraId="7F6C1633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docs/golden_master_design.md (GM-1)</w:t>
      </w:r>
    </w:p>
    <w:p w14:paraId="709C943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tests/golden_master_expected.txt</w:t>
      </w:r>
    </w:p>
    <w:p w14:paraId="41EE0AC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42001DA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 w:hint="eastAsia"/>
          <w:spacing w:val="-3"/>
          <w:w w:val="95"/>
          <w:szCs w:val="20"/>
        </w:rPr>
        <w:t>실제</w:t>
      </w:r>
      <w:r w:rsidRPr="00A34F0E">
        <w:rPr>
          <w:rFonts w:ascii="돋움" w:eastAsia="돋움" w:hAnsi="돋움"/>
          <w:spacing w:val="-3"/>
          <w:w w:val="95"/>
          <w:szCs w:val="20"/>
        </w:rPr>
        <w:t xml:space="preserve"> 경로 매핑:</w:t>
      </w:r>
    </w:p>
    <w:p w14:paraId="3AF403AE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개념        | 경로 |</w:t>
      </w:r>
    </w:p>
    <w:p w14:paraId="3E3DEAE0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|-------------|------|</w:t>
      </w:r>
    </w:p>
    <w:p w14:paraId="686863D9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Control     | src/control/solve_partial_magic_square.py |</w:t>
      </w:r>
    </w:p>
    <w:p w14:paraId="07CB58D2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Boundary    | src/boundary/ui_boundary.py, input_validator.py |</w:t>
      </w:r>
    </w:p>
    <w:p w14:paraId="1F1B33BA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Screen      | src/boundary/screen/main_window.py |</w:t>
      </w:r>
    </w:p>
    <w:p w14:paraId="719C2C53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Entity      | src/entity/services/*.py, value_objects/*.py |</w:t>
      </w:r>
    </w:p>
    <w:p w14:paraId="0F5D707B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EB0C9C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2F394F0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 w:hint="eastAsia"/>
          <w:spacing w:val="-3"/>
          <w:w w:val="95"/>
          <w:szCs w:val="20"/>
        </w:rPr>
        <w:t>절대</w:t>
      </w:r>
      <w:r w:rsidRPr="00A34F0E">
        <w:rPr>
          <w:rFonts w:ascii="돋움" w:eastAsia="돋움" w:hAnsi="돋움"/>
          <w:spacing w:val="-3"/>
          <w:w w:val="95"/>
          <w:szCs w:val="20"/>
        </w:rPr>
        <w:t xml:space="preserve"> 규칙 (REFACTOR SAFETY)</w:t>
      </w:r>
    </w:p>
    <w:p w14:paraId="449A8050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763947B0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[계약 보호 — 변경 금지]</w:t>
      </w:r>
    </w:p>
    <w:p w14:paraId="0E8027D9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Public API / Input·Output / int[6] 포맷 / 출력 순서</w:t>
      </w:r>
    </w:p>
    <w:p w14:paraId="65855B83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row-major 첫 빈칸 / 1-index 좌표 / reverse fallback 정책</w:t>
      </w:r>
    </w:p>
    <w:p w14:paraId="4814ACD2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예외 타입·메시지 / E001~E007 Error Contract</w:t>
      </w:r>
    </w:p>
    <w:p w14:paraId="5C36D44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Magic Constant = 34</w:t>
      </w:r>
    </w:p>
    <w:p w14:paraId="3E7A4F0E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537ACD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lastRenderedPageBreak/>
        <w:t>[테스트 보호]</w:t>
      </w:r>
    </w:p>
    <w:p w14:paraId="73EDBADE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테스트 삭제·assert 약화·skip/xfail 금지</w:t>
      </w:r>
    </w:p>
    <w:p w14:paraId="0226DB0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GM-1 제거·완화 금지</w:t>
      </w:r>
    </w:p>
    <w:p w14:paraId="27AE33B4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RED 상태 커밋 금지</w:t>
      </w:r>
    </w:p>
    <w:p w14:paraId="610239C9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2D6FCA1C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[구조 규칙]</w:t>
      </w:r>
    </w:p>
    <w:p w14:paraId="34A951D7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기능 추가·설계 확장·speculative abstraction 금지</w:t>
      </w:r>
    </w:p>
    <w:p w14:paraId="5EB56B63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하드코딩·매직 넘버 추가 금지 (MagicConstant SSOT 사용)</w:t>
      </w:r>
    </w:p>
    <w:p w14:paraId="70E59D56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ECB 역방향 import 금지 (entity → boundary/control)</w:t>
      </w:r>
    </w:p>
    <w:p w14:paraId="33D1ED6B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78E0168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3DD8BCF6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Change Budget (이번 커밋 — 반드시 준수)</w:t>
      </w:r>
    </w:p>
    <w:p w14:paraId="3ED5FC77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3243259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리팩토링 목표: **1개** (최대 2개, 단위가 매우 작을 때만)</w:t>
      </w:r>
    </w:p>
    <w:p w14:paraId="5504F854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수정 파일: **최대 3개**</w:t>
      </w:r>
    </w:p>
    <w:p w14:paraId="3AB78163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신규 클래스: **최대 1개**</w:t>
      </w:r>
    </w:p>
    <w:p w14:paraId="2CEB88C2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신규 메서드: **최대 3개**</w:t>
      </w:r>
    </w:p>
    <w:p w14:paraId="62EA537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public method signature 변경 금지</w:t>
      </w:r>
    </w:p>
    <w:p w14:paraId="5291DA8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폴더 구조 변경·대규모 rename 금지</w:t>
      </w:r>
    </w:p>
    <w:p w14:paraId="407900A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D1BB6F3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2B467AC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 w:hint="eastAsia"/>
          <w:spacing w:val="-3"/>
          <w:w w:val="95"/>
          <w:szCs w:val="20"/>
        </w:rPr>
        <w:t>이번</w:t>
      </w:r>
      <w:r w:rsidRPr="00A34F0E">
        <w:rPr>
          <w:rFonts w:ascii="돋움" w:eastAsia="돋움" w:hAnsi="돋움"/>
          <w:spacing w:val="-3"/>
          <w:w w:val="95"/>
          <w:szCs w:val="20"/>
        </w:rPr>
        <w:t xml:space="preserve"> 커밋 대상 선택 (아래에서 1개만)</w:t>
      </w:r>
    </w:p>
    <w:p w14:paraId="49E0A006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4967D27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Report/14 P0 우선 — **아직 GREEN이 아닌 항목은 선택 금지**</w:t>
      </w:r>
    </w:p>
    <w:p w14:paraId="2F01A8E6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DB94396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ID | Track | 대상 | 기법 | Report 순번 |</w:t>
      </w:r>
    </w:p>
    <w:p w14:paraId="7762CEFE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|----|-------|------|------|-------------|</w:t>
      </w:r>
    </w:p>
    <w:p w14:paraId="24ABF012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RF-01 | UI | input_validator + ui_boundary | NotImplementedError → ValidationResult | 1 |</w:t>
      </w:r>
    </w:p>
    <w:p w14:paraId="73259783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RF-02 | UI | ui_boundary | UnsolvableDomainError → E006 (ErrorMapper) | 2 |</w:t>
      </w:r>
    </w:p>
    <w:p w14:paraId="0432668B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RF-03 | Control | solve_partial_magic_square | SolutionResult.values SSOT 위임 | 3 |</w:t>
      </w:r>
    </w:p>
    <w:p w14:paraId="1C948FFB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RF-04 | Control+Entity | solve + two_cell_solver | locate/find 중복 제거 | 4 |</w:t>
      </w:r>
    </w:p>
    <w:p w14:paraId="0A644D7B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RF-05 | UI | input_validator | FailureResponse 반복 → _failure() | 6 |</w:t>
      </w:r>
    </w:p>
    <w:p w14:paraId="44FD0B20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RF-06 | Screen | main_window | ResultPresenter 분리 | 7 |</w:t>
      </w:r>
    </w:p>
    <w:p w14:paraId="3AA0A13E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RF-07 | Entity | magic_square_validator | sumRow/sumCol/sumDiag 추출 | R-L2 |</w:t>
      </w:r>
    </w:p>
    <w:p w14:paraId="3F56A077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| RF-08 | Entity | value_objects | Coordinate VO 통일 | R-L1 |</w:t>
      </w:r>
    </w:p>
    <w:p w14:paraId="7956C00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010F13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**선택 기준:** 위험도 최소 · 변경 범위 최소 · 기존 테스트로 보호 가능 · 중복 제거 효과</w:t>
      </w:r>
    </w:p>
    <w:p w14:paraId="7502480E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3933E10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72C0EB1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 w:hint="eastAsia"/>
          <w:spacing w:val="-3"/>
          <w:w w:val="95"/>
          <w:szCs w:val="20"/>
        </w:rPr>
        <w:t>절차</w:t>
      </w:r>
      <w:r w:rsidRPr="00A34F0E">
        <w:rPr>
          <w:rFonts w:ascii="돋움" w:eastAsia="돋움" w:hAnsi="돋움"/>
          <w:spacing w:val="-3"/>
          <w:w w:val="95"/>
          <w:szCs w:val="20"/>
        </w:rPr>
        <w:t xml:space="preserve"> (순서 고정)</w:t>
      </w:r>
    </w:p>
    <w:p w14:paraId="6E08A8C0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lastRenderedPageBreak/>
        <w:t>============================================================</w:t>
      </w:r>
    </w:p>
    <w:p w14:paraId="5D3EB94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Step 0) 기준선</w:t>
      </w:r>
    </w:p>
    <w:p w14:paraId="4A567F1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`python -m pytest tests/ -v` → 전체 GREEN 확인</w:t>
      </w:r>
    </w:p>
    <w:p w14:paraId="73561B7F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`python -m pytest tests/test_gm_01_magic_square_golden_master.py -v` → matched 확인</w:t>
      </w:r>
    </w:p>
    <w:p w14:paraId="4969D34B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RED/GM fail이면 **중단**하고 GREEN 선행 작업만 제안</w:t>
      </w:r>
    </w:p>
    <w:p w14:paraId="7BDBBD5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7FB64F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Step 1) 목표 1개 선언</w:t>
      </w:r>
    </w:p>
    <w:p w14:paraId="425CE73E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선택 ID, Track, 수정 예정 파일, 선택 이유 (2~3줄)</w:t>
      </w:r>
    </w:p>
    <w:p w14:paraId="01200002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3ACEEF8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Step 2) 보호 테스트 점검</w:t>
      </w:r>
    </w:p>
    <w:p w14:paraId="5C587A4F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해당 ID와 연결된 test ID 확인 (예: RF-02 → U-OUT-03, GM G3)</w:t>
      </w:r>
    </w:p>
    <w:p w14:paraId="49590250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부족하면 **기존 계약 검증만** 최소 보강 (새 기능 테스트 금지)</w:t>
      </w:r>
    </w:p>
    <w:p w14:paraId="76BA9A3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FBA2F8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Step 3) Safe Refactor (Change Budget 내)</w:t>
      </w:r>
    </w:p>
    <w:p w14:paraId="54BF27D6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선택 목표만 수행</w:t>
      </w:r>
    </w:p>
    <w:p w14:paraId="44682112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Boundary ↔ Domain 책임 혼합 시 분리</w:t>
      </w:r>
    </w:p>
    <w:p w14:paraId="69C991B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4E7318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Step 4) 회귀 검증</w:t>
      </w:r>
    </w:p>
    <w:p w14:paraId="6464F0E5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pytest 전체 PASS</w:t>
      </w:r>
    </w:p>
    <w:p w14:paraId="0F7A790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GM-1 matched (diff 없음)</w:t>
      </w:r>
    </w:p>
    <w:p w14:paraId="6880DFD8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- GM diff 발생 시: 리팩토링 실패 — `--approve-golden`은 **의도 변경 확인 후에만**</w:t>
      </w:r>
    </w:p>
    <w:p w14:paraId="3318626C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98493D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Step 5) 산출물 (아래 형식 필수)</w:t>
      </w:r>
    </w:p>
    <w:p w14:paraId="7E295BD3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3B4A5F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1450A9F6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 w:hint="eastAsia"/>
          <w:spacing w:val="-3"/>
          <w:w w:val="95"/>
          <w:szCs w:val="20"/>
        </w:rPr>
        <w:t>출력</w:t>
      </w:r>
      <w:r w:rsidRPr="00A34F0E">
        <w:rPr>
          <w:rFonts w:ascii="돋움" w:eastAsia="돋움" w:hAnsi="돋움"/>
          <w:spacing w:val="-3"/>
          <w:w w:val="95"/>
          <w:szCs w:val="20"/>
        </w:rPr>
        <w:t xml:space="preserve"> 형식</w:t>
      </w:r>
    </w:p>
    <w:p w14:paraId="75950E0B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7248A75E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1. 이번 커밋 목표 (ID)</w:t>
      </w:r>
    </w:p>
    <w:p w14:paraId="6849A639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2. 선택 이유 (위험도·범위·보호 테스트)</w:t>
      </w:r>
    </w:p>
    <w:p w14:paraId="6C7ADA4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3. 변경 범위 (UI Track / Logic Track / Control / Screen)</w:t>
      </w:r>
    </w:p>
    <w:p w14:paraId="4013F1F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4. 변경 전 문제 → 변경 후 개선 (각 2~3줄)</w:t>
      </w:r>
    </w:p>
    <w:p w14:paraId="583752D9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5. 보호된 계약 목록 (Input / Output / Error / GM 규칙)</w:t>
      </w:r>
    </w:p>
    <w:p w14:paraId="5D7223CD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6. 수정 파일 (추가·수정·이동)</w:t>
      </w:r>
    </w:p>
    <w:p w14:paraId="7ED4488F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7. 테스트 결과 (명령 + PASS + GM matched 여부)</w:t>
      </w:r>
    </w:p>
    <w:p w14:paraId="30F09507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8. 위험 요소·롤백 포인트</w:t>
      </w:r>
    </w:p>
    <w:p w14:paraId="189209C8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9. 커밋 메시지 (Conventional Commit)</w:t>
      </w:r>
    </w:p>
    <w:p w14:paraId="358E0823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 xml:space="preserve">   예: refactor(boundary): replace NotImplementedError with ValidationResult</w:t>
      </w:r>
    </w:p>
    <w:p w14:paraId="24DAEF53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E1BF700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11DFAF84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 w:hint="eastAsia"/>
          <w:spacing w:val="-3"/>
          <w:w w:val="95"/>
          <w:szCs w:val="20"/>
        </w:rPr>
        <w:t>주의</w:t>
      </w:r>
    </w:p>
    <w:p w14:paraId="4D5D1FD0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lastRenderedPageBreak/>
        <w:t>============================================================</w:t>
      </w:r>
    </w:p>
    <w:p w14:paraId="089A45A2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observable behavior 변경 = 실패</w:t>
      </w:r>
    </w:p>
    <w:p w14:paraId="216E0DE1" w14:textId="77777777" w:rsidR="00A34F0E" w:rsidRP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GM diff = 실패 (의도적 SSOT 통일 시 ISS-012-01 문서화 후 approve)</w:t>
      </w:r>
    </w:p>
    <w:p w14:paraId="2C8BBB23" w14:textId="77777777" w:rsidR="00A34F0E" w:rsidRDefault="00A34F0E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A34F0E">
        <w:rPr>
          <w:rFonts w:ascii="돋움" w:eastAsia="돋움" w:hAnsi="돋움"/>
          <w:spacing w:val="-3"/>
          <w:w w:val="95"/>
          <w:szCs w:val="20"/>
        </w:rPr>
        <w:t>- 이번 커밋은 리팩토링만 — 테스트 GREEN 작업·기능 추가 혼입 금지</w:t>
      </w:r>
    </w:p>
    <w:p w14:paraId="5C5160A5" w14:textId="109E861D" w:rsidR="00680ABB" w:rsidRDefault="005C07E5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92B28">
        <w:rPr>
          <w:rFonts w:ascii="돋움" w:eastAsia="돋움" w:hAnsi="돋움"/>
          <w:spacing w:val="-3"/>
          <w:w w:val="95"/>
          <w:szCs w:val="20"/>
        </w:rPr>
        <w:t>```</w:t>
      </w:r>
    </w:p>
    <w:p w14:paraId="4FBB7FF9" w14:textId="77777777" w:rsidR="00831522" w:rsidRDefault="00831522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A55A881" w14:textId="77777777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Cs w:val="20"/>
        </w:rPr>
      </w:pPr>
      <w:r w:rsidRPr="00831522">
        <w:rPr>
          <w:rFonts w:ascii="돋움" w:eastAsia="돋움" w:hAnsi="돋움"/>
          <w:b/>
          <w:bCs/>
          <w:spacing w:val="-3"/>
          <w:w w:val="95"/>
          <w:szCs w:val="20"/>
        </w:rPr>
        <w:t>테스트 결과</w:t>
      </w:r>
    </w:p>
    <w:p w14:paraId="632E1BE0" w14:textId="77777777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31522">
        <w:rPr>
          <w:rFonts w:ascii="돋움" w:eastAsia="돋움" w:hAnsi="돋움"/>
          <w:i/>
          <w:iCs/>
          <w:spacing w:val="-3"/>
          <w:w w:val="95"/>
          <w:szCs w:val="20"/>
        </w:rPr>
        <w:t># 전체 — FAIL</w:t>
      </w:r>
    </w:p>
    <w:p w14:paraId="7AF0575C" w14:textId="77777777" w:rsid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31522">
        <w:rPr>
          <w:rFonts w:ascii="돋움" w:eastAsia="돋움" w:hAnsi="돋움"/>
          <w:spacing w:val="-3"/>
          <w:w w:val="95"/>
          <w:szCs w:val="20"/>
        </w:rPr>
        <w:t>python -m pytest tests/ -v</w:t>
      </w:r>
    </w:p>
    <w:p w14:paraId="1977148A" w14:textId="77777777" w:rsid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16E2681" w14:textId="21519E81" w:rsid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31522">
        <w:rPr>
          <w:rFonts w:ascii="돋움" w:eastAsia="돋움" w:hAnsi="돋움"/>
          <w:noProof/>
          <w:spacing w:val="-3"/>
          <w:w w:val="95"/>
          <w:szCs w:val="20"/>
        </w:rPr>
        <w:drawing>
          <wp:inline distT="0" distB="0" distL="0" distR="0" wp14:anchorId="533A7DC6" wp14:editId="2BE7D647">
            <wp:extent cx="5760720" cy="1893570"/>
            <wp:effectExtent l="0" t="0" r="0" b="0"/>
            <wp:docPr id="1153308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08297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34DD" w14:textId="77777777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1544F58" w14:textId="77777777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31522">
        <w:rPr>
          <w:rFonts w:ascii="돋움" w:eastAsia="돋움" w:hAnsi="돋움"/>
          <w:i/>
          <w:iCs/>
          <w:spacing w:val="-3"/>
          <w:w w:val="95"/>
          <w:szCs w:val="20"/>
        </w:rPr>
        <w:t># → 19 failed, 32 passed</w:t>
      </w:r>
    </w:p>
    <w:p w14:paraId="4A74C49A" w14:textId="77777777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31522">
        <w:rPr>
          <w:rFonts w:ascii="돋움" w:eastAsia="돋움" w:hAnsi="돋움"/>
          <w:i/>
          <w:iCs/>
          <w:spacing w:val="-3"/>
          <w:w w:val="95"/>
          <w:szCs w:val="20"/>
        </w:rPr>
        <w:t># Golden Master — PASS (matched)</w:t>
      </w:r>
    </w:p>
    <w:p w14:paraId="7CA7157E" w14:textId="77777777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31522">
        <w:rPr>
          <w:rFonts w:ascii="돋움" w:eastAsia="돋움" w:hAnsi="돋움"/>
          <w:spacing w:val="-3"/>
          <w:w w:val="95"/>
          <w:szCs w:val="20"/>
        </w:rPr>
        <w:t>python -m pytest tests/test_gm_01_magic_square_golden_master.py -v</w:t>
      </w:r>
    </w:p>
    <w:p w14:paraId="3C0B26D5" w14:textId="77777777" w:rsid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  <w:szCs w:val="20"/>
        </w:rPr>
      </w:pPr>
    </w:p>
    <w:p w14:paraId="59995AB0" w14:textId="6F809047" w:rsid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  <w:szCs w:val="20"/>
        </w:rPr>
      </w:pPr>
      <w:r w:rsidRPr="00831522">
        <w:rPr>
          <w:rFonts w:ascii="돋움" w:eastAsia="돋움" w:hAnsi="돋움"/>
          <w:i/>
          <w:iCs/>
          <w:noProof/>
          <w:spacing w:val="-3"/>
          <w:w w:val="95"/>
          <w:szCs w:val="20"/>
        </w:rPr>
        <w:drawing>
          <wp:inline distT="0" distB="0" distL="0" distR="0" wp14:anchorId="322BDBA5" wp14:editId="0F4C9FC4">
            <wp:extent cx="5760720" cy="2418715"/>
            <wp:effectExtent l="0" t="0" r="0" b="0"/>
            <wp:docPr id="8575364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36476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7F59" w14:textId="77777777" w:rsid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i/>
          <w:iCs/>
          <w:spacing w:val="-3"/>
          <w:w w:val="95"/>
          <w:szCs w:val="20"/>
        </w:rPr>
      </w:pPr>
    </w:p>
    <w:p w14:paraId="30F082E7" w14:textId="12E37BA5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31522">
        <w:rPr>
          <w:rFonts w:ascii="돋움" w:eastAsia="돋움" w:hAnsi="돋움"/>
          <w:i/>
          <w:iCs/>
          <w:spacing w:val="-3"/>
          <w:w w:val="95"/>
          <w:szCs w:val="20"/>
        </w:rPr>
        <w:t># → 1 passed</w:t>
      </w:r>
    </w:p>
    <w:p w14:paraId="34AA03C0" w14:textId="77777777" w:rsidR="00831522" w:rsidRPr="00892B28" w:rsidRDefault="00831522" w:rsidP="00A34F0E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FF0DD15" w14:textId="5906A814" w:rsidR="0058072F" w:rsidRDefault="0058072F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/>
          <w:spacing w:val="-3"/>
          <w:w w:val="95"/>
        </w:rPr>
        <w:br w:type="page"/>
      </w:r>
    </w:p>
    <w:p w14:paraId="228FC413" w14:textId="77777777" w:rsidR="00A34F0E" w:rsidRPr="00A34F0E" w:rsidRDefault="00A34F0E" w:rsidP="00A34F0E">
      <w:pPr>
        <w:spacing w:before="60" w:after="60"/>
        <w:rPr>
          <w:rFonts w:ascii="맑은 고딕" w:eastAsia="맑은 고딕" w:hAnsi="맑은 고딕" w:cs="맑은 고딕"/>
          <w:b/>
          <w:bCs/>
          <w:color w:val="222222"/>
          <w:sz w:val="28"/>
          <w:szCs w:val="28"/>
        </w:rPr>
      </w:pPr>
      <w:r w:rsidRPr="00A34F0E">
        <w:rPr>
          <w:rFonts w:ascii="맑은 고딕" w:eastAsia="맑은 고딕" w:hAnsi="맑은 고딕" w:cs="맑은 고딕"/>
          <w:b/>
          <w:bCs/>
          <w:color w:val="222222"/>
          <w:sz w:val="28"/>
          <w:szCs w:val="28"/>
        </w:rPr>
        <w:lastRenderedPageBreak/>
        <w:t>프롬프트 B — 전체 REFACTOR 로드맵 (다중 커밋 / 프로그램)</w:t>
      </w:r>
    </w:p>
    <w:p w14:paraId="0061C494" w14:textId="77777777" w:rsidR="00A34F0E" w:rsidRPr="00A34F0E" w:rsidRDefault="00A34F0E" w:rsidP="00A34F0E">
      <w:pPr>
        <w:spacing w:before="60" w:after="60"/>
        <w:rPr>
          <w:rFonts w:ascii="맑은 고딕" w:eastAsia="맑은 고딕" w:hAnsi="맑은 고딕" w:cs="맑은 고딕"/>
          <w:b/>
          <w:bCs/>
          <w:color w:val="222222"/>
        </w:rPr>
      </w:pPr>
      <w:r w:rsidRPr="00A34F0E">
        <w:rPr>
          <w:rFonts w:ascii="맑은 고딕" w:eastAsia="맑은 고딕" w:hAnsi="맑은 고딕" w:cs="맑은 고딕"/>
          <w:b/>
          <w:bCs/>
          <w:color w:val="222222"/>
        </w:rPr>
        <w:t>용도: Ask mode 분석 → Agent mode 다회차 실행의 마스터 플랜.</w:t>
      </w:r>
      <w:r w:rsidRPr="00A34F0E">
        <w:rPr>
          <w:rFonts w:ascii="맑은 고딕" w:eastAsia="맑은 고딕" w:hAnsi="맑은 고딕" w:cs="맑은 고딕"/>
          <w:b/>
          <w:bCs/>
          <w:color w:val="222222"/>
        </w:rPr>
        <w:br/>
        <w:t>한 세션에 전부 구현하지 말 것 — 커밋 단위로 프롬프트 A를 반복 호출.</w:t>
      </w:r>
    </w:p>
    <w:p w14:paraId="62A72622" w14:textId="77777777" w:rsidR="00A34F0E" w:rsidRPr="00A34F0E" w:rsidRDefault="00A34F0E" w:rsidP="00A34F0E">
      <w:pPr>
        <w:spacing w:before="60" w:after="60"/>
        <w:rPr>
          <w:rFonts w:ascii="맑은 고딕" w:eastAsia="맑은 고딕" w:hAnsi="맑은 고딕" w:cs="맑은 고딕"/>
          <w:b/>
          <w:bCs/>
          <w:color w:val="222222"/>
        </w:rPr>
      </w:pPr>
      <w:r w:rsidRPr="00A34F0E">
        <w:rPr>
          <w:rFonts w:ascii="맑은 고딕" w:eastAsia="맑은 고딕" w:hAnsi="맑은 고딕" w:cs="맑은 고딕"/>
          <w:b/>
          <w:bCs/>
          <w:color w:val="222222"/>
        </w:rPr>
        <w:t xml:space="preserve">▶ </w:t>
      </w:r>
      <w:r w:rsidRPr="00892B2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5577621" w14:textId="77777777" w:rsidR="0058072F" w:rsidRDefault="0058072F" w:rsidP="0058072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6F01D38" w14:textId="77777777" w:rsidR="0058072F" w:rsidRDefault="0058072F" w:rsidP="0058072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E4C28AA" w14:textId="064461C8" w:rsidR="0058072F" w:rsidRDefault="0058072F" w:rsidP="0058072F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>
        <w:rPr>
          <w:rFonts w:ascii="돋움" w:eastAsia="돋움" w:hAnsi="돋움" w:hint="eastAsia"/>
          <w:spacing w:val="-3"/>
          <w:w w:val="95"/>
          <w:szCs w:val="20"/>
        </w:rPr>
        <w:t>```</w:t>
      </w:r>
    </w:p>
    <w:p w14:paraId="6F8BA567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당신은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Dual-Track UI + Logic TDD, Safe Refactoring, Golden Master, ECB 아키텍처 전문가입니다.</w:t>
      </w:r>
    </w:p>
    <w:p w14:paraId="5B554C17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254E8F1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프로젝트</w:t>
      </w:r>
      <w:r w:rsidRPr="001B6BD9">
        <w:rPr>
          <w:rFonts w:ascii="돋움" w:eastAsia="돋움" w:hAnsi="돋움"/>
          <w:spacing w:val="-3"/>
          <w:w w:val="95"/>
          <w:szCs w:val="20"/>
        </w:rPr>
        <w:t>: MagicSquare_1004</w:t>
      </w:r>
    </w:p>
    <w:p w14:paraId="3E79568B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TDD Phase: **REFACTOR 프로그램** (다중 커밋, semantic-preserving)</w:t>
      </w:r>
    </w:p>
    <w:p w14:paraId="4FF9E90A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목적</w:t>
      </w:r>
      <w:r w:rsidRPr="001B6BD9">
        <w:rPr>
          <w:rFonts w:ascii="돋움" w:eastAsia="돋움" w:hAnsi="돋움"/>
          <w:spacing w:val="-3"/>
          <w:w w:val="95"/>
          <w:szCs w:val="20"/>
        </w:rPr>
        <w:t>: Report/14 분석 + R-L/R-U 후보를 **우선순위 로드맵**으로 통합 실행</w:t>
      </w:r>
    </w:p>
    <w:p w14:paraId="416DF69B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29A6736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6876405B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프로그램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목적 (이번 작업 범위)</w:t>
      </w:r>
    </w:p>
    <w:p w14:paraId="1B8FD6AD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782B68BC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•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코드 품질·중복 제거·ECB/SRP 강화·invariant 가독성·회귀 안전성</w:t>
      </w:r>
    </w:p>
    <w:p w14:paraId="345DF5D9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•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기능 추가·계약 변경·출력 변경·architecture redesign 금지</w:t>
      </w:r>
    </w:p>
    <w:p w14:paraId="13AD61EC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•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각 커밋은 프롬프트 A(단일 커밋) 규칙을 따름</w:t>
      </w:r>
    </w:p>
    <w:p w14:paraId="7D925746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22B0FA3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7903E01D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Phase 0 — REFACTOR 진입 게이트 (선행 필수)</w:t>
      </w:r>
    </w:p>
    <w:p w14:paraId="24B9BB23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044CF846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아래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미충족 시 Phase 1 이후 진행 금지:</w:t>
      </w:r>
    </w:p>
    <w:p w14:paraId="17DD3EA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DB8EFAC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게이트 | 기준 |</w:t>
      </w:r>
    </w:p>
    <w:p w14:paraId="5ACF6802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|--------|------|</w:t>
      </w:r>
    </w:p>
    <w:p w14:paraId="61D5FC5A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G-01 | pytest tests/ 전체 GREEN (RED 19건 해소) |</w:t>
      </w:r>
    </w:p>
    <w:p w14:paraId="693EEA8D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G-02 | GM-1 matched |</w:t>
      </w:r>
    </w:p>
    <w:p w14:paraId="2DB9059B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G-03 | U-FLOW-02(6), U-OUT-02~03, U-IN-06~08 GREEN |</w:t>
      </w:r>
    </w:p>
    <w:p w14:paraId="2E18D1BE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G-04 | D-SOL-03, SC-CTL-002~004 GREEN |</w:t>
      </w:r>
    </w:p>
    <w:p w14:paraId="093335FA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G-05 | (P1) tests/boundary/test_main_window.py 존재 |</w:t>
      </w:r>
    </w:p>
    <w:p w14:paraId="0CAA6408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7FCC40D2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검증</w:t>
      </w:r>
      <w:r w:rsidRPr="001B6BD9">
        <w:rPr>
          <w:rFonts w:ascii="돋움" w:eastAsia="돋움" w:hAnsi="돋움"/>
          <w:spacing w:val="-3"/>
          <w:w w:val="95"/>
          <w:szCs w:val="20"/>
        </w:rPr>
        <w:t>:</w:t>
      </w:r>
    </w:p>
    <w:p w14:paraId="59DFC826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 xml:space="preserve">  python -m pytest tests/ -v</w:t>
      </w:r>
    </w:p>
    <w:p w14:paraId="790E506A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 xml:space="preserve">  python -m pytest tests/test_gm_01_magic_square_golden_master.py -v</w:t>
      </w:r>
    </w:p>
    <w:p w14:paraId="352FE0F4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8D5C098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0B4A336E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lastRenderedPageBreak/>
        <w:t>고정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계약 (전 Phase 불변)</w:t>
      </w:r>
    </w:p>
    <w:p w14:paraId="38A3BCE2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7C91ED3C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입력</w:t>
      </w:r>
      <w:r w:rsidRPr="001B6BD9">
        <w:rPr>
          <w:rFonts w:ascii="돋움" w:eastAsia="돋움" w:hAnsi="돋움"/>
          <w:spacing w:val="-3"/>
          <w:w w:val="95"/>
          <w:szCs w:val="20"/>
        </w:rPr>
        <w:t>: 4×4 int[][], 0=빈칸(정확히 2), 값 0|1~16, 0 제외 중복 금지, row-major 첫 빈칸</w:t>
      </w:r>
    </w:p>
    <w:p w14:paraId="05470D6A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출력</w:t>
      </w:r>
      <w:r w:rsidRPr="001B6BD9">
        <w:rPr>
          <w:rFonts w:ascii="돋움" w:eastAsia="돋움" w:hAnsi="돋움"/>
          <w:spacing w:val="-3"/>
          <w:w w:val="95"/>
          <w:szCs w:val="20"/>
        </w:rPr>
        <w:t>: int[6] [r1,c1,n1,r2,c2,n2], 1-index, 작은 수→첫 빈칸, 실패 시 reverse fallback</w:t>
      </w:r>
    </w:p>
    <w:p w14:paraId="11DA3D4E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Error: E001~E007 envelope 불변</w:t>
      </w:r>
    </w:p>
    <w:p w14:paraId="7C6E89BC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Golden Master: normal/reverse success, E002, E005, E006 시나리오</w:t>
      </w:r>
    </w:p>
    <w:p w14:paraId="37A6FE8A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1C7FB6BF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6A928338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전체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로드맵 (커밋 순서 — Report/14 + 후보 통합)</w:t>
      </w:r>
    </w:p>
    <w:p w14:paraId="11C0E046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2F68AA9B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D65D998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■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Wave 1 — P0 계약·SSOT (커밋 1~4, 각각 프롬프트 A 1회)</w:t>
      </w:r>
    </w:p>
    <w:p w14:paraId="27597B88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커밋 | ID | Track | 작업 | 검증 test ID |</w:t>
      </w:r>
    </w:p>
    <w:p w14:paraId="2EE4C5AE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|------|-----|-------|------|--------------|</w:t>
      </w:r>
    </w:p>
    <w:p w14:paraId="198083AC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C1 | RF-01 | Boundary | ValidationResult, NotImplementedError 제거 | U-IN-*, U-FLOW-02 |</w:t>
      </w:r>
    </w:p>
    <w:p w14:paraId="724820B1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C2 | RF-02 | Boundary | E006 ErrorMapper | U-OUT-03, GM G3 |</w:t>
      </w:r>
    </w:p>
    <w:p w14:paraId="541B23E1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C3 | RF-03 | Control | SolutionResult.values SSOT | SC-CTL-002~003, GM G1/G2 |</w:t>
      </w:r>
    </w:p>
    <w:p w14:paraId="303C5910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C4 | RF-04 | Control+Entity | locate/find 중복 정리 | SC-CTL-004, D-SOL-* |</w:t>
      </w:r>
    </w:p>
    <w:p w14:paraId="16318AFD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5ADCD07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■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Wave 2 — P1 DRY·Screen (커밋 5~8)</w:t>
      </w:r>
    </w:p>
    <w:p w14:paraId="779F3319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C5 | RF-05 | Boundary | _failure() extract | U-IN-* |</w:t>
      </w:r>
    </w:p>
    <w:p w14:paraId="317830B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C6 | RF-06 | Screen | ResultPresenter | test_main_window |</w:t>
      </w:r>
    </w:p>
    <w:p w14:paraId="6AF15583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C7 | RF-07 | Screen | G1 fixture·상수 SSOT | GM, Screen |</w:t>
      </w:r>
    </w:p>
    <w:p w14:paraId="476A608D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C8 | RF-08 | Screen | _init_ui() extract method | Screen |</w:t>
      </w:r>
    </w:p>
    <w:p w14:paraId="5706D2AB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3BCCD4F8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■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Wave 3 — P2 Entity 품질 (커밋 9~12, GREEN·GM 유지 후)</w:t>
      </w:r>
    </w:p>
    <w:p w14:paraId="3C1308AF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C9  | R-L3 | Entity | MATRIX_SIZE, magic constant 함수 | D-VAL-* |</w:t>
      </w:r>
    </w:p>
    <w:p w14:paraId="4140EC34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C10 | R-L2 | Entity | sumRow/sumCol/sumDiag | D-VAL-* |</w:t>
      </w:r>
    </w:p>
    <w:p w14:paraId="72B25D6E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C11 | R-L1 | Entity | Coordinate VO 통일 | D-LOC-*, D-SOL-* |</w:t>
      </w:r>
    </w:p>
    <w:p w14:paraId="3FB73D4C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C12 | R-L4 | Entity | tryPlacement(order) extract | D-SOL-* |</w:t>
      </w:r>
    </w:p>
    <w:p w14:paraId="73B75BA8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5C442E12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■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Wave 4 — P2 Boundary polish (커밋 13~14)</w:t>
      </w:r>
    </w:p>
    <w:p w14:paraId="3EA85410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C13 | R-U2 | Boundary | Error code/message 상수화 | U-OUT-*, GM |</w:t>
      </w:r>
    </w:p>
    <w:p w14:paraId="5AADB663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| C14 | R-U3 | Boundary | ResultFormatter (1-index SSOT) | U-OUT-02, GM |</w:t>
      </w:r>
    </w:p>
    <w:p w14:paraId="553AE63B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F9F3F59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2B4E11F9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Wave별 절차 (매 커밋 반복)</w:t>
      </w:r>
    </w:p>
    <w:p w14:paraId="6D1452B9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3FB6782C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1. Phase 0 게이트 재확인 (해당 Wave 시작 시)</w:t>
      </w:r>
    </w:p>
    <w:p w14:paraId="562CF84A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2. 로드맵에서 **다음 1개** RF/R-L/R-U ID 선택</w:t>
      </w:r>
    </w:p>
    <w:p w14:paraId="163E1397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lastRenderedPageBreak/>
        <w:t>3. 프롬프트 A 절차 Step 0~5 실행</w:t>
      </w:r>
    </w:p>
    <w:p w14:paraId="66824020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4. GM matched 확인 후 다음 커밋</w:t>
      </w:r>
    </w:p>
    <w:p w14:paraId="2DE2F546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5. Wave 완료 시 중간 보고 (아래 형식)</w:t>
      </w:r>
    </w:p>
    <w:p w14:paraId="76E85C9D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4B35D93D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6BDBC9B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Wave 완료 보고 형식</w:t>
      </w:r>
    </w:p>
    <w:p w14:paraId="69D608B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5318ED9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1. 완료 커밋 목록 (ID + 메시지)</w:t>
      </w:r>
    </w:p>
    <w:p w14:paraId="7E5F4132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2. Wave별 테스트·GM 결과 요약</w:t>
      </w:r>
    </w:p>
    <w:p w14:paraId="275513BA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3. 잔여 backlog (다음 Wave)</w:t>
      </w:r>
    </w:p>
    <w:p w14:paraId="05E28417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4. 발견된 정합 이슈 (ISS-012-01 등) 및 GM approve 필요 여부</w:t>
      </w:r>
    </w:p>
    <w:p w14:paraId="5DF21EB3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5. 커버리지 80% 달성 여부</w:t>
      </w:r>
    </w:p>
    <w:p w14:paraId="2C90A9A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6. ECB/SRP 개선 체크리스트 (Boundary/Control/Entity/Screen)</w:t>
      </w:r>
    </w:p>
    <w:p w14:paraId="44C8F901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D0581F0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0756C79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Golden Master 특별 규칙 (전체 프로그램)</w:t>
      </w:r>
    </w:p>
    <w:p w14:paraId="2733481E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7562681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•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매 커밋 후 GM-1 matched 필수</w:t>
      </w:r>
    </w:p>
    <w:p w14:paraId="5B3FEEE1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•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diff 발생 시:</w:t>
      </w:r>
    </w:p>
    <w:p w14:paraId="3EBC1451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 xml:space="preserve">  - (a) 버그/회귀 → 롤백</w:t>
      </w:r>
    </w:p>
    <w:p w14:paraId="50643474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 xml:space="preserve">  - (b) ISS-012-01 등 **의도적 SSOT 통일** → Report에 근거 기록 후 `--approve-golden`</w:t>
      </w:r>
    </w:p>
    <w:p w14:paraId="2F3D157E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•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approve 없이 expected.txt 수정 금지</w:t>
      </w:r>
    </w:p>
    <w:p w14:paraId="556E43F6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2320F42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5580171D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금지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(전체 프로그램)</w:t>
      </w:r>
    </w:p>
    <w:p w14:paraId="2E039FF6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5C1C647A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•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Wave 1 미완료 시 Entity R-L* 선행 (의존성 역순)</w:t>
      </w:r>
    </w:p>
    <w:p w14:paraId="48477A6E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•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한 세션에 Wave 전체 구현 시도</w:t>
      </w:r>
    </w:p>
    <w:p w14:paraId="7930AD31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•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RED 테스트를 refactor로 “우회”</w:t>
      </w:r>
    </w:p>
    <w:p w14:paraId="5B712BD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•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generic framework·plugin·repository 신규 도입</w:t>
      </w:r>
    </w:p>
    <w:p w14:paraId="1FAB6E1C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0EABF8F3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767A2E68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 w:hint="eastAsia"/>
          <w:spacing w:val="-3"/>
          <w:w w:val="95"/>
          <w:szCs w:val="20"/>
        </w:rPr>
        <w:t>첫</w:t>
      </w:r>
      <w:r w:rsidRPr="001B6BD9">
        <w:rPr>
          <w:rFonts w:ascii="돋움" w:eastAsia="돋움" w:hAnsi="돋움"/>
          <w:spacing w:val="-3"/>
          <w:w w:val="95"/>
          <w:szCs w:val="20"/>
        </w:rPr>
        <w:t xml:space="preserve"> 응답 요청 (Ask mode)</w:t>
      </w:r>
    </w:p>
    <w:p w14:paraId="48534B7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============================================================</w:t>
      </w:r>
    </w:p>
    <w:p w14:paraId="3E82B520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1. Phase 0 게이트 현황 (pytest/G-01~G-05)</w:t>
      </w:r>
    </w:p>
    <w:p w14:paraId="376B5C80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2. Wave 1 착수 가능 여부</w:t>
      </w:r>
    </w:p>
    <w:p w14:paraId="2CC8661B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3. C1(RF-01) 상세 실행 계획 (수정 파일·테스트·롤백)</w:t>
      </w:r>
    </w:p>
    <w:p w14:paraId="1F01D7DA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4. ISS-012-01 GM 영향 분석 (C3 시점)</w:t>
      </w:r>
    </w:p>
    <w:p w14:paraId="24C288F5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t>5. 예상 커밋 수·위험 구간 표</w:t>
      </w:r>
    </w:p>
    <w:p w14:paraId="560CF2C6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</w:p>
    <w:p w14:paraId="6D3A49EE" w14:textId="77777777" w:rsidR="001B6BD9" w:rsidRPr="001B6BD9" w:rsidRDefault="001B6BD9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1B6BD9">
        <w:rPr>
          <w:rFonts w:ascii="돋움" w:eastAsia="돋움" w:hAnsi="돋움"/>
          <w:spacing w:val="-3"/>
          <w:w w:val="95"/>
          <w:szCs w:val="20"/>
        </w:rPr>
        <w:lastRenderedPageBreak/>
        <w:t>(Agent mode 전환 시: "C1만 프롬프트 A로 실행" 지시)</w:t>
      </w:r>
    </w:p>
    <w:p w14:paraId="771FD9D9" w14:textId="77777777" w:rsidR="001B6BD9" w:rsidRDefault="001B6BD9" w:rsidP="001B6BD9">
      <w:pPr>
        <w:pStyle w:val="a4"/>
        <w:spacing w:line="312" w:lineRule="auto"/>
        <w:ind w:left="283" w:hanging="283"/>
        <w:rPr>
          <w:rFonts w:ascii="굴림" w:eastAsia="굴림" w:hAnsi="굴림" w:cs="굴림"/>
          <w:color w:val="auto"/>
          <w:kern w:val="0"/>
          <w:szCs w:val="20"/>
          <w:shd w:val="clear" w:color="auto" w:fill="auto"/>
        </w:rPr>
      </w:pPr>
    </w:p>
    <w:p w14:paraId="0AFB42E3" w14:textId="7033325C" w:rsidR="000045E2" w:rsidRDefault="0058072F" w:rsidP="001B6BD9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>
        <w:rPr>
          <w:rFonts w:ascii="돋움" w:eastAsia="돋움" w:hAnsi="돋움" w:hint="eastAsia"/>
          <w:spacing w:val="-3"/>
          <w:w w:val="95"/>
          <w:szCs w:val="20"/>
        </w:rPr>
        <w:t>```</w:t>
      </w:r>
    </w:p>
    <w:p w14:paraId="63BA7479" w14:textId="77777777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36"/>
          <w:u w:val="single"/>
        </w:rPr>
      </w:pPr>
      <w:r w:rsidRPr="00831522">
        <w:rPr>
          <w:rFonts w:ascii="돋움" w:eastAsia="돋움" w:hAnsi="돋움"/>
          <w:b/>
          <w:bCs/>
          <w:spacing w:val="-3"/>
          <w:w w:val="95"/>
          <w:sz w:val="28"/>
          <w:szCs w:val="36"/>
          <w:u w:val="single"/>
        </w:rPr>
        <w:t>검증 명령 결과</w:t>
      </w:r>
    </w:p>
    <w:p w14:paraId="03132831" w14:textId="77777777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831522">
        <w:rPr>
          <w:rFonts w:ascii="돋움" w:eastAsia="돋움" w:hAnsi="돋움"/>
          <w:spacing w:val="-3"/>
          <w:w w:val="95"/>
        </w:rPr>
        <w:t xml:space="preserve">python -m pytest tests/ -v          </w:t>
      </w:r>
      <w:r w:rsidRPr="00831522">
        <w:rPr>
          <w:rFonts w:ascii="돋움" w:eastAsia="돋움" w:hAnsi="돋움"/>
          <w:i/>
          <w:iCs/>
          <w:spacing w:val="-3"/>
          <w:w w:val="95"/>
        </w:rPr>
        <w:t># 19 failed, 32 passed (총 51)</w:t>
      </w:r>
    </w:p>
    <w:p w14:paraId="10F9984D" w14:textId="77777777" w:rsidR="00831522" w:rsidRPr="00831522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831522">
        <w:rPr>
          <w:rFonts w:ascii="돋움" w:eastAsia="돋움" w:hAnsi="돋움"/>
          <w:spacing w:val="-3"/>
          <w:w w:val="95"/>
        </w:rPr>
        <w:t xml:space="preserve">python -m pytest tests/test_gm_01_magic_square_golden_master.py -v  </w:t>
      </w:r>
      <w:r w:rsidRPr="00831522">
        <w:rPr>
          <w:rFonts w:ascii="돋움" w:eastAsia="돋움" w:hAnsi="돋움"/>
          <w:i/>
          <w:iCs/>
          <w:spacing w:val="-3"/>
          <w:w w:val="95"/>
        </w:rPr>
        <w:t># 1 passed (matched)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3577"/>
        <w:gridCol w:w="1016"/>
        <w:gridCol w:w="3926"/>
      </w:tblGrid>
      <w:tr w:rsidR="00831522" w:rsidRPr="00831522" w14:paraId="651B22B7" w14:textId="77777777" w:rsidTr="00831522">
        <w:trPr>
          <w:tblHeader/>
        </w:trPr>
        <w:tc>
          <w:tcPr>
            <w:tcW w:w="440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473CD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게이트</w:t>
            </w:r>
          </w:p>
        </w:tc>
        <w:tc>
          <w:tcPr>
            <w:tcW w:w="191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EB684D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기준</w:t>
            </w:r>
          </w:p>
        </w:tc>
        <w:tc>
          <w:tcPr>
            <w:tcW w:w="544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0D09DF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상태</w:t>
            </w:r>
          </w:p>
        </w:tc>
        <w:tc>
          <w:tcPr>
            <w:tcW w:w="2101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076D2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b/>
                <w:bCs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근거</w:t>
            </w:r>
          </w:p>
        </w:tc>
      </w:tr>
      <w:tr w:rsidR="00831522" w:rsidRPr="00831522" w14:paraId="66CCF74D" w14:textId="77777777" w:rsidTr="00831522">
        <w:tc>
          <w:tcPr>
            <w:tcW w:w="4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FAACF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G-01</w:t>
            </w:r>
          </w:p>
        </w:tc>
        <w:tc>
          <w:tcPr>
            <w:tcW w:w="191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8A95B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spacing w:val="-3"/>
                <w:w w:val="95"/>
              </w:rPr>
              <w:t>pytest tests/ 전체 GREEN</w:t>
            </w:r>
          </w:p>
        </w:tc>
        <w:tc>
          <w:tcPr>
            <w:tcW w:w="5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5DFF2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Segoe UI Emoji" w:eastAsia="돋움" w:hAnsi="Segoe UI Emoji" w:cs="Segoe UI Emoji"/>
                <w:spacing w:val="-3"/>
                <w:w w:val="95"/>
              </w:rPr>
              <w:t>❌</w:t>
            </w:r>
            <w:r w:rsidRPr="00831522">
              <w:rPr>
                <w:rFonts w:ascii="돋움" w:eastAsia="돋움" w:hAnsi="돋움"/>
                <w:spacing w:val="-3"/>
                <w:w w:val="95"/>
              </w:rPr>
              <w:t> </w:t>
            </w: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미충족</w:t>
            </w:r>
          </w:p>
        </w:tc>
        <w:tc>
          <w:tcPr>
            <w:tcW w:w="210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D4997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spacing w:val="-3"/>
                <w:w w:val="95"/>
              </w:rPr>
              <w:t>RED 19건</w:t>
            </w:r>
          </w:p>
        </w:tc>
      </w:tr>
      <w:tr w:rsidR="00831522" w:rsidRPr="00831522" w14:paraId="652A1F45" w14:textId="77777777" w:rsidTr="00831522">
        <w:tc>
          <w:tcPr>
            <w:tcW w:w="4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382FD2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G-02</w:t>
            </w:r>
          </w:p>
        </w:tc>
        <w:tc>
          <w:tcPr>
            <w:tcW w:w="191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8F65E0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spacing w:val="-3"/>
                <w:w w:val="95"/>
              </w:rPr>
              <w:t>GM-1 matched</w:t>
            </w:r>
          </w:p>
        </w:tc>
        <w:tc>
          <w:tcPr>
            <w:tcW w:w="5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44335E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Segoe UI Emoji" w:eastAsia="돋움" w:hAnsi="Segoe UI Emoji" w:cs="Segoe UI Emoji"/>
                <w:spacing w:val="-3"/>
                <w:w w:val="95"/>
              </w:rPr>
              <w:t>✅</w:t>
            </w:r>
            <w:r w:rsidRPr="00831522">
              <w:rPr>
                <w:rFonts w:ascii="돋움" w:eastAsia="돋움" w:hAnsi="돋움"/>
                <w:spacing w:val="-3"/>
                <w:w w:val="95"/>
              </w:rPr>
              <w:t> </w:t>
            </w: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충족</w:t>
            </w:r>
          </w:p>
        </w:tc>
        <w:tc>
          <w:tcPr>
            <w:tcW w:w="210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7373B1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spacing w:val="-3"/>
                <w:w w:val="95"/>
              </w:rPr>
              <w:t>golden_master_expected.txt 일치</w:t>
            </w:r>
          </w:p>
        </w:tc>
      </w:tr>
      <w:tr w:rsidR="00831522" w:rsidRPr="00831522" w14:paraId="06A73029" w14:textId="77777777" w:rsidTr="00831522">
        <w:tc>
          <w:tcPr>
            <w:tcW w:w="4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FE8F55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G-03</w:t>
            </w:r>
          </w:p>
        </w:tc>
        <w:tc>
          <w:tcPr>
            <w:tcW w:w="191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D6DA0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spacing w:val="-3"/>
                <w:w w:val="95"/>
              </w:rPr>
              <w:t>U-FLOW-02(6), U-OUT-02</w:t>
            </w:r>
            <w:del w:id="2" w:author="Unknown">
              <w:r w:rsidRPr="00831522">
                <w:rPr>
                  <w:rFonts w:ascii="돋움" w:eastAsia="돋움" w:hAnsi="돋움"/>
                  <w:spacing w:val="-3"/>
                  <w:w w:val="95"/>
                </w:rPr>
                <w:delText>03, U-IN-06</w:delText>
              </w:r>
            </w:del>
            <w:r w:rsidRPr="00831522">
              <w:rPr>
                <w:rFonts w:ascii="돋움" w:eastAsia="돋움" w:hAnsi="돋움"/>
                <w:spacing w:val="-3"/>
                <w:w w:val="95"/>
              </w:rPr>
              <w:t>08 GREEN</w:t>
            </w:r>
          </w:p>
        </w:tc>
        <w:tc>
          <w:tcPr>
            <w:tcW w:w="5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F33A03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Segoe UI Emoji" w:eastAsia="돋움" w:hAnsi="Segoe UI Emoji" w:cs="Segoe UI Emoji"/>
                <w:spacing w:val="-3"/>
                <w:w w:val="95"/>
              </w:rPr>
              <w:t>❌</w:t>
            </w:r>
            <w:r w:rsidRPr="00831522">
              <w:rPr>
                <w:rFonts w:ascii="돋움" w:eastAsia="돋움" w:hAnsi="돋움"/>
                <w:spacing w:val="-3"/>
                <w:w w:val="95"/>
              </w:rPr>
              <w:t> </w:t>
            </w: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미충족</w:t>
            </w:r>
          </w:p>
        </w:tc>
        <w:tc>
          <w:tcPr>
            <w:tcW w:w="210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056958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spacing w:val="-3"/>
                <w:w w:val="95"/>
              </w:rPr>
              <w:t>11건 모두 RED</w:t>
            </w:r>
          </w:p>
        </w:tc>
      </w:tr>
      <w:tr w:rsidR="00831522" w:rsidRPr="00831522" w14:paraId="436502F5" w14:textId="77777777" w:rsidTr="00831522">
        <w:tc>
          <w:tcPr>
            <w:tcW w:w="4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EF4A8B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G-04</w:t>
            </w:r>
          </w:p>
        </w:tc>
        <w:tc>
          <w:tcPr>
            <w:tcW w:w="191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0B926F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spacing w:val="-3"/>
                <w:w w:val="95"/>
              </w:rPr>
              <w:t>D-SOL-03, SC-CTL-002~004 GREEN</w:t>
            </w:r>
          </w:p>
        </w:tc>
        <w:tc>
          <w:tcPr>
            <w:tcW w:w="5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FD814C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Segoe UI Emoji" w:eastAsia="돋움" w:hAnsi="Segoe UI Emoji" w:cs="Segoe UI Emoji"/>
                <w:spacing w:val="-3"/>
                <w:w w:val="95"/>
              </w:rPr>
              <w:t>❌</w:t>
            </w:r>
            <w:r w:rsidRPr="00831522">
              <w:rPr>
                <w:rFonts w:ascii="돋움" w:eastAsia="돋움" w:hAnsi="돋움"/>
                <w:spacing w:val="-3"/>
                <w:w w:val="95"/>
              </w:rPr>
              <w:t> </w:t>
            </w: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미충족</w:t>
            </w:r>
          </w:p>
        </w:tc>
        <w:tc>
          <w:tcPr>
            <w:tcW w:w="210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55F355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spacing w:val="-3"/>
                <w:w w:val="95"/>
              </w:rPr>
              <w:t>D-SOL-03 RED; SC-CTL-002~004 </w:t>
            </w: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테스트 미존재</w:t>
            </w:r>
          </w:p>
        </w:tc>
      </w:tr>
      <w:tr w:rsidR="00831522" w:rsidRPr="00831522" w14:paraId="4E283CD9" w14:textId="77777777" w:rsidTr="00831522">
        <w:tc>
          <w:tcPr>
            <w:tcW w:w="4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2F4D3E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G-05</w:t>
            </w:r>
          </w:p>
        </w:tc>
        <w:tc>
          <w:tcPr>
            <w:tcW w:w="191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B30E00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spacing w:val="-3"/>
                <w:w w:val="95"/>
              </w:rPr>
              <w:t>test_main_window.py 존재</w:t>
            </w:r>
          </w:p>
        </w:tc>
        <w:tc>
          <w:tcPr>
            <w:tcW w:w="5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D04F8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Segoe UI Emoji" w:eastAsia="돋움" w:hAnsi="Segoe UI Emoji" w:cs="Segoe UI Emoji"/>
                <w:spacing w:val="-3"/>
                <w:w w:val="95"/>
              </w:rPr>
              <w:t>❌</w:t>
            </w:r>
            <w:r w:rsidRPr="00831522">
              <w:rPr>
                <w:rFonts w:ascii="돋움" w:eastAsia="돋움" w:hAnsi="돋움"/>
                <w:spacing w:val="-3"/>
                <w:w w:val="95"/>
              </w:rPr>
              <w:t> </w:t>
            </w:r>
            <w:r w:rsidRPr="00831522">
              <w:rPr>
                <w:rFonts w:ascii="돋움" w:eastAsia="돋움" w:hAnsi="돋움"/>
                <w:b/>
                <w:bCs/>
                <w:spacing w:val="-3"/>
                <w:w w:val="95"/>
              </w:rPr>
              <w:t>미충족</w:t>
            </w:r>
          </w:p>
        </w:tc>
        <w:tc>
          <w:tcPr>
            <w:tcW w:w="210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24784E" w14:textId="77777777" w:rsidR="00831522" w:rsidRPr="00831522" w:rsidRDefault="00831522" w:rsidP="00831522">
            <w:pPr>
              <w:pStyle w:val="a4"/>
              <w:spacing w:line="312" w:lineRule="auto"/>
              <w:ind w:left="283" w:hanging="283"/>
              <w:rPr>
                <w:rFonts w:ascii="돋움" w:eastAsia="돋움" w:hAnsi="돋움"/>
                <w:spacing w:val="-3"/>
                <w:w w:val="95"/>
              </w:rPr>
            </w:pPr>
            <w:r w:rsidRPr="00831522">
              <w:rPr>
                <w:rFonts w:ascii="돋움" w:eastAsia="돋움" w:hAnsi="돋움"/>
                <w:spacing w:val="-3"/>
                <w:w w:val="95"/>
              </w:rPr>
              <w:t>P1 — Wave 2 선행 조건</w:t>
            </w:r>
          </w:p>
        </w:tc>
      </w:tr>
    </w:tbl>
    <w:p w14:paraId="14F09B5E" w14:textId="74887CD4" w:rsidR="00680ABB" w:rsidRPr="00722F3E" w:rsidRDefault="00680ABB" w:rsidP="000045E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1AA918E3" w14:textId="77777777" w:rsidR="00831522" w:rsidRPr="0076618D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6618D">
        <w:rPr>
          <w:rFonts w:ascii="돋움" w:eastAsia="돋움" w:hAnsi="돋움" w:hint="eastAsia"/>
          <w:spacing w:val="-3"/>
          <w:w w:val="95"/>
          <w:sz w:val="24"/>
        </w:rPr>
        <w:t>문서 정리를 합니다.</w:t>
      </w:r>
    </w:p>
    <w:p w14:paraId="642C7003" w14:textId="77777777" w:rsidR="00831522" w:rsidRPr="008B7C98" w:rsidRDefault="00831522" w:rsidP="00831522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17D22219" w14:textId="77777777" w:rsidR="00831522" w:rsidRPr="007104D4" w:rsidRDefault="00831522" w:rsidP="0083152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372C7FC" w14:textId="77777777" w:rsidR="00831522" w:rsidRDefault="00831522" w:rsidP="00831522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156F0383" w14:textId="77777777" w:rsidR="00831522" w:rsidRDefault="00831522" w:rsidP="00831522">
      <w:pPr>
        <w:spacing w:after="160"/>
        <w:rPr>
          <w:sz w:val="20"/>
          <w:szCs w:val="20"/>
        </w:rPr>
      </w:pPr>
    </w:p>
    <w:p w14:paraId="5EE680E5" w14:textId="77777777" w:rsidR="00831522" w:rsidRDefault="00831522" w:rsidP="00831522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EF2295">
        <w:rPr>
          <w:noProof/>
        </w:rPr>
        <w:drawing>
          <wp:inline distT="0" distB="0" distL="0" distR="0" wp14:anchorId="2CADF0D4" wp14:editId="27FCB84E">
            <wp:extent cx="5760720" cy="536575"/>
            <wp:effectExtent l="0" t="0" r="0" b="0"/>
            <wp:docPr id="16058104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B5E5" w14:textId="77777777" w:rsidR="00831522" w:rsidRDefault="00831522" w:rsidP="00831522">
      <w:pPr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Pr="00AC588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깃 헙 업로드 및 리뷰</w:t>
      </w:r>
    </w:p>
    <w:p w14:paraId="0F876CAB" w14:textId="77777777" w:rsidR="006D1C7B" w:rsidRDefault="006D1C7B" w:rsidP="006D1C7B">
      <w:pPr>
        <w:spacing w:after="160"/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</w:pPr>
      <w:r>
        <w:rPr>
          <w:rFonts w:ascii="돋움" w:eastAsia="돋움" w:hAnsi="돋움"/>
          <w:spacing w:val="-3"/>
          <w:w w:val="95"/>
        </w:rPr>
        <w:br w:type="page"/>
      </w:r>
      <w:r>
        <w:rPr>
          <w:rFonts w:ascii="Arial" w:eastAsia="Arial" w:hAnsi="Arial" w:cs="Arial"/>
          <w:b/>
          <w:bCs/>
          <w:color w:val="1A3A5C"/>
          <w:sz w:val="36"/>
          <w:szCs w:val="36"/>
        </w:rPr>
        <w:lastRenderedPageBreak/>
        <w:t>PART 5  QA·</w:t>
      </w:r>
      <w:r>
        <w:rPr>
          <w:rFonts w:ascii="맑은 고딕" w:eastAsia="맑은 고딕" w:hAnsi="맑은 고딕" w:cs="맑은 고딕" w:hint="eastAsia"/>
          <w:b/>
          <w:bCs/>
          <w:color w:val="1A3A5C"/>
          <w:sz w:val="36"/>
          <w:szCs w:val="36"/>
        </w:rPr>
        <w:t>분석</w:t>
      </w: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A3A5C"/>
          <w:sz w:val="36"/>
          <w:szCs w:val="36"/>
        </w:rPr>
        <w:t>단계</w:t>
      </w: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A3A5C"/>
          <w:sz w:val="36"/>
          <w:szCs w:val="36"/>
        </w:rPr>
        <w:t>프롬프트</w:t>
      </w:r>
    </w:p>
    <w:p w14:paraId="46641A65" w14:textId="0CF78A75" w:rsidR="006D1C7B" w:rsidRPr="006D1C7B" w:rsidRDefault="006D1C7B" w:rsidP="006D1C7B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P-09  </w:t>
      </w:r>
      <w:r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테스트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커버리지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목표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확인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D1C7B" w14:paraId="38A6AE8B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69D0" w14:textId="77777777" w:rsidR="006D1C7B" w:rsidRDefault="006D1C7B" w:rsidP="005B5918">
            <w:r>
              <w:rPr>
                <w:rFonts w:ascii="맑은 고딕" w:eastAsia="맑은 고딕" w:hAnsi="맑은 고딕" w:cs="맑은 고딕" w:hint="eastAsia"/>
                <w:b/>
                <w:bCs/>
                <w:color w:val="4A4A4A"/>
                <w:sz w:val="18"/>
                <w:szCs w:val="18"/>
              </w:rPr>
              <w:t>목</w:t>
            </w:r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적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113A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Domain Logic 95%+ / Boundary 85%+ 달성 여부 점검</w:t>
            </w:r>
          </w:p>
        </w:tc>
      </w:tr>
      <w:tr w:rsidR="006D1C7B" w14:paraId="15E4B1CF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E77B" w14:textId="77777777" w:rsidR="006D1C7B" w:rsidRDefault="006D1C7B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도구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437B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pytest --cov=magicsquare --cov-report=term-missing</w:t>
            </w:r>
          </w:p>
        </w:tc>
      </w:tr>
    </w:tbl>
    <w:p w14:paraId="018609CD" w14:textId="77777777" w:rsidR="006D1C7B" w:rsidRDefault="006D1C7B" w:rsidP="006D1C7B"/>
    <w:p w14:paraId="341D4011" w14:textId="77777777" w:rsidR="008656FB" w:rsidRDefault="006D1C7B" w:rsidP="008656FB">
      <w:pPr>
        <w:spacing w:before="60" w:after="60"/>
        <w:rPr>
          <w:rFonts w:ascii="맑은 고딕" w:eastAsia="맑은 고딕" w:hAnsi="맑은 고딕" w:cs="맑은 고딕"/>
          <w:b/>
          <w:bCs/>
          <w:color w:val="222222"/>
          <w:sz w:val="20"/>
          <w:szCs w:val="20"/>
        </w:rPr>
      </w:pPr>
      <w:r>
        <w:rPr>
          <w:rFonts w:ascii="Cambria Math" w:eastAsia="Arial" w:hAnsi="Cambria Math" w:cs="Cambria Math"/>
          <w:b/>
          <w:bCs/>
          <w:color w:val="222222"/>
          <w:sz w:val="20"/>
          <w:szCs w:val="20"/>
        </w:rPr>
        <w:t>▶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  <w:sz w:val="20"/>
          <w:szCs w:val="20"/>
        </w:rPr>
        <w:t>커버리지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  <w:sz w:val="20"/>
          <w:szCs w:val="20"/>
        </w:rPr>
        <w:t>기준표</w:t>
      </w:r>
    </w:p>
    <w:p w14:paraId="347A2C08" w14:textId="68377F58" w:rsidR="008656FB" w:rsidRPr="008656FB" w:rsidRDefault="008656FB" w:rsidP="008656FB">
      <w:pPr>
        <w:spacing w:before="60" w:after="60"/>
        <w:rPr>
          <w:b/>
          <w:bCs/>
        </w:rPr>
      </w:pPr>
      <w:r w:rsidRPr="008656FB">
        <w:rPr>
          <w:b/>
          <w:bCs/>
        </w:rPr>
        <w:t>출력 형식</w:t>
      </w:r>
    </w:p>
    <w:p w14:paraId="4DF7F99C" w14:textId="77777777" w:rsidR="008656FB" w:rsidRPr="008656FB" w:rsidRDefault="008656FB" w:rsidP="008656FB">
      <w:pPr>
        <w:spacing w:before="60" w:after="60"/>
        <w:rPr>
          <w:b/>
          <w:bCs/>
        </w:rPr>
      </w:pPr>
      <w:r w:rsidRPr="008656FB">
        <w:rPr>
          <w:b/>
          <w:bCs/>
        </w:rPr>
        <w:t>A. pytest 기준선</w:t>
      </w:r>
    </w:p>
    <w:p w14:paraId="3D2FB32F" w14:textId="77777777" w:rsidR="008656FB" w:rsidRPr="008656FB" w:rsidRDefault="008656FB">
      <w:pPr>
        <w:numPr>
          <w:ilvl w:val="0"/>
          <w:numId w:val="86"/>
        </w:numPr>
        <w:spacing w:before="60" w:after="60"/>
      </w:pPr>
      <w:r w:rsidRPr="008656FB">
        <w:t>전체 / entity / boundary / GM-1 결과</w:t>
      </w:r>
    </w:p>
    <w:p w14:paraId="69F9DFEC" w14:textId="77777777" w:rsidR="008656FB" w:rsidRPr="008656FB" w:rsidRDefault="008656FB" w:rsidP="008656FB">
      <w:pPr>
        <w:spacing w:before="60" w:after="60"/>
        <w:rPr>
          <w:b/>
          <w:bCs/>
        </w:rPr>
      </w:pPr>
      <w:r w:rsidRPr="008656FB">
        <w:rPr>
          <w:b/>
          <w:bCs/>
        </w:rPr>
        <w:t>B. 커버리지 요약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907"/>
        <w:gridCol w:w="777"/>
        <w:gridCol w:w="925"/>
        <w:gridCol w:w="803"/>
        <w:gridCol w:w="751"/>
      </w:tblGrid>
      <w:tr w:rsidR="008656FB" w:rsidRPr="008656FB" w14:paraId="33E7021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10565F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레이어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CE5B18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Stmts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986BB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Miss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0273B2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Cover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1D639D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Gate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33077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판정</w:t>
            </w:r>
          </w:p>
        </w:tc>
      </w:tr>
    </w:tbl>
    <w:p w14:paraId="40475943" w14:textId="77777777" w:rsidR="008656FB" w:rsidRPr="008656FB" w:rsidRDefault="008656FB" w:rsidP="008656FB">
      <w:pPr>
        <w:spacing w:before="60" w:after="60"/>
        <w:rPr>
          <w:b/>
          <w:bCs/>
        </w:rPr>
      </w:pPr>
      <w:r w:rsidRPr="008656FB">
        <w:rPr>
          <w:b/>
          <w:bCs/>
        </w:rPr>
        <w:t>C. 파일별 상세 (핵심 production 파일만)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07"/>
        <w:gridCol w:w="777"/>
        <w:gridCol w:w="925"/>
        <w:gridCol w:w="1352"/>
        <w:gridCol w:w="1800"/>
        <w:gridCol w:w="2192"/>
      </w:tblGrid>
      <w:tr w:rsidR="008656FB" w:rsidRPr="008656FB" w14:paraId="306DF45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382853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파일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6FA87B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Stmts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F5698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Miss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9CBE0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Cover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F353A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미달 원인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C9DEA4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Invariant/계약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F1B0F" w14:textId="77777777" w:rsidR="008656FB" w:rsidRPr="008656FB" w:rsidRDefault="008656FB" w:rsidP="008656FB">
            <w:pPr>
              <w:spacing w:before="60" w:after="60"/>
              <w:rPr>
                <w:b/>
                <w:bCs/>
              </w:rPr>
            </w:pPr>
            <w:r w:rsidRPr="008656FB">
              <w:rPr>
                <w:b/>
                <w:bCs/>
              </w:rPr>
              <w:t>추가 테스트 제안</w:t>
            </w:r>
          </w:p>
        </w:tc>
      </w:tr>
    </w:tbl>
    <w:p w14:paraId="0543FBBD" w14:textId="77777777" w:rsidR="008656FB" w:rsidRPr="008656FB" w:rsidRDefault="008656FB" w:rsidP="008656FB">
      <w:pPr>
        <w:spacing w:before="60" w:after="60"/>
        <w:rPr>
          <w:b/>
          <w:bCs/>
        </w:rPr>
      </w:pPr>
      <w:r w:rsidRPr="008656FB">
        <w:rPr>
          <w:b/>
          <w:bCs/>
        </w:rPr>
        <w:t>D. Invariant 우선 Missing 목록</w:t>
      </w:r>
    </w:p>
    <w:p w14:paraId="1C1D2960" w14:textId="77777777" w:rsidR="008656FB" w:rsidRPr="008656FB" w:rsidRDefault="008656FB">
      <w:pPr>
        <w:numPr>
          <w:ilvl w:val="0"/>
          <w:numId w:val="87"/>
        </w:numPr>
        <w:spacing w:before="60" w:after="60"/>
      </w:pPr>
      <w:r w:rsidRPr="008656FB">
        <w:t>| Missing 줄 | 파일 | Invariant | 대응 Test ID | 상태(RED 스켈레톤/GREEN/없음) |</w:t>
      </w:r>
    </w:p>
    <w:p w14:paraId="25C905B1" w14:textId="77777777" w:rsidR="008656FB" w:rsidRPr="008656FB" w:rsidRDefault="008656FB" w:rsidP="008656FB">
      <w:pPr>
        <w:spacing w:before="60" w:after="60"/>
        <w:rPr>
          <w:b/>
          <w:bCs/>
        </w:rPr>
      </w:pPr>
      <w:r w:rsidRPr="008656FB">
        <w:rPr>
          <w:b/>
          <w:bCs/>
        </w:rPr>
        <w:t>E. 판정</w:t>
      </w:r>
    </w:p>
    <w:p w14:paraId="2BEC2B86" w14:textId="77777777" w:rsidR="008656FB" w:rsidRPr="008656FB" w:rsidRDefault="008656FB">
      <w:pPr>
        <w:numPr>
          <w:ilvl w:val="0"/>
          <w:numId w:val="87"/>
        </w:numPr>
        <w:spacing w:before="60" w:after="60"/>
      </w:pPr>
      <w:r w:rsidRPr="008656FB">
        <w:t>Domain ≥ 95%: PASS / FAIL</w:t>
      </w:r>
    </w:p>
    <w:p w14:paraId="1E4E6D74" w14:textId="77777777" w:rsidR="008656FB" w:rsidRPr="008656FB" w:rsidRDefault="008656FB">
      <w:pPr>
        <w:numPr>
          <w:ilvl w:val="0"/>
          <w:numId w:val="87"/>
        </w:numPr>
        <w:spacing w:before="60" w:after="60"/>
      </w:pPr>
      <w:r w:rsidRPr="008656FB">
        <w:t>Boundary ≥ 85%: PASS / FAIL</w:t>
      </w:r>
    </w:p>
    <w:p w14:paraId="41C9B057" w14:textId="77777777" w:rsidR="008656FB" w:rsidRPr="008656FB" w:rsidRDefault="008656FB">
      <w:pPr>
        <w:numPr>
          <w:ilvl w:val="0"/>
          <w:numId w:val="87"/>
        </w:numPr>
        <w:spacing w:before="60" w:after="60"/>
      </w:pPr>
      <w:r w:rsidRPr="008656FB">
        <w:t>REFACTOR gate (전역 ≥ 80% + RED 0): PASS / FAIL</w:t>
      </w:r>
    </w:p>
    <w:p w14:paraId="717ED218" w14:textId="77777777" w:rsidR="008656FB" w:rsidRPr="008656FB" w:rsidRDefault="008656FB" w:rsidP="008656FB">
      <w:pPr>
        <w:spacing w:before="60" w:after="60"/>
        <w:rPr>
          <w:b/>
          <w:bCs/>
        </w:rPr>
      </w:pPr>
      <w:r w:rsidRPr="008656FB">
        <w:rPr>
          <w:b/>
          <w:bCs/>
        </w:rPr>
        <w:t>절대 규칙</w:t>
      </w:r>
    </w:p>
    <w:p w14:paraId="294ED06A" w14:textId="77777777" w:rsidR="008656FB" w:rsidRPr="008656FB" w:rsidRDefault="008656FB">
      <w:pPr>
        <w:numPr>
          <w:ilvl w:val="0"/>
          <w:numId w:val="88"/>
        </w:numPr>
        <w:spacing w:before="60" w:after="60"/>
      </w:pPr>
      <w:r w:rsidRPr="008656FB">
        <w:t>src/ production 코드 작성·수정 금지</w:t>
      </w:r>
    </w:p>
    <w:p w14:paraId="4F9E4959" w14:textId="77777777" w:rsidR="008656FB" w:rsidRPr="008656FB" w:rsidRDefault="008656FB">
      <w:pPr>
        <w:numPr>
          <w:ilvl w:val="0"/>
          <w:numId w:val="88"/>
        </w:numPr>
        <w:spacing w:before="60" w:after="60"/>
      </w:pPr>
      <w:r w:rsidRPr="008656FB">
        <w:t>테스트 assert 완화·skip·xfail 제안 금지</w:t>
      </w:r>
    </w:p>
    <w:p w14:paraId="0670C92E" w14:textId="77777777" w:rsidR="008656FB" w:rsidRDefault="008656FB">
      <w:pPr>
        <w:numPr>
          <w:ilvl w:val="0"/>
          <w:numId w:val="88"/>
        </w:numPr>
        <w:spacing w:before="60" w:after="60"/>
      </w:pPr>
      <w:r w:rsidRPr="008656FB">
        <w:t>Logic Track에서 Domain Mock 제안 금지</w:t>
      </w:r>
    </w:p>
    <w:p w14:paraId="78F2DC4C" w14:textId="77777777" w:rsidR="008656FB" w:rsidRPr="008656FB" w:rsidRDefault="008656FB" w:rsidP="008656FB">
      <w:pPr>
        <w:spacing w:before="60" w:after="60"/>
        <w:ind w:left="720"/>
      </w:pPr>
    </w:p>
    <w:p w14:paraId="247A504B" w14:textId="2FE2A821" w:rsidR="006D1C7B" w:rsidRDefault="006D1C7B" w:rsidP="008656FB">
      <w:pPr>
        <w:spacing w:before="60" w:after="60"/>
      </w:pPr>
      <w:r>
        <w:rPr>
          <w:rFonts w:ascii="Cambria Math" w:eastAsia="Arial" w:hAnsi="Cambria Math" w:cs="Cambria Math"/>
          <w:b/>
          <w:bCs/>
          <w:color w:val="222222"/>
          <w:sz w:val="20"/>
          <w:szCs w:val="20"/>
        </w:rPr>
        <w:t>▶</w:t>
      </w: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22222"/>
          <w:sz w:val="20"/>
          <w:szCs w:val="20"/>
        </w:rPr>
        <w:t>프롬프트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D1C7B" w:rsidRPr="006D1C7B" w14:paraId="73001170" w14:textId="77777777" w:rsidTr="005B5918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BF5EB2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## TDD Phase</w:t>
            </w:r>
          </w:p>
          <w:p w14:paraId="31A0D8DD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Ask mode — QA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커버리지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분석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only (production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코드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수정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·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추가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금지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02AC560E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286DFA4E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## ECB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경로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매핑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가상명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→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실경로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1E28440E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|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프롬프트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관례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실제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경로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레이어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</w:t>
            </w:r>
          </w:p>
          <w:p w14:paraId="09C77CAB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|---|---|---|</w:t>
            </w:r>
          </w:p>
          <w:p w14:paraId="45066CB6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domain.py | @src/control/solve_partial_magic_square.py | Control |</w:t>
            </w:r>
          </w:p>
          <w:p w14:paraId="22854BA0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| (Domain Logic) | @src/entity/services/*.py, @src/entity/value_objects/, @src/entity/exceptions/ | Entity |</w:t>
            </w:r>
          </w:p>
          <w:p w14:paraId="6EB2F3DE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boundary.py | @src/boundary/ui_boundary.py, @src/boundary/input_validator.py, @src/boundary/schemas.py | Boundary |</w:t>
            </w:r>
          </w:p>
          <w:p w14:paraId="62427512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| gui | @src/boundary/screen/main_window.py, @src/boundary/screen/app.py | Screen (Boundary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하위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|</w:t>
            </w:r>
          </w:p>
          <w:p w14:paraId="2A922342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435F6E26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참조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 @.cursorrules, @docs/test_plan.md §6·§7, @Report/02.MagicSquare_DualTrack_TDD_Design_Report.md (I1~I11)</w:t>
            </w:r>
          </w:p>
          <w:p w14:paraId="3F11731C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1B79C1B4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## Step 0 —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기준선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선행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2908E9A3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1. `python -m pytest -q` → PASS/FAIL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수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RED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스켈레톤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(`pytest.fail`)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목록</w:t>
            </w:r>
          </w:p>
          <w:p w14:paraId="55F7E47C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2. `python -m pytest tests/test_gm_01_magic_square_golden_master.py -q` → GM-1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결과</w:t>
            </w:r>
          </w:p>
          <w:p w14:paraId="220553D2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3. **19 RED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존재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시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:** REFACTOR gate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미충족으로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명시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분석은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계속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416D72E9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1EDE2366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## Step 1 — Dual-Track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커버리지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측정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(SSOT)</w:t>
            </w:r>
          </w:p>
          <w:p w14:paraId="4B00AFDC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```bash</w:t>
            </w:r>
          </w:p>
          <w:p w14:paraId="7467606A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Domain Track (NFR-01: ≥ 95%)</w:t>
            </w:r>
          </w:p>
          <w:p w14:paraId="3CEAA603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python -m pytest tests/entity/ tests/control/ \</w:t>
            </w:r>
          </w:p>
          <w:p w14:paraId="10EFA353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--cov=src/entity --cov=src/control \</w:t>
            </w:r>
          </w:p>
          <w:p w14:paraId="54595FA6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--cov-report=term-missing</w:t>
            </w:r>
          </w:p>
          <w:p w14:paraId="03B73B80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277248F6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Boundary Track (NFR-02: ≥ 85%)</w:t>
            </w:r>
          </w:p>
          <w:p w14:paraId="6665C654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python -m pytest tests/boundary/ \</w:t>
            </w:r>
          </w:p>
          <w:p w14:paraId="697670DC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--cov=src/boundary \</w:t>
            </w:r>
          </w:p>
          <w:p w14:paraId="7FD49AC9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--cov-report=term-missing</w:t>
            </w:r>
          </w:p>
          <w:p w14:paraId="1A42FC52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16D68D77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 </w:t>
            </w:r>
            <w:r w:rsidRPr="008656F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전역</w:t>
            </w: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gate (NFR-03: ≥ 80%)</w:t>
            </w:r>
          </w:p>
          <w:p w14:paraId="3FFDC022" w14:textId="77777777" w:rsidR="008656FB" w:rsidRPr="008656FB" w:rsidRDefault="008656FB" w:rsidP="008656F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python -m pytest \</w:t>
            </w:r>
          </w:p>
          <w:p w14:paraId="10D5BEA9" w14:textId="04C0B125" w:rsidR="006D1C7B" w:rsidRPr="006D1C7B" w:rsidRDefault="008656FB" w:rsidP="008656FB">
            <w:pPr>
              <w:spacing w:before="30" w:after="30"/>
              <w:rPr>
                <w:sz w:val="20"/>
                <w:szCs w:val="20"/>
              </w:rPr>
            </w:pPr>
            <w:r w:rsidRPr="008656F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--cov=src --cov-report=term-missing</w:t>
            </w:r>
          </w:p>
        </w:tc>
      </w:tr>
    </w:tbl>
    <w:p w14:paraId="64A9F0CB" w14:textId="77777777" w:rsidR="006D1C7B" w:rsidRDefault="006D1C7B" w:rsidP="006D1C7B"/>
    <w:p w14:paraId="69D5FC85" w14:textId="77777777" w:rsidR="008656FB" w:rsidRPr="0076618D" w:rsidRDefault="008656FB" w:rsidP="008656F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6618D">
        <w:rPr>
          <w:rFonts w:ascii="돋움" w:eastAsia="돋움" w:hAnsi="돋움" w:hint="eastAsia"/>
          <w:spacing w:val="-3"/>
          <w:w w:val="95"/>
          <w:sz w:val="24"/>
        </w:rPr>
        <w:t>문서 정리를 합니다.</w:t>
      </w:r>
    </w:p>
    <w:p w14:paraId="5145671D" w14:textId="77777777" w:rsidR="008656FB" w:rsidRPr="008B7C98" w:rsidRDefault="008656FB" w:rsidP="008656FB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6E91937B" w14:textId="77777777" w:rsidR="008656FB" w:rsidRPr="007104D4" w:rsidRDefault="008656FB" w:rsidP="008656F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1D3CE9E" w14:textId="77777777" w:rsidR="008656FB" w:rsidRDefault="008656FB" w:rsidP="008656FB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15AA63D6" w14:textId="77777777" w:rsidR="008656FB" w:rsidRDefault="008656FB" w:rsidP="008656FB">
      <w:pPr>
        <w:spacing w:after="160"/>
        <w:rPr>
          <w:sz w:val="20"/>
          <w:szCs w:val="20"/>
        </w:rPr>
      </w:pPr>
    </w:p>
    <w:p w14:paraId="44C4B374" w14:textId="77777777" w:rsidR="008656FB" w:rsidRDefault="008656FB" w:rsidP="008656FB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EF2295">
        <w:rPr>
          <w:noProof/>
        </w:rPr>
        <w:drawing>
          <wp:inline distT="0" distB="0" distL="0" distR="0" wp14:anchorId="215800F9" wp14:editId="482A123E">
            <wp:extent cx="5760720" cy="536575"/>
            <wp:effectExtent l="0" t="0" r="0" b="0"/>
            <wp:docPr id="12557025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3125" w14:textId="77777777" w:rsidR="008656FB" w:rsidRDefault="008656FB" w:rsidP="008656FB">
      <w:pPr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Pr="00AC588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깃 헙 업로드 및 리뷰</w:t>
      </w:r>
    </w:p>
    <w:p w14:paraId="46F14806" w14:textId="32DB47A3" w:rsidR="008656FB" w:rsidRDefault="008656FB" w:rsidP="008656FB">
      <w:pPr>
        <w:spacing w:after="160"/>
      </w:pPr>
      <w:r>
        <w:rPr>
          <w:rFonts w:ascii="돋움" w:eastAsia="돋움" w:hAnsi="돋움"/>
          <w:spacing w:val="-3"/>
          <w:w w:val="95"/>
        </w:rPr>
        <w:br w:type="page"/>
      </w:r>
    </w:p>
    <w:p w14:paraId="783AB031" w14:textId="33C42727" w:rsidR="006D1C7B" w:rsidRDefault="006D1C7B" w:rsidP="008656FB">
      <w:pPr>
        <w:spacing w:after="16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lastRenderedPageBreak/>
        <w:t xml:space="preserve">P-10  </w:t>
      </w:r>
      <w:r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최종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작업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보고서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A5276"/>
          <w:sz w:val="28"/>
          <w:szCs w:val="28"/>
        </w:rPr>
        <w:t>생성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D1C7B" w14:paraId="2FB9FAC3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4527" w14:textId="77777777" w:rsidR="006D1C7B" w:rsidRDefault="006D1C7B" w:rsidP="005B5918">
            <w:r>
              <w:rPr>
                <w:rFonts w:ascii="맑은 고딕" w:eastAsia="맑은 고딕" w:hAnsi="맑은 고딕" w:cs="맑은 고딕" w:hint="eastAsia"/>
                <w:b/>
                <w:bCs/>
                <w:color w:val="4A4A4A"/>
                <w:sz w:val="18"/>
                <w:szCs w:val="18"/>
              </w:rPr>
              <w:t>목</w:t>
            </w:r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적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E507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작업 전 과정(기획→RED→GREEN→Refactoring) 보고서 자동 생성</w:t>
            </w:r>
          </w:p>
        </w:tc>
      </w:tr>
      <w:tr w:rsidR="006D1C7B" w14:paraId="1B05BB86" w14:textId="77777777" w:rsidTr="005B5918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CDAE" w14:textId="77777777" w:rsidR="006D1C7B" w:rsidRDefault="006D1C7B" w:rsidP="005B5918"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산출물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4E3A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Report 폴더 내 Markdown 보고서</w:t>
            </w:r>
          </w:p>
        </w:tc>
      </w:tr>
    </w:tbl>
    <w:p w14:paraId="45F7BCDA" w14:textId="77777777" w:rsidR="006D1C7B" w:rsidRDefault="006D1C7B" w:rsidP="006D1C7B"/>
    <w:p w14:paraId="4C14CCE0" w14:textId="77777777" w:rsidR="006D1C7B" w:rsidRDefault="006D1C7B" w:rsidP="006D1C7B">
      <w:pPr>
        <w:spacing w:before="60" w:after="60"/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>▶ 프롬프트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D1C7B" w:rsidRPr="006D1C7B" w14:paraId="6DB9EE5D" w14:textId="77777777" w:rsidTr="005B5918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81532E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## TDD Phase</w:t>
            </w:r>
          </w:p>
          <w:p w14:paraId="6060D570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Export only — Report + Prompting Transcript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생성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(production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코드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변경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금지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단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git/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테스트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실측은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허용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7DE91FB2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7371F316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##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선행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확인</w:t>
            </w:r>
          </w:p>
          <w:p w14:paraId="758783E8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@Report/ @Prompting/ @.cursorrules @README.md @docs/test_plan.md</w:t>
            </w:r>
          </w:p>
          <w:p w14:paraId="6ADC514B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Report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폴더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최신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순번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확인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→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다음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번호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N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사용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현재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최신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Report/16 →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세션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Report/17)</w:t>
            </w:r>
          </w:p>
          <w:p w14:paraId="21278762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선행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Report·Transcript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링크를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메타데이터에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기록</w:t>
            </w:r>
          </w:p>
          <w:p w14:paraId="04818C0D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78E6933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## Step 0 —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실측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(Export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필수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실행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40AA32D8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아래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명령을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실행하고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결과를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보고서에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반영한다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.</w:t>
            </w:r>
          </w:p>
          <w:p w14:paraId="5C6D532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691C9C7E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1. git branch --show-current</w:t>
            </w:r>
          </w:p>
          <w:p w14:paraId="09AC81FE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2. git log --oneline -10</w:t>
            </w:r>
          </w:p>
          <w:p w14:paraId="3A03962F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3. git status --short</w:t>
            </w:r>
          </w:p>
          <w:p w14:paraId="36A569A8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4. python -m pytest -q</w:t>
            </w:r>
          </w:p>
          <w:p w14:paraId="02D3310B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5. python -m pytest tests/test_gm_01_magic_square_golden_master.py -q  (GM-1)</w:t>
            </w:r>
          </w:p>
          <w:p w14:paraId="7B0D32C2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6. Dual-Track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커버리지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(SSOT):</w:t>
            </w:r>
          </w:p>
          <w:p w14:paraId="44612C6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- Domain:  python -m pytest --cov=src/entity --cov=src/control --cov-report=term-missing -q</w:t>
            </w:r>
          </w:p>
          <w:p w14:paraId="5EF20406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- Boundary: python -m pytest --cov=src/boundary --cov-report=term-missing -q</w:t>
            </w:r>
          </w:p>
          <w:p w14:paraId="05913D63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전역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     python -m pytest --cov=src --cov-report=term-missing -q</w:t>
            </w:r>
          </w:p>
          <w:p w14:paraId="2FECC553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295ACA22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## Step 1 —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산출물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생성</w:t>
            </w:r>
          </w:p>
          <w:p w14:paraId="1B09510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4F76F2E7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### A. Report</w:t>
            </w:r>
          </w:p>
          <w:p w14:paraId="215174F1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경로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 Report/NN.MagicSquare_[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단계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]_Report.md</w:t>
            </w:r>
          </w:p>
          <w:p w14:paraId="4D00000A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문서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ID: RPT-MS-NNN (NN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동일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140E6C35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0859E84D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####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메타데이터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문서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최상단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7C318A8A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항목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내용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</w:t>
            </w:r>
          </w:p>
          <w:p w14:paraId="139CD5A8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|------|------|</w:t>
            </w:r>
          </w:p>
          <w:p w14:paraId="02BD5BE3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프로젝트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 | MagicSquare_1004 |</w:t>
            </w:r>
          </w:p>
          <w:p w14:paraId="357ABC60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| 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문서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ID** | RPT-MS-NNN |</w:t>
            </w:r>
          </w:p>
          <w:p w14:paraId="40998F76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작성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목적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 |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세션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요약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|</w:t>
            </w:r>
          </w:p>
          <w:p w14:paraId="5E21718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범위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** | RED / GREEN / REFACTOR / Ask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분석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중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해당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phase |</w:t>
            </w:r>
          </w:p>
          <w:p w14:paraId="440CB20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브랜치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** | (Step 0 git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결과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|</w:t>
            </w:r>
          </w:p>
          <w:p w14:paraId="36160DD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작업자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 |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사용자명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또는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"Cursor Agent") |</w:t>
            </w:r>
          </w:p>
          <w:p w14:paraId="071E7290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작성일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 | YYYY-MM-DD |</w:t>
            </w:r>
          </w:p>
          <w:p w14:paraId="361DB649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선행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문서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 | Report/NN, docs/..., .cursorrules |</w:t>
            </w:r>
          </w:p>
          <w:p w14:paraId="2CE6DC4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산출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Transcript** | Prompting/NN.MagicSquare_[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단계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]_Prompt_Transcript.md |</w:t>
            </w:r>
          </w:p>
          <w:p w14:paraId="2F9E17EB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5F0850B6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####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본문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구조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목차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+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아래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8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섹션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+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공통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섹션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5D0D34C0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5EAD9366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**1.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작업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개요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</w:t>
            </w:r>
          </w:p>
          <w:p w14:paraId="43FC8E3D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세션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TDD phase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현재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phase, Track, production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변경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여부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4AE9A05D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- Phase/Turn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작업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요약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표</w:t>
            </w:r>
          </w:p>
          <w:p w14:paraId="7FB9E05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세션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워크플로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ASCII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다이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agram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선행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→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세션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→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다음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18E000D6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648CD13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**2.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완료된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To-Do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항목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요약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</w:t>
            </w:r>
          </w:p>
          <w:p w14:paraId="0942B25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Report/07 Tracking Board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기준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TASK-ID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목록</w:t>
            </w:r>
          </w:p>
          <w:p w14:paraId="5EBFEC59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| TASK-ID | RED Test ID | Track | ECB Layer 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상태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완료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진행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미착수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비고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</w:t>
            </w:r>
          </w:p>
          <w:p w14:paraId="03DAF62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Epic/US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연결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해당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02217476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587D7AE1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**3. RED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단계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결과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</w:t>
            </w:r>
          </w:p>
          <w:p w14:paraId="60DFE36E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작성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·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확인한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테스트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목록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파일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경로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+ test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함수명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+ RED Test ID)</w:t>
            </w:r>
          </w:p>
          <w:p w14:paraId="0824CDB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RED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확인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증거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pytest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출력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요약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실패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유형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·exit code)</w:t>
            </w:r>
          </w:p>
          <w:p w14:paraId="06F42499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`pytest.fail`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스켈레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ton vs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신규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RED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테스트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구분</w:t>
            </w:r>
          </w:p>
          <w:p w14:paraId="5F2CA98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RED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확인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여부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</w:t>
            </w:r>
            <w:r w:rsidRPr="001C265B">
              <w:rPr>
                <w:rFonts w:ascii="Segoe UI Emoji" w:eastAsia="Courier New" w:hAnsi="Segoe UI Emoji" w:cs="Segoe UI Emoji"/>
                <w:color w:val="1A1A1A"/>
                <w:sz w:val="20"/>
                <w:szCs w:val="20"/>
              </w:rPr>
              <w:t>✅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확인됨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 </w:t>
            </w:r>
            <w:r w:rsidRPr="001C265B">
              <w:rPr>
                <w:rFonts w:ascii="Segoe UI Emoji" w:eastAsia="Courier New" w:hAnsi="Segoe UI Emoji" w:cs="Segoe UI Emoji"/>
                <w:color w:val="1A1A1A"/>
                <w:sz w:val="20"/>
                <w:szCs w:val="20"/>
              </w:rPr>
              <w:t>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미확인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사유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4F702609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1C70157E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**4. GREEN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단계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결과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</w:t>
            </w:r>
          </w:p>
          <w:p w14:paraId="12F53DA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통과한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테스트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목록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파일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::test_name, RED Test ID)</w:t>
            </w:r>
          </w:p>
          <w:p w14:paraId="654B9A1E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pytest GREEN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증거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(passed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대상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테스트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exit code 0)</w:t>
            </w:r>
          </w:p>
          <w:p w14:paraId="2064584D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구현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산출물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요약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변경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src/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파일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ECB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레이어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449C4EED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커밋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메시지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목록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(Step 0 git log —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세션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관련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커밋만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, hash + message)</w:t>
            </w:r>
          </w:p>
          <w:p w14:paraId="3B8CA27B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1D420DFF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**5. REFACTOR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결과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 *(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해당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시만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;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미수행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"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미수행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—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사유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)"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+ Gate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상태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)*</w:t>
            </w:r>
          </w:p>
          <w:p w14:paraId="0A1FA3CA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- Wave/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커밋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ID (RF-NN, C1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등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Report/15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용어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사용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7ADB400A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변경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파일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·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리팩터링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내용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동작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·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계약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불변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확인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4834C0A9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회귀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테스트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pytest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전체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+ GM-1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통과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여부</w:t>
            </w:r>
          </w:p>
          <w:p w14:paraId="2ACFE525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커버리지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전후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비교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가능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04967671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1B4A70CB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**6.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커버리지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현황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</w:t>
            </w:r>
          </w:p>
          <w:p w14:paraId="11D5E7E0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Step 0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실측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</w:t>
            </w:r>
          </w:p>
          <w:p w14:paraId="562D44D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21B66BA8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레이어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 Stmts | Miss | Cover | Gate (SSOT) 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판정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</w:t>
            </w:r>
          </w:p>
          <w:p w14:paraId="6E4CE26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|--------|------:|-----:|------:|-------------|------|</w:t>
            </w:r>
          </w:p>
          <w:p w14:paraId="169733A3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Domain (entity+control) | | | | ≥ 95% | |</w:t>
            </w:r>
          </w:p>
          <w:p w14:paraId="41A4A4FE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Boundary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전체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screen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포함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| | | | ≥ 85% | |</w:t>
            </w:r>
          </w:p>
          <w:p w14:paraId="645A87A0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| Boundary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계약만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screen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제외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| | | | ≥ 85% | |</w:t>
            </w:r>
          </w:p>
          <w:p w14:paraId="0011FFC9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전역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(src/) | | | | ≥ 80% | |</w:t>
            </w:r>
          </w:p>
          <w:p w14:paraId="4D8E82C2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6F3B23EB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- Invariant(I1~I11)·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계약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(E001~E007)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관련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Missing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우선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파일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:line → Test ID)</w:t>
            </w:r>
          </w:p>
          <w:p w14:paraId="4ADDD4DF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3B3C5B6F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**7.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미완료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항목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및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다음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단계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제안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</w:t>
            </w:r>
          </w:p>
          <w:p w14:paraId="158C84C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미완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TASK-ID / RED Test ID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목록</w:t>
            </w:r>
          </w:p>
          <w:p w14:paraId="4ACF46E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REFACTOR gate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충족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여부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(RED 19·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커버리지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·GM-1)</w:t>
            </w:r>
          </w:p>
          <w:p w14:paraId="0CE0AA26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Report/15 Phase 0-A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등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로드맵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기준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다음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1~3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구체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액션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</w:t>
            </w:r>
          </w:p>
          <w:p w14:paraId="21EC2230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7AE84F9E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**8.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발견된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이슈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및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해결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방법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</w:t>
            </w:r>
          </w:p>
          <w:p w14:paraId="3D436BD7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| ISS/DEF ID 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증상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원인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해결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잔여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리스크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|</w:t>
            </w:r>
          </w:p>
          <w:p w14:paraId="5E8CF24B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docs/defect_list.md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연계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해당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60380342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PRD/E001~E007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정합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이슈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(INVALID_SIZE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등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별도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기록</w:t>
            </w:r>
          </w:p>
          <w:p w14:paraId="5FE1D6E9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75FEA3F9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공통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섹션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기존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Report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관례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)**</w:t>
            </w:r>
          </w:p>
          <w:p w14:paraId="44E586E9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Traceability Summary (Scenario → AC → Test ID →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파일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34757170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구현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·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테스트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현황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(GREEN n / RED m /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총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k)</w:t>
            </w:r>
          </w:p>
          <w:p w14:paraId="188D9288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자체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검수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체크리스트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(Step 0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실측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반영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추측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·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미실행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항목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Segoe UI Emoji" w:eastAsia="Courier New" w:hAnsi="Segoe UI Emoji" w:cs="Segoe UI Emoji"/>
                <w:color w:val="1A1A1A"/>
                <w:sz w:val="20"/>
                <w:szCs w:val="20"/>
              </w:rPr>
              <w:t>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표기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0A3B31C4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다음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단계</w:t>
            </w:r>
          </w:p>
          <w:p w14:paraId="1BF0F530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05FAE2C5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### B. Prompting Transcript</w:t>
            </w:r>
          </w:p>
          <w:p w14:paraId="04DA591E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경로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 Prompting/NN.MagicSquare_[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단계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]_Prompt_Transcript.md</w:t>
            </w:r>
          </w:p>
          <w:p w14:paraId="47997431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650B60A7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- Turn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별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User Prompt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원문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+ Assistant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산출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요약</w:t>
            </w:r>
          </w:p>
          <w:p w14:paraId="0087D33E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사용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방법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워크플로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개요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재개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프롬프트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템플릿</w:t>
            </w:r>
          </w:p>
          <w:p w14:paraId="75BFAC90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산출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Report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상대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링크</w:t>
            </w:r>
          </w:p>
          <w:p w14:paraId="554C159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</w:p>
          <w:p w14:paraId="62E5EC71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## Step 2 — Export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규칙</w:t>
            </w:r>
          </w:p>
          <w:p w14:paraId="29ACA509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파일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생성만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수행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(git commit·push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는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사용자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지시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시에만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  <w:p w14:paraId="5F441905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추측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금지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Step 0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미실행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항목은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"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미실측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으로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표기</w:t>
            </w:r>
          </w:p>
          <w:p w14:paraId="5280AAFC" w14:textId="77777777" w:rsidR="001C265B" w:rsidRPr="001C265B" w:rsidRDefault="001C265B" w:rsidP="001C265B">
            <w:pPr>
              <w:spacing w:before="30" w:after="30"/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Dual-Track·ECB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레이어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·`.cursorrules` tdd_rules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용어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준수</w:t>
            </w:r>
          </w:p>
          <w:p w14:paraId="6AD44DCF" w14:textId="2D2C5B0B" w:rsidR="006D1C7B" w:rsidRPr="006D1C7B" w:rsidRDefault="001C265B" w:rsidP="001C265B">
            <w:pPr>
              <w:spacing w:before="30" w:after="30"/>
              <w:rPr>
                <w:sz w:val="20"/>
                <w:szCs w:val="20"/>
              </w:rPr>
            </w:pP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한국어</w:t>
            </w:r>
            <w:r w:rsidRPr="001C265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r w:rsidRPr="001C265B"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작성</w:t>
            </w:r>
          </w:p>
        </w:tc>
      </w:tr>
    </w:tbl>
    <w:p w14:paraId="10FA62D8" w14:textId="77777777" w:rsidR="006D1C7B" w:rsidRDefault="006D1C7B" w:rsidP="006D1C7B"/>
    <w:p w14:paraId="127B4E2D" w14:textId="77777777" w:rsidR="000045E2" w:rsidRPr="00722F3E" w:rsidRDefault="000045E2" w:rsidP="000045E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F8B8A12" w14:textId="77777777" w:rsidR="008656FB" w:rsidRPr="0076618D" w:rsidRDefault="008656FB" w:rsidP="008656F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76618D">
        <w:rPr>
          <w:rFonts w:ascii="돋움" w:eastAsia="돋움" w:hAnsi="돋움" w:hint="eastAsia"/>
          <w:spacing w:val="-3"/>
          <w:w w:val="95"/>
          <w:sz w:val="24"/>
        </w:rPr>
        <w:t>문서 정리를 합니다.</w:t>
      </w:r>
    </w:p>
    <w:p w14:paraId="773C8444" w14:textId="77777777" w:rsidR="008656FB" w:rsidRPr="008B7C98" w:rsidRDefault="008656FB" w:rsidP="008656FB">
      <w:pPr>
        <w:spacing w:before="60" w:after="60"/>
      </w:pPr>
      <w:r w:rsidRPr="008B7C98">
        <w:rPr>
          <w:rFonts w:ascii="Cambria Math" w:eastAsia="Arial" w:hAnsi="Cambria Math" w:cs="Cambria Math"/>
          <w:b/>
          <w:bCs/>
          <w:color w:val="222222"/>
        </w:rPr>
        <w:t>▶</w:t>
      </w:r>
      <w:r w:rsidRPr="008B7C98">
        <w:rPr>
          <w:rFonts w:ascii="Arial" w:eastAsia="Arial" w:hAnsi="Arial" w:cs="Arial"/>
          <w:b/>
          <w:bCs/>
          <w:color w:val="222222"/>
        </w:rPr>
        <w:t xml:space="preserve"> </w:t>
      </w:r>
      <w:r w:rsidRPr="008B7C98">
        <w:rPr>
          <w:rFonts w:ascii="맑은 고딕" w:eastAsia="맑은 고딕" w:hAnsi="맑은 고딕" w:cs="맑은 고딕" w:hint="eastAsia"/>
          <w:b/>
          <w:bCs/>
          <w:color w:val="222222"/>
        </w:rPr>
        <w:t>프롬프트</w:t>
      </w:r>
    </w:p>
    <w:p w14:paraId="2E008AF2" w14:textId="569BCF15" w:rsidR="001C265B" w:rsidRDefault="001C265B" w:rsidP="001C265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>
        <w:rPr>
          <w:rFonts w:ascii="돋움" w:eastAsia="돋움" w:hAnsi="돋움" w:hint="eastAsia"/>
          <w:spacing w:val="-3"/>
          <w:w w:val="95"/>
        </w:rPr>
        <w:t>```</w:t>
      </w:r>
    </w:p>
    <w:p w14:paraId="7CDFB456" w14:textId="19AD7224" w:rsidR="001C265B" w:rsidRPr="001C265B" w:rsidRDefault="001C265B" w:rsidP="001C265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1C265B">
        <w:rPr>
          <w:rFonts w:ascii="돋움" w:eastAsia="돋움" w:hAnsi="돋움"/>
          <w:spacing w:val="-3"/>
          <w:w w:val="95"/>
        </w:rPr>
        <w:t>지금까지 작업한 내용을 Report 폴더에 Export 해줘.</w:t>
      </w:r>
    </w:p>
    <w:p w14:paraId="2D1654C9" w14:textId="77777777" w:rsidR="001C265B" w:rsidRPr="001C265B" w:rsidRDefault="001C265B" w:rsidP="001C265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1C265B">
        <w:rPr>
          <w:rFonts w:ascii="돋움" w:eastAsia="돋움" w:hAnsi="돋움"/>
          <w:spacing w:val="-3"/>
          <w:w w:val="95"/>
        </w:rPr>
        <w:t>[위 확정 Export 프롬프트 전체 붙여넣기]</w:t>
      </w:r>
    </w:p>
    <w:p w14:paraId="4CBF5B24" w14:textId="77777777" w:rsidR="001C265B" w:rsidRPr="001C265B" w:rsidRDefault="001C265B" w:rsidP="001C265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1C265B">
        <w:rPr>
          <w:rFonts w:ascii="돋움" w:eastAsia="돋움" w:hAnsi="돋움"/>
          <w:spacing w:val="-3"/>
          <w:w w:val="95"/>
        </w:rPr>
        <w:t>[단계]: Session_Summary</w:t>
      </w:r>
    </w:p>
    <w:p w14:paraId="64184FCA" w14:textId="77777777" w:rsidR="001C265B" w:rsidRPr="001C265B" w:rsidRDefault="001C265B" w:rsidP="001C265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1C265B">
        <w:rPr>
          <w:rFonts w:ascii="돋움" w:eastAsia="돋움" w:hAnsi="돋움"/>
          <w:spacing w:val="-3"/>
          <w:w w:val="95"/>
        </w:rPr>
        <w:t>작업자: (본인 이름)</w:t>
      </w:r>
    </w:p>
    <w:p w14:paraId="13B9DED0" w14:textId="77777777" w:rsidR="001C265B" w:rsidRPr="001C265B" w:rsidRDefault="001C265B" w:rsidP="001C265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1C265B">
        <w:rPr>
          <w:rFonts w:ascii="돋움" w:eastAsia="돋움" w:hAnsi="돋움"/>
          <w:spacing w:val="-3"/>
          <w:w w:val="95"/>
        </w:rPr>
        <w:t>본 세션 범위: Report/14~16 (REFACTOR 준비·로드맵·QA 커버리지 분석)</w:t>
      </w:r>
    </w:p>
    <w:p w14:paraId="67AB1997" w14:textId="77777777" w:rsidR="008656FB" w:rsidRPr="001C265B" w:rsidRDefault="008656FB" w:rsidP="008656F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</w:p>
    <w:p w14:paraId="2A019D7C" w14:textId="57E408F5" w:rsidR="008656FB" w:rsidRPr="001C265B" w:rsidRDefault="008656FB" w:rsidP="001C265B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</w:rPr>
      </w:pPr>
      <w:r w:rsidRPr="001C265B">
        <w:rPr>
          <w:rFonts w:ascii="돋움" w:eastAsia="돋움" w:hAnsi="돋움"/>
          <w:spacing w:val="-3"/>
          <w:w w:val="95"/>
        </w:rPr>
        <w:t>Prompting 폴더에 Transcript도 Export 해줘</w:t>
      </w:r>
    </w:p>
    <w:p w14:paraId="2CA5FAF3" w14:textId="7423AED3" w:rsidR="001C265B" w:rsidRPr="001C265B" w:rsidRDefault="001C265B" w:rsidP="008656FB">
      <w:pPr>
        <w:spacing w:after="160"/>
        <w:rPr>
          <w:sz w:val="20"/>
          <w:szCs w:val="20"/>
        </w:rPr>
      </w:pPr>
      <w:r>
        <w:rPr>
          <w:rFonts w:hint="eastAsia"/>
          <w:sz w:val="20"/>
          <w:szCs w:val="20"/>
        </w:rPr>
        <w:t>```</w:t>
      </w:r>
    </w:p>
    <w:p w14:paraId="1B03598B" w14:textId="77777777" w:rsidR="008656FB" w:rsidRDefault="008656FB" w:rsidP="008656FB">
      <w:pPr>
        <w:spacing w:after="160"/>
        <w:rPr>
          <w:sz w:val="20"/>
          <w:szCs w:val="20"/>
        </w:rPr>
      </w:pPr>
    </w:p>
    <w:p w14:paraId="6A8EE583" w14:textId="229ABC6A" w:rsidR="008656FB" w:rsidRDefault="001C265B" w:rsidP="008656FB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1C265B">
        <w:rPr>
          <w:rFonts w:ascii="돋움" w:eastAsia="돋움"/>
          <w:b/>
          <w:bCs/>
          <w:noProof/>
          <w:spacing w:val="-3"/>
          <w:w w:val="95"/>
          <w:sz w:val="28"/>
          <w:szCs w:val="28"/>
        </w:rPr>
        <w:drawing>
          <wp:inline distT="0" distB="0" distL="0" distR="0" wp14:anchorId="253B05F3" wp14:editId="250423FF">
            <wp:extent cx="5760720" cy="2129155"/>
            <wp:effectExtent l="0" t="0" r="0" b="0"/>
            <wp:docPr id="7354561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56130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2F14" w14:textId="77777777" w:rsidR="001C265B" w:rsidRDefault="001C265B" w:rsidP="008656FB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7986DE29" w14:textId="77777777" w:rsidR="001C265B" w:rsidRDefault="001C265B" w:rsidP="008656FB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6758CF4F" w14:textId="77777777" w:rsidR="001C265B" w:rsidRDefault="001C265B" w:rsidP="008656FB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480865CA" w14:textId="77777777" w:rsidR="001C265B" w:rsidRDefault="001C265B" w:rsidP="008656FB">
      <w:pPr>
        <w:spacing w:after="160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4F4608EA" w14:textId="7E173A24" w:rsidR="008656FB" w:rsidRDefault="008656FB" w:rsidP="001C265B">
      <w:r w:rsidRPr="00AC588C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lastRenderedPageBreak/>
        <w:t xml:space="preserve">□ </w:t>
      </w:r>
      <w:r w:rsidRPr="00AC588C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깃 헙 업로드 및 리뷰</w:t>
      </w:r>
    </w:p>
    <w:p w14:paraId="4ACAF922" w14:textId="77777777" w:rsidR="000045E2" w:rsidRDefault="000045E2" w:rsidP="000045E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67C47C2B" w14:textId="77777777" w:rsidR="000045E2" w:rsidRPr="00BD734C" w:rsidRDefault="000045E2" w:rsidP="000045E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BD734C">
        <w:rPr>
          <w:rFonts w:ascii="돋움" w:eastAsia="돋움" w:hAnsi="돋움"/>
          <w:spacing w:val="-3"/>
          <w:w w:val="95"/>
          <w:sz w:val="24"/>
        </w:rPr>
        <w:t>원격 : 리뷰 및 머지</w:t>
      </w:r>
    </w:p>
    <w:p w14:paraId="77DC7042" w14:textId="77777777" w:rsidR="000045E2" w:rsidRDefault="000045E2" w:rsidP="000045E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5ECB90BB" w14:textId="2D5CFD12" w:rsidR="000045E2" w:rsidRDefault="00000000" w:rsidP="000045E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>
        <w:rPr>
          <w:rFonts w:ascii="돋움" w:eastAsia="돋움" w:hAnsi="돋움"/>
          <w:noProof/>
          <w:spacing w:val="-3"/>
          <w:sz w:val="24"/>
          <w:shd w:val="clear" w:color="auto" w:fill="auto"/>
        </w:rPr>
        <w:pict w14:anchorId="636568C0"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2180" type="#_x0000_t67" style="position:absolute;left:0;text-align:left;margin-left:67.05pt;margin-top:260.5pt;width:38.25pt;height:48.95pt;z-index:251683840" fillcolor="black [3200]" strokecolor="#f2f2f2 [3041]" strokeweight="3pt">
            <v:shadow on="t" type="perspective" color="#7f7f7f [1601]" opacity=".5" offset="1pt" offset2="-1pt"/>
            <v:textbox style="layout-flow:vertical-ideographic"/>
          </v:shape>
        </w:pict>
      </w:r>
      <w:r w:rsidR="001C265B" w:rsidRPr="001C265B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3B93FED2" wp14:editId="454DBBA3">
            <wp:extent cx="5760720" cy="3327400"/>
            <wp:effectExtent l="0" t="0" r="0" b="0"/>
            <wp:docPr id="7684671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67163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70F6" w14:textId="77777777" w:rsidR="001C265B" w:rsidRDefault="001C265B" w:rsidP="000045E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AFA0111" w14:textId="5B2F63BD" w:rsidR="001C265B" w:rsidRDefault="001C265B" w:rsidP="000045E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1C265B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44123ABA" wp14:editId="0B112FA1">
            <wp:extent cx="5760720" cy="2606040"/>
            <wp:effectExtent l="0" t="0" r="0" b="0"/>
            <wp:docPr id="11052365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36586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4068" w14:textId="77777777" w:rsidR="000045E2" w:rsidRDefault="000045E2" w:rsidP="000045E2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5F531C8E" w14:textId="51762794" w:rsidR="000045E2" w:rsidRDefault="000045E2">
      <w:pPr>
        <w:spacing w:after="160"/>
      </w:pPr>
      <w:r>
        <w:br w:type="page"/>
      </w:r>
    </w:p>
    <w:p w14:paraId="3CD92711" w14:textId="77777777" w:rsidR="000045E2" w:rsidRDefault="000045E2" w:rsidP="006D1C7B"/>
    <w:p w14:paraId="6940A3D6" w14:textId="0EB56226" w:rsidR="006D1C7B" w:rsidRPr="006D1C7B" w:rsidRDefault="006D1C7B" w:rsidP="006D1C7B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PART 6  Git </w:t>
      </w:r>
      <w:r>
        <w:rPr>
          <w:rFonts w:ascii="맑은 고딕" w:eastAsia="맑은 고딕" w:hAnsi="맑은 고딕" w:cs="맑은 고딕" w:hint="eastAsia"/>
          <w:b/>
          <w:bCs/>
          <w:color w:val="1A3A5C"/>
          <w:sz w:val="36"/>
          <w:szCs w:val="36"/>
        </w:rPr>
        <w:t>브랜치</w:t>
      </w: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A3A5C"/>
          <w:sz w:val="36"/>
          <w:szCs w:val="36"/>
        </w:rPr>
        <w:t>전략</w:t>
      </w:r>
      <w:r>
        <w:rPr>
          <w:rFonts w:ascii="Arial" w:eastAsia="Arial" w:hAnsi="Arial" w:cs="Arial"/>
          <w:b/>
          <w:bCs/>
          <w:color w:val="1A3A5C"/>
          <w:sz w:val="36"/>
          <w:szCs w:val="3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A3A5C"/>
          <w:sz w:val="36"/>
          <w:szCs w:val="36"/>
        </w:rPr>
        <w:t>참고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26"/>
      </w:tblGrid>
      <w:tr w:rsidR="006D1C7B" w14:paraId="02C580A9" w14:textId="77777777" w:rsidTr="005B5918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3A55" w14:textId="77777777" w:rsidR="006D1C7B" w:rsidRDefault="006D1C7B" w:rsidP="005B5918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브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랜치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B6CE" w14:textId="77777777" w:rsidR="006D1C7B" w:rsidRDefault="006D1C7B" w:rsidP="005B59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D446" w14:textId="77777777" w:rsidR="006D1C7B" w:rsidRDefault="006D1C7B" w:rsidP="005B59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D1C7B" w14:paraId="43DE5ABB" w14:textId="77777777" w:rsidTr="005B5918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975A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main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4E3D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릴리스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2BFD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GREEN 확인 후 머지 / 태그</w:t>
            </w:r>
          </w:p>
        </w:tc>
      </w:tr>
      <w:tr w:rsidR="006D1C7B" w14:paraId="756428F6" w14:textId="77777777" w:rsidTr="005B5918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9F43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9353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통합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A3A7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feature → develop PR 머지</w:t>
            </w:r>
          </w:p>
        </w:tc>
      </w:tr>
      <w:tr w:rsidR="006D1C7B" w14:paraId="146B3CB3" w14:textId="77777777" w:rsidTr="005B5918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69C5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feature/dual-track-tdd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5C8B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RED 단계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2041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실패 테스트 작성</w:t>
            </w:r>
          </w:p>
        </w:tc>
      </w:tr>
      <w:tr w:rsidR="006D1C7B" w14:paraId="47AA041A" w14:textId="77777777" w:rsidTr="005B5918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65C2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stabilize/green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AF4C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GREEN 단계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DF23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최소 구현 / 테스트 통과</w:t>
            </w:r>
          </w:p>
        </w:tc>
      </w:tr>
      <w:tr w:rsidR="006D1C7B" w14:paraId="01639D23" w14:textId="77777777" w:rsidTr="005B5918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30BC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refactor/refactor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8D97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Refactoring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A5E8" w14:textId="77777777" w:rsidR="006D1C7B" w:rsidRDefault="006D1C7B" w:rsidP="005B591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구조 개선 / 계약 불변</w:t>
            </w:r>
          </w:p>
        </w:tc>
      </w:tr>
    </w:tbl>
    <w:p w14:paraId="658FF1E6" w14:textId="77777777" w:rsidR="006D1C7B" w:rsidRDefault="006D1C7B" w:rsidP="006D1C7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D1C7B" w:rsidRPr="006D1C7B" w14:paraId="3B1DCBDB" w14:textId="77777777" w:rsidTr="005B5918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3FE882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브랜치 생성 순서</w:t>
            </w:r>
          </w:p>
          <w:p w14:paraId="54C7B45E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 checkout main</w:t>
            </w:r>
          </w:p>
          <w:p w14:paraId="0C5F5EA1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 checkout -b develop</w:t>
            </w:r>
          </w:p>
          <w:p w14:paraId="41BE1038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 push --set-upstream origin develop</w:t>
            </w:r>
          </w:p>
          <w:p w14:paraId="338103FE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</w:p>
          <w:p w14:paraId="77830455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RED 단계</w:t>
            </w:r>
          </w:p>
          <w:p w14:paraId="784A21A5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 checkout develop</w:t>
            </w:r>
          </w:p>
          <w:p w14:paraId="4EF99F04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 checkout -b feature/dual-track-tdd</w:t>
            </w:r>
          </w:p>
          <w:p w14:paraId="595641D4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</w:p>
          <w:p w14:paraId="5D285900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GREEN 단계</w:t>
            </w:r>
          </w:p>
          <w:p w14:paraId="6FEB3FEC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 checkout develop</w:t>
            </w:r>
          </w:p>
          <w:p w14:paraId="2F00224B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 checkout -b stabilize/green</w:t>
            </w:r>
          </w:p>
          <w:p w14:paraId="33305DE8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</w:p>
          <w:p w14:paraId="618F4BC5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Refactoring 단계</w:t>
            </w:r>
          </w:p>
          <w:p w14:paraId="515AB123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 checkout develop</w:t>
            </w:r>
          </w:p>
          <w:p w14:paraId="1F4A6D20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git checkout -b refactor/refactor</w:t>
            </w:r>
          </w:p>
          <w:p w14:paraId="05491D33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</w:p>
          <w:p w14:paraId="60F1E652" w14:textId="77777777" w:rsidR="006D1C7B" w:rsidRPr="006D1C7B" w:rsidRDefault="006D1C7B" w:rsidP="005B5918">
            <w:pPr>
              <w:spacing w:before="30" w:after="30"/>
              <w:rPr>
                <w:sz w:val="20"/>
                <w:szCs w:val="20"/>
              </w:rPr>
            </w:pPr>
            <w:r w:rsidRPr="006D1C7B"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PR 방향: feature/* → develop (머지 전 리뷰 필수)</w:t>
            </w:r>
          </w:p>
        </w:tc>
      </w:tr>
    </w:tbl>
    <w:p w14:paraId="012251E6" w14:textId="77777777" w:rsidR="006D1C7B" w:rsidRDefault="006D1C7B" w:rsidP="006D1C7B"/>
    <w:p w14:paraId="52D05C19" w14:textId="77777777" w:rsidR="00606785" w:rsidRDefault="00606785" w:rsidP="00606785">
      <w:pPr>
        <w:pStyle w:val="20"/>
      </w:pPr>
      <w:r>
        <w:rPr>
          <w:rFonts w:ascii="Arial" w:eastAsia="Arial" w:hAnsi="Arial" w:cs="Arial"/>
          <w:b/>
          <w:bCs/>
          <w:color w:val="1F2937"/>
          <w:sz w:val="26"/>
          <w:szCs w:val="26"/>
        </w:rPr>
        <w:t>전체 Dual-Track TDD 흐름도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606785" w14:paraId="7BC9A666" w14:textId="77777777" w:rsidTr="00D0300F">
        <w:trPr>
          <w:tblHeader/>
        </w:trPr>
        <w:tc>
          <w:tcPr>
            <w:tcW w:w="1800" w:type="dxa"/>
            <w:tcBorders>
              <w:top w:val="single" w:sz="1" w:space="0" w:color="1F2937"/>
              <w:left w:val="single" w:sz="1" w:space="0" w:color="1F2937"/>
              <w:bottom w:val="single" w:sz="1" w:space="0" w:color="1F2937"/>
              <w:right w:val="single" w:sz="1" w:space="0" w:color="1F2937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F9E9" w14:textId="77777777" w:rsidR="00606785" w:rsidRDefault="00606785" w:rsidP="00D0300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1F2937"/>
              <w:left w:val="single" w:sz="1" w:space="0" w:color="1F2937"/>
              <w:bottom w:val="single" w:sz="1" w:space="0" w:color="1F2937"/>
              <w:right w:val="single" w:sz="1" w:space="0" w:color="1F2937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166A" w14:textId="77777777" w:rsidR="00606785" w:rsidRDefault="00606785" w:rsidP="00D0300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브랜치</w:t>
            </w:r>
          </w:p>
        </w:tc>
        <w:tc>
          <w:tcPr>
            <w:tcW w:w="4560" w:type="dxa"/>
            <w:tcBorders>
              <w:top w:val="single" w:sz="1" w:space="0" w:color="1F2937"/>
              <w:left w:val="single" w:sz="1" w:space="0" w:color="1F2937"/>
              <w:bottom w:val="single" w:sz="1" w:space="0" w:color="1F2937"/>
              <w:right w:val="single" w:sz="1" w:space="0" w:color="1F2937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D83E" w14:textId="77777777" w:rsidR="00606785" w:rsidRDefault="00606785" w:rsidP="00D0300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핵심 작업</w:t>
            </w:r>
          </w:p>
        </w:tc>
      </w:tr>
      <w:tr w:rsidR="00606785" w14:paraId="29B9EE2B" w14:textId="77777777" w:rsidTr="00D0300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9C35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① 브랜치 전략 수립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4831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main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365A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개발 방법론 결정 (Dual-Track TDD)</w:t>
            </w:r>
          </w:p>
        </w:tc>
      </w:tr>
      <w:tr w:rsidR="00606785" w14:paraId="7CC08F2D" w14:textId="77777777" w:rsidTr="00D0300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A86F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② RED — Track A+B 병렬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88BB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feature/dual-track-tdd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690A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UI 계약 + 도메인 로직 실패 테스트 작성</w:t>
            </w:r>
          </w:p>
        </w:tc>
      </w:tr>
      <w:tr w:rsidR="00606785" w14:paraId="04605AAB" w14:textId="77777777" w:rsidTr="00D0300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BCCB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③ GREEN — 최소 구현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6C92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stabilize/green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F90D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RED 1묶음씩 순서대로 통과</w:t>
            </w:r>
          </w:p>
        </w:tc>
      </w:tr>
      <w:tr w:rsidR="00606785" w14:paraId="1A62FA06" w14:textId="77777777" w:rsidTr="00D0300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F7CE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④ Refactoring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A80C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refactor/refactor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CB46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외부 계약 불변 / 구조 개선</w:t>
            </w:r>
          </w:p>
        </w:tc>
      </w:tr>
      <w:tr w:rsidR="00606785" w14:paraId="297215EC" w14:textId="77777777" w:rsidTr="00D0300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777E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⑤ QA·커버리지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0945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refactor/refactor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7680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Domain 95%+ / Boundary 85%+ 달성 확인</w:t>
            </w:r>
          </w:p>
        </w:tc>
      </w:tr>
      <w:tr w:rsidR="00606785" w14:paraId="5FED3471" w14:textId="77777777" w:rsidTr="00D0300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B74F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⑥ PR → develop → main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0A80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develop / main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77D7" w14:textId="77777777" w:rsidR="00606785" w:rsidRDefault="00606785" w:rsidP="00D0300F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리뷰 후 머지 / 릴리스 태그</w:t>
            </w:r>
          </w:p>
        </w:tc>
      </w:tr>
    </w:tbl>
    <w:p w14:paraId="2A01BBE1" w14:textId="77777777" w:rsidR="00606785" w:rsidRDefault="00606785" w:rsidP="00606785">
      <w:pPr>
        <w:spacing w:before="80"/>
      </w:pPr>
    </w:p>
    <w:p w14:paraId="1F915EA3" w14:textId="77777777" w:rsidR="00606785" w:rsidRDefault="00606785" w:rsidP="00606785">
      <w:pPr>
        <w:pStyle w:val="20"/>
      </w:pPr>
      <w:r>
        <w:rPr>
          <w:rFonts w:ascii="Arial" w:eastAsia="Arial" w:hAnsi="Arial" w:cs="Arial"/>
          <w:b/>
          <w:bCs/>
          <w:color w:val="1F2937"/>
          <w:sz w:val="26"/>
          <w:szCs w:val="26"/>
        </w:rPr>
        <w:t>GitHub PR 및 리뷰 절차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785" w14:paraId="3901F235" w14:textId="77777777" w:rsidTr="00D0300F">
        <w:tc>
          <w:tcPr>
            <w:tcW w:w="9360" w:type="dxa"/>
            <w:tcBorders>
              <w:top w:val="single" w:sz="4" w:space="0" w:color="1F2937"/>
              <w:left w:val="single" w:sz="6" w:space="0" w:color="1F2937"/>
              <w:bottom w:val="single" w:sz="2" w:space="0" w:color="1F2937"/>
              <w:right w:val="single" w:sz="1" w:space="0" w:color="1F2937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E85A06" w14:textId="77777777" w:rsidR="00606785" w:rsidRDefault="00606785" w:rsidP="00D0300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PR 진행 순서</w:t>
            </w:r>
          </w:p>
          <w:p w14:paraId="3AD2649B" w14:textId="77777777" w:rsidR="00606785" w:rsidRDefault="00606785" w:rsidP="00D0300F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1. feature/dual-track-tdd → develop 방향으로 Compare &amp; pull request</w:t>
            </w:r>
          </w:p>
          <w:p w14:paraId="346A72A3" w14:textId="77777777" w:rsidR="00606785" w:rsidRDefault="00606785" w:rsidP="00D0300F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2. 리뷰어 추가 (Settings &gt; Collaborators &gt; Add people)</w:t>
            </w:r>
          </w:p>
          <w:p w14:paraId="72BCB95E" w14:textId="77777777" w:rsidR="00606785" w:rsidRDefault="00606785" w:rsidP="00D0300F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3. 리뷰 완료 후 develop 머지</w:t>
            </w:r>
          </w:p>
          <w:p w14:paraId="4D204967" w14:textId="77777777" w:rsidR="00606785" w:rsidRDefault="00606785" w:rsidP="00D0300F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4. stabilize/green → develop → main 동일 절차 반복</w:t>
            </w:r>
          </w:p>
          <w:p w14:paraId="6AACD0CD" w14:textId="77777777" w:rsidR="00606785" w:rsidRDefault="00606785" w:rsidP="00D0300F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5. main 머지 시 릴리스 태그 부여</w:t>
            </w:r>
          </w:p>
          <w:p w14:paraId="02D34741" w14:textId="77777777" w:rsidR="00606785" w:rsidRDefault="00606785" w:rsidP="00D0300F">
            <w:pPr>
              <w:spacing w:after="40"/>
            </w:pPr>
          </w:p>
          <w:p w14:paraId="7E6148F9" w14:textId="77777777" w:rsidR="00606785" w:rsidRDefault="00606785" w:rsidP="00D0300F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⚠️ 주의: 머지는 항상 리뷰 후 진행합니다.</w:t>
            </w:r>
          </w:p>
          <w:p w14:paraId="753979C8" w14:textId="77777777" w:rsidR="00606785" w:rsidRDefault="00606785" w:rsidP="00D0300F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⚠️ 주의: develop ← feature/... 방향인지 반드시 확인하십시오.</w:t>
            </w:r>
          </w:p>
        </w:tc>
      </w:tr>
    </w:tbl>
    <w:p w14:paraId="1AB59B2C" w14:textId="77777777" w:rsidR="00606785" w:rsidRDefault="00606785" w:rsidP="00606785">
      <w:pPr>
        <w:spacing w:before="120"/>
      </w:pPr>
    </w:p>
    <w:p w14:paraId="440E9823" w14:textId="77777777" w:rsidR="00606785" w:rsidRDefault="00606785" w:rsidP="00606785"/>
    <w:p w14:paraId="7EEF568B" w14:textId="77777777" w:rsidR="00606785" w:rsidRDefault="00606785" w:rsidP="00606785">
      <w:pPr>
        <w:pStyle w:val="10"/>
        <w:pBdr>
          <w:bottom w:val="single" w:sz="6" w:space="6" w:color="1F2937"/>
        </w:pBdr>
      </w:pPr>
      <w:r>
        <w:rPr>
          <w:rFonts w:ascii="Arial" w:eastAsia="Arial" w:hAnsi="Arial" w:cs="Arial"/>
          <w:b/>
          <w:bCs/>
          <w:color w:val="1F2937"/>
          <w:sz w:val="36"/>
          <w:szCs w:val="36"/>
        </w:rPr>
        <w:t>전체 실습 흐름 한눈에 보기</w:t>
      </w:r>
    </w:p>
    <w:p w14:paraId="3ED81EEA" w14:textId="77777777" w:rsidR="00606785" w:rsidRDefault="00606785" w:rsidP="00606785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PART 2(UnitConverter, Phase 1~6)와 PART 3~6(MagicSquare Dual-Track TDD)의 전체 흐름을 정리합니다.</w:t>
      </w:r>
    </w:p>
    <w:p w14:paraId="0426B9C6" w14:textId="77777777" w:rsidR="00606785" w:rsidRDefault="00606785" w:rsidP="0060678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200"/>
        <w:gridCol w:w="3960"/>
      </w:tblGrid>
      <w:tr w:rsidR="00606785" w14:paraId="28202AB8" w14:textId="77777777" w:rsidTr="00D0300F">
        <w:trPr>
          <w:tblHeader/>
        </w:trPr>
        <w:tc>
          <w:tcPr>
            <w:tcW w:w="1200" w:type="dxa"/>
            <w:tcBorders>
              <w:top w:val="single" w:sz="1" w:space="0" w:color="1F2937"/>
              <w:left w:val="single" w:sz="1" w:space="0" w:color="1F2937"/>
              <w:bottom w:val="single" w:sz="1" w:space="0" w:color="1F2937"/>
              <w:right w:val="single" w:sz="1" w:space="0" w:color="1F2937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8E56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파트</w:t>
            </w:r>
          </w:p>
        </w:tc>
        <w:tc>
          <w:tcPr>
            <w:tcW w:w="2000" w:type="dxa"/>
            <w:tcBorders>
              <w:top w:val="single" w:sz="1" w:space="0" w:color="1F2937"/>
              <w:left w:val="single" w:sz="1" w:space="0" w:color="1F2937"/>
              <w:bottom w:val="single" w:sz="1" w:space="0" w:color="1F2937"/>
              <w:right w:val="single" w:sz="1" w:space="0" w:color="1F2937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55EE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1F2937"/>
              <w:left w:val="single" w:sz="1" w:space="0" w:color="1F2937"/>
              <w:bottom w:val="single" w:sz="1" w:space="0" w:color="1F2937"/>
              <w:right w:val="single" w:sz="1" w:space="0" w:color="1F2937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5964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  <w:tc>
          <w:tcPr>
            <w:tcW w:w="3960" w:type="dxa"/>
            <w:tcBorders>
              <w:top w:val="single" w:sz="1" w:space="0" w:color="1F2937"/>
              <w:left w:val="single" w:sz="1" w:space="0" w:color="1F2937"/>
              <w:bottom w:val="single" w:sz="1" w:space="0" w:color="1F2937"/>
              <w:right w:val="single" w:sz="1" w:space="0" w:color="1F2937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0136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핵심 금지 사항</w:t>
            </w:r>
          </w:p>
        </w:tc>
      </w:tr>
      <w:tr w:rsidR="00606785" w14:paraId="5EDDD8F2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8DDC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39E5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Phase 1 — 문제 정의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BB2A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Mom Test / Invariant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2436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코드·설계 작성</w:t>
            </w:r>
          </w:p>
        </w:tc>
      </w:tr>
      <w:tr w:rsidR="00606785" w14:paraId="186E19F0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B7FE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83AF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Phase 2 — BCE 설계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A684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설계 패키지 / RED 목록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FCE7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구현 코드</w:t>
            </w:r>
          </w:p>
        </w:tc>
      </w:tr>
      <w:tr w:rsidR="00606785" w14:paraId="4C1143EA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D4DE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29D4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Phase 3 — .cursorrules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9A68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.cursorrules 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734F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코드 작성</w:t>
            </w:r>
          </w:p>
        </w:tc>
      </w:tr>
      <w:tr w:rsidR="00606785" w14:paraId="0BE2E53A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33E9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4B90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Phase 4 — Epic/Gherkin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8598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Story / Gherkin / 체크리스트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C721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구현 코드</w:t>
            </w:r>
          </w:p>
        </w:tc>
      </w:tr>
      <w:tr w:rsidR="00606785" w14:paraId="4302C335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AA4E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29B5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Phase 5 — PRD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E783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PRD 문서 (§1~8)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4F80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코드·설계</w:t>
            </w:r>
          </w:p>
        </w:tc>
      </w:tr>
      <w:tr w:rsidR="00606785" w14:paraId="068AB9BA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9CB2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4DB4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Phase 6 — README/To-Do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C198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README.md / TODO.md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9778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구현 코드 추가</w:t>
            </w:r>
          </w:p>
        </w:tc>
      </w:tr>
      <w:tr w:rsidR="00606785" w14:paraId="714D382A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D3F6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5179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P-04 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3EEA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실패 테스트 스켈레톤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5414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구현/GREEN/REFACTOR</w:t>
            </w:r>
          </w:p>
        </w:tc>
      </w:tr>
      <w:tr w:rsidR="00606785" w14:paraId="4C127254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863D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AA0E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P-05/06 GREEN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9109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최소 구현 / 테스트 통과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D7B8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REFACTOR / 하드코딩</w:t>
            </w:r>
          </w:p>
        </w:tc>
      </w:tr>
      <w:tr w:rsidR="00606785" w14:paraId="744199AE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DB1A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6570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P-07/08 Refactoring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503B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구조 개선 / 회귀 테스트 통과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B969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계약 변경 / 기능 추가</w:t>
            </w:r>
          </w:p>
        </w:tc>
      </w:tr>
      <w:tr w:rsidR="00606785" w14:paraId="2BC5F7DD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8C51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CCAE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P-09/10 QA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ED1B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커버리지 보고서 / 최종 보고서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D9A1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커버리지 기준 미달</w:t>
            </w:r>
          </w:p>
        </w:tc>
      </w:tr>
      <w:tr w:rsidR="00606785" w14:paraId="66F1FA27" w14:textId="77777777" w:rsidTr="00D0300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B538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PART 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20AE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Git 전략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65F1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브랜치 구조 / PR 흐름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80E6" w14:textId="77777777" w:rsidR="00606785" w:rsidRDefault="00606785" w:rsidP="00D0300F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리뷰 없는 머지</w:t>
            </w:r>
          </w:p>
        </w:tc>
      </w:tr>
    </w:tbl>
    <w:p w14:paraId="12435925" w14:textId="65317A42" w:rsidR="00803060" w:rsidRDefault="00803060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803060" w14:paraId="7BD894B1" w14:textId="77777777" w:rsidTr="007B0FCE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792A04F4" w14:textId="77777777" w:rsidR="00803060" w:rsidRPr="00794649" w:rsidRDefault="00803060" w:rsidP="007B0FCE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lastRenderedPageBreak/>
              <w:t>PART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3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>
              <w:rPr>
                <w:rFonts w:ascii="돋움" w:eastAsia="돋움" w:hint="eastAsia"/>
                <w:b/>
                <w:sz w:val="28"/>
                <w:szCs w:val="20"/>
              </w:rPr>
              <w:t>Dual-Track UI + Logic TDD</w:t>
            </w:r>
            <w:r w:rsidRPr="00794649">
              <w:rPr>
                <w:rFonts w:ascii="돋움" w:eastAsia="돋움"/>
                <w:b/>
                <w:sz w:val="28"/>
                <w:szCs w:val="20"/>
              </w:rPr>
              <w:t xml:space="preserve"> </w:t>
            </w:r>
          </w:p>
          <w:p w14:paraId="5C0D0DD5" w14:textId="7C0247EC" w:rsidR="00803060" w:rsidRDefault="00803060" w:rsidP="007B0FCE">
            <w:pPr>
              <w:pStyle w:val="a3"/>
              <w:wordWrap/>
              <w:snapToGrid w:val="0"/>
              <w:spacing w:line="480" w:lineRule="auto"/>
              <w:jc w:val="center"/>
            </w:pPr>
            <w:r w:rsidRPr="00803060">
              <w:rPr>
                <w:rFonts w:ascii="돋움" w:eastAsia="돋움"/>
                <w:b/>
                <w:bCs/>
                <w:sz w:val="36"/>
              </w:rPr>
              <w:t>D2_8.</w:t>
            </w:r>
            <w:r w:rsidRPr="00803060">
              <w:rPr>
                <w:rFonts w:ascii="돋움" w:eastAsia="돋움" w:hint="eastAsia"/>
                <w:b/>
                <w:bCs/>
                <w:sz w:val="36"/>
              </w:rPr>
              <w:t>실습</w:t>
            </w:r>
            <w:r w:rsidRPr="00803060">
              <w:rPr>
                <w:rFonts w:ascii="돋움" w:eastAsia="돋움"/>
                <w:b/>
                <w:bCs/>
                <w:sz w:val="36"/>
              </w:rPr>
              <w:t>- Prompting BP</w:t>
            </w:r>
          </w:p>
        </w:tc>
      </w:tr>
    </w:tbl>
    <w:p w14:paraId="3ECD5538" w14:textId="77777777" w:rsidR="00803060" w:rsidRDefault="00803060" w:rsidP="00803060">
      <w:pPr>
        <w:pStyle w:val="a3"/>
        <w:wordWrap/>
        <w:jc w:val="center"/>
      </w:pPr>
    </w:p>
    <w:p w14:paraId="664B1630" w14:textId="1DECF2F5" w:rsidR="00803060" w:rsidRPr="000045E2" w:rsidRDefault="00803060" w:rsidP="00803060">
      <w:pPr>
        <w:pStyle w:val="a3"/>
        <w:snapToGrid w:val="0"/>
        <w:spacing w:line="480" w:lineRule="auto"/>
        <w:rPr>
          <w:rFonts w:ascii="돋움" w:eastAsia="돋움"/>
          <w:b/>
          <w:bCs/>
          <w:sz w:val="40"/>
          <w:szCs w:val="28"/>
          <w:u w:val="single"/>
        </w:rPr>
      </w:pPr>
      <w:r w:rsidRPr="000045E2">
        <w:rPr>
          <w:rFonts w:ascii="돋움" w:eastAsia="돋움" w:hint="eastAsia"/>
          <w:b/>
          <w:sz w:val="40"/>
          <w:szCs w:val="28"/>
          <w:u w:val="single"/>
        </w:rPr>
        <w:t xml:space="preserve">과제 </w:t>
      </w:r>
      <w:r w:rsidRPr="000045E2">
        <w:rPr>
          <w:rFonts w:ascii="돋움" w:eastAsia="돋움"/>
          <w:b/>
          <w:sz w:val="40"/>
          <w:szCs w:val="28"/>
          <w:u w:val="single"/>
        </w:rPr>
        <w:t xml:space="preserve">1: </w:t>
      </w:r>
      <w:r w:rsidR="000045E2" w:rsidRPr="000045E2">
        <w:rPr>
          <w:rFonts w:ascii="돋움" w:eastAsia="돋움" w:hAnsi="돋움"/>
          <w:b/>
          <w:bCs/>
          <w:sz w:val="36"/>
          <w:szCs w:val="36"/>
        </w:rPr>
        <w:t>: Prompting</w:t>
      </w:r>
      <w:r w:rsidR="000045E2" w:rsidRPr="000045E2">
        <w:rPr>
          <w:rFonts w:ascii="돋움" w:eastAsia="돋움" w:hAnsi="돋움" w:hint="eastAsia"/>
          <w:b/>
          <w:bCs/>
          <w:sz w:val="36"/>
          <w:szCs w:val="36"/>
        </w:rPr>
        <w:t>에 대한 리뷰활동하기</w:t>
      </w:r>
      <w:r w:rsidR="000045E2" w:rsidRPr="000045E2">
        <w:rPr>
          <w:rFonts w:ascii="돋움" w:eastAsia="돋움"/>
          <w:b/>
          <w:bCs/>
          <w:sz w:val="40"/>
          <w:szCs w:val="28"/>
          <w:u w:val="single"/>
        </w:rPr>
        <w:t xml:space="preserve"> </w:t>
      </w:r>
      <w:r w:rsidRPr="000045E2">
        <w:rPr>
          <w:rFonts w:ascii="돋움" w:eastAsia="돋움"/>
          <w:b/>
          <w:bCs/>
          <w:sz w:val="40"/>
          <w:szCs w:val="28"/>
          <w:u w:val="single"/>
        </w:rPr>
        <w:t>．</w:t>
      </w:r>
    </w:p>
    <w:tbl>
      <w:tblPr>
        <w:tblStyle w:val="aff0"/>
        <w:tblW w:w="0" w:type="auto"/>
        <w:tblInd w:w="283" w:type="dxa"/>
        <w:tblLook w:val="04A0" w:firstRow="1" w:lastRow="0" w:firstColumn="1" w:lastColumn="0" w:noHBand="0" w:noVBand="1"/>
      </w:tblPr>
      <w:tblGrid>
        <w:gridCol w:w="9005"/>
      </w:tblGrid>
      <w:tr w:rsidR="00803060" w:rsidRPr="007253B1" w14:paraId="6CD0FABE" w14:textId="77777777" w:rsidTr="007B0FCE">
        <w:tc>
          <w:tcPr>
            <w:tcW w:w="9270" w:type="dxa"/>
          </w:tcPr>
          <w:p w14:paraId="35DD2314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프로젝트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: Prompting_BP</w:t>
            </w:r>
          </w:p>
          <w:p w14:paraId="7F9778F3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7107F571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발표자가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내 본인 번호로 Repository 생성, 발표 자료 작성 및 진행</w:t>
            </w:r>
          </w:p>
          <w:p w14:paraId="595FD0EF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Repository : 프로젝트명_개인번호 (ex: Prompting_BP _xx)</w:t>
            </w:r>
          </w:p>
          <w:p w14:paraId="4BDF356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Description : Author, Reviewer 성명 -&gt; ex: Author : 길동이, Reviewer : 박문수</w:t>
            </w:r>
          </w:p>
          <w:p w14:paraId="4D11267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25FE2A02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발표도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포함되지만.</w:t>
            </w:r>
          </w:p>
          <w:p w14:paraId="229E42B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최종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제출물은 회고 및 개선 계획이 명확히 보이는 문서 형태여야 합니다.</w:t>
            </w:r>
          </w:p>
          <w:p w14:paraId="2C72B5A9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47AFD0F0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Markdown (.md) 또는 자유형식 텍스트</w:t>
            </w:r>
          </w:p>
          <w:p w14:paraId="3EEF5809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형식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예시</w:t>
            </w:r>
          </w:p>
          <w:p w14:paraId="7F112AB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50A1437D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# Prompting BP 회고</w:t>
            </w:r>
          </w:p>
          <w:p w14:paraId="55A7007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## 1. Keep</w:t>
            </w:r>
          </w:p>
          <w:p w14:paraId="02CA4202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기존 코드 이해 속도 빠름</w:t>
            </w:r>
          </w:p>
          <w:p w14:paraId="2452F99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리팩토링 제안 품질 높음</w:t>
            </w:r>
          </w:p>
          <w:p w14:paraId="1E3E6F9A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5C4C2B94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## 2. Problem</w:t>
            </w:r>
          </w:p>
          <w:p w14:paraId="7130B54A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프롬프트 엔지니어링 부족</w:t>
            </w:r>
          </w:p>
          <w:p w14:paraId="74A7C0A1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AI 제안 검증 능력 미흡</w:t>
            </w:r>
          </w:p>
          <w:p w14:paraId="6295DE4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...</w:t>
            </w:r>
          </w:p>
          <w:p w14:paraId="2A7DBC30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34A94838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1장: Keep</w:t>
            </w:r>
          </w:p>
          <w:p w14:paraId="5D444A75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1FE95A99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2장: Problem</w:t>
            </w:r>
          </w:p>
          <w:p w14:paraId="56456F3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40C9077F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3장: Try</w:t>
            </w:r>
          </w:p>
          <w:p w14:paraId="7B315D8A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2FDE5F22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4장: 개인별 학습 성과</w:t>
            </w:r>
          </w:p>
          <w:p w14:paraId="00F479B1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3DED22B7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5장: 팀 차원의 개선 액션 아이템 (표 형식)</w:t>
            </w:r>
          </w:p>
          <w:p w14:paraId="4D598EC9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7FC7A52F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6장: 현업 적용 계획</w:t>
            </w:r>
          </w:p>
          <w:p w14:paraId="2918F90E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3E176707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프로젝트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전체를 돌아보며 학습과 개선점을 공유하는 세션을 기획해주세요.</w:t>
            </w:r>
          </w:p>
          <w:p w14:paraId="22D84253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1. 회고 세션 구성 </w:t>
            </w:r>
          </w:p>
          <w:p w14:paraId="5D752844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KPT 회고 (Keep, Problem, Try)</w:t>
            </w:r>
          </w:p>
          <w:p w14:paraId="7296A8C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lastRenderedPageBreak/>
              <w:t>Keep (계속 유지할 것들)</w:t>
            </w:r>
          </w:p>
          <w:p w14:paraId="18D669C3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무엇이 잘 되었는가?</w:t>
            </w:r>
          </w:p>
          <w:p w14:paraId="74A4149C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어떤 관행을 계속 유지해야 하는가?</w:t>
            </w:r>
          </w:p>
          <w:p w14:paraId="55B79C68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팀에게 도움이 된 것들은?</w:t>
            </w:r>
          </w:p>
          <w:p w14:paraId="7FF825CF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6DCF62D8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Problem (문제점들)</w:t>
            </w:r>
          </w:p>
          <w:p w14:paraId="480FE0FE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어떤 장애물이 있었는가?</w:t>
            </w:r>
          </w:p>
          <w:p w14:paraId="2437591A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무엇이 팀을 느리게 했는가?</w:t>
            </w:r>
          </w:p>
          <w:p w14:paraId="7A61F257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어떤 프로세스가 비효율적이었는가?</w:t>
            </w:r>
          </w:p>
          <w:p w14:paraId="1A9AE0C7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42ADFEC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Try (시도해볼 것들)</w:t>
            </w:r>
          </w:p>
          <w:p w14:paraId="28149D0C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다음에는 무엇을 다르게 해볼까?</w:t>
            </w:r>
          </w:p>
          <w:p w14:paraId="39D98D08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어떤 새로운 도구나 방법을 시도해볼까?</w:t>
            </w:r>
          </w:p>
          <w:p w14:paraId="6A04442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- 문제 해결을 위한 실험들은?</w:t>
            </w:r>
          </w:p>
          <w:p w14:paraId="40B824C6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7367A322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2. 개인별 학습 성과 공유 </w:t>
            </w:r>
          </w:p>
          <w:p w14:paraId="69EA3C12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각자가 배운 새로운 기술/개념</w:t>
            </w:r>
          </w:p>
          <w:p w14:paraId="5A0F6DF5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개인 역량 향상 부분</w:t>
            </w:r>
          </w:p>
          <w:p w14:paraId="1CFA2DAB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다른 팀원들과 공유하고 싶은 인사이트</w:t>
            </w:r>
          </w:p>
          <w:p w14:paraId="44B6AE8C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추천하고 싶은 학습 자료</w:t>
            </w:r>
          </w:p>
          <w:p w14:paraId="2F52F7E5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1CFCC72A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lastRenderedPageBreak/>
              <w:t xml:space="preserve">3. 팀 차원의 개선 액션 아이템 </w:t>
            </w:r>
          </w:p>
          <w:p w14:paraId="287147DD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구체적이고 실행 가능한 개선 계획</w:t>
            </w:r>
          </w:p>
          <w:p w14:paraId="1CDEA634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책임자 및 일정 할당</w:t>
            </w:r>
          </w:p>
          <w:p w14:paraId="249AE638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진행 상황 추적 방법</w:t>
            </w:r>
          </w:p>
          <w:p w14:paraId="657EB733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/>
                <w:b/>
                <w:bCs/>
                <w:sz w:val="24"/>
              </w:rPr>
              <w:t>o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성공 기준 정의</w:t>
            </w:r>
          </w:p>
          <w:p w14:paraId="49471CF5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</w:p>
          <w:p w14:paraId="482EBF64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출력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 xml:space="preserve"> 형태:</w:t>
            </w:r>
          </w:p>
          <w:p w14:paraId="447137BE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•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회고 세션 진행 가이드</w:t>
            </w:r>
          </w:p>
          <w:p w14:paraId="46745AC0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•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액션 아이템 추적 템플릿</w:t>
            </w:r>
          </w:p>
          <w:p w14:paraId="78CA52B6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•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학습 자료 정리 문서</w:t>
            </w:r>
          </w:p>
          <w:p w14:paraId="04D3FD97" w14:textId="77777777" w:rsidR="00803060" w:rsidRPr="00803060" w:rsidRDefault="00803060" w:rsidP="00803060">
            <w:pPr>
              <w:pStyle w:val="a3"/>
              <w:snapToGrid w:val="0"/>
              <w:spacing w:line="480" w:lineRule="auto"/>
              <w:rPr>
                <w:rFonts w:ascii="돋움" w:eastAsia="돋움" w:hAnsi="돋움"/>
                <w:b/>
                <w:bCs/>
                <w:sz w:val="24"/>
              </w:rPr>
            </w:pPr>
            <w:r w:rsidRPr="00803060">
              <w:rPr>
                <w:rFonts w:ascii="돋움" w:eastAsia="돋움" w:hAnsi="돋움" w:hint="eastAsia"/>
                <w:b/>
                <w:bCs/>
                <w:sz w:val="24"/>
              </w:rPr>
              <w:t>•</w:t>
            </w:r>
            <w:r w:rsidRPr="00803060">
              <w:rPr>
                <w:rFonts w:ascii="돋움" w:eastAsia="돋움" w:hAnsi="돋움"/>
                <w:b/>
                <w:bCs/>
                <w:sz w:val="24"/>
              </w:rPr>
              <w:tab/>
              <w:t>다음 프로젝트 개선 계획서</w:t>
            </w:r>
          </w:p>
          <w:p w14:paraId="272FB8CB" w14:textId="77777777" w:rsidR="00803060" w:rsidRPr="00803060" w:rsidRDefault="00803060" w:rsidP="007B0FCE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 w:hAnsi="돋움"/>
                <w:spacing w:val="-3"/>
                <w:w w:val="95"/>
                <w:sz w:val="24"/>
              </w:rPr>
            </w:pPr>
          </w:p>
        </w:tc>
      </w:tr>
    </w:tbl>
    <w:p w14:paraId="2830314D" w14:textId="77777777" w:rsidR="00803060" w:rsidRDefault="00803060" w:rsidP="00803060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62C13F0" w14:textId="77777777" w:rsidR="00A969AE" w:rsidRPr="00803060" w:rsidRDefault="00A969AE" w:rsidP="00FC5B2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F387762" w14:textId="358C62F2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575B06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Pr="00575B06">
        <w:rPr>
          <w:rFonts w:ascii="돋움" w:eastAsia="돋움" w:hAnsi="돋움" w:hint="eastAsia"/>
          <w:b/>
          <w:bCs/>
          <w:spacing w:val="-3"/>
          <w:w w:val="95"/>
          <w:sz w:val="28"/>
          <w:szCs w:val="28"/>
        </w:rPr>
        <w:t>프로젝트</w:t>
      </w:r>
      <w:r w:rsidRPr="00575B06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 xml:space="preserve"> : Prompting_BP</w:t>
      </w:r>
    </w:p>
    <w:p w14:paraId="0448A427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1CE0C76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75B06">
        <w:rPr>
          <w:rFonts w:ascii="돋움" w:eastAsia="돋움" w:hAnsi="돋움" w:hint="eastAsia"/>
          <w:spacing w:val="-3"/>
          <w:w w:val="95"/>
          <w:sz w:val="24"/>
        </w:rPr>
        <w:t>발표자가</w:t>
      </w:r>
      <w:r w:rsidRPr="00575B06">
        <w:rPr>
          <w:rFonts w:ascii="돋움" w:eastAsia="돋움" w:hAnsi="돋움"/>
          <w:spacing w:val="-3"/>
          <w:w w:val="95"/>
          <w:sz w:val="24"/>
        </w:rPr>
        <w:t xml:space="preserve"> 내 본인 번호로 Repository 생성, 발표 자료 작성 및 진행</w:t>
      </w:r>
    </w:p>
    <w:p w14:paraId="08C0EFB9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75B06">
        <w:rPr>
          <w:rFonts w:ascii="돋움" w:eastAsia="돋움" w:hAnsi="돋움"/>
          <w:spacing w:val="-3"/>
          <w:w w:val="95"/>
          <w:sz w:val="24"/>
        </w:rPr>
        <w:t>Repository : 프로젝트명_개인번호 (ex: Prompting_BP _xx)</w:t>
      </w:r>
    </w:p>
    <w:p w14:paraId="6CB95290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75B06">
        <w:rPr>
          <w:rFonts w:ascii="돋움" w:eastAsia="돋움" w:hAnsi="돋움"/>
          <w:spacing w:val="-3"/>
          <w:w w:val="95"/>
          <w:sz w:val="24"/>
        </w:rPr>
        <w:t>Description : Author, Reviewer 성명 -&gt; ex: Author : 길동이, Reviewer : 박문수</w:t>
      </w:r>
    </w:p>
    <w:p w14:paraId="1CA14DA9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732CFCDF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75B06">
        <w:rPr>
          <w:rFonts w:ascii="돋움" w:eastAsia="돋움" w:hAnsi="돋움" w:hint="eastAsia"/>
          <w:spacing w:val="-3"/>
          <w:w w:val="95"/>
          <w:sz w:val="24"/>
        </w:rPr>
        <w:t>발표도</w:t>
      </w:r>
      <w:r w:rsidRPr="00575B06">
        <w:rPr>
          <w:rFonts w:ascii="돋움" w:eastAsia="돋움" w:hAnsi="돋움"/>
          <w:spacing w:val="-3"/>
          <w:w w:val="95"/>
          <w:sz w:val="24"/>
        </w:rPr>
        <w:t xml:space="preserve"> 포함되지만.</w:t>
      </w:r>
    </w:p>
    <w:p w14:paraId="1FEDE4DC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75B06">
        <w:rPr>
          <w:rFonts w:ascii="돋움" w:eastAsia="돋움" w:hAnsi="돋움" w:hint="eastAsia"/>
          <w:spacing w:val="-3"/>
          <w:w w:val="95"/>
          <w:sz w:val="24"/>
        </w:rPr>
        <w:t>최종</w:t>
      </w:r>
      <w:r w:rsidRPr="00575B06">
        <w:rPr>
          <w:rFonts w:ascii="돋움" w:eastAsia="돋움" w:hAnsi="돋움"/>
          <w:spacing w:val="-3"/>
          <w:w w:val="95"/>
          <w:sz w:val="24"/>
        </w:rPr>
        <w:t xml:space="preserve"> 제출물은 회고 및 개선 계획이 명확히 보이는 문서 형태여야 합니다.</w:t>
      </w:r>
    </w:p>
    <w:p w14:paraId="04718A7E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B15140C" w14:textId="12DAAA97" w:rsidR="00FC5B24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75B06">
        <w:rPr>
          <w:rFonts w:ascii="돋움" w:eastAsia="돋움" w:hAnsi="돋움"/>
          <w:spacing w:val="-3"/>
          <w:w w:val="95"/>
          <w:sz w:val="24"/>
        </w:rPr>
        <w:t>Markdown (.md) 또는 자유형식 텍스트</w:t>
      </w:r>
    </w:p>
    <w:p w14:paraId="491CC69A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0B19EEDB" w14:textId="41F7C95F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b/>
          <w:bCs/>
          <w:spacing w:val="-3"/>
          <w:w w:val="95"/>
          <w:sz w:val="28"/>
          <w:szCs w:val="28"/>
        </w:rPr>
      </w:pPr>
      <w:r w:rsidRPr="00575B06"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□ </w:t>
      </w:r>
      <w:r w:rsidRPr="00575B06">
        <w:rPr>
          <w:rFonts w:ascii="돋움" w:eastAsia="돋움" w:hAnsi="돋움"/>
          <w:b/>
          <w:bCs/>
          <w:spacing w:val="-3"/>
          <w:w w:val="95"/>
          <w:sz w:val="28"/>
          <w:szCs w:val="28"/>
        </w:rPr>
        <w:t>로컬에서:</w:t>
      </w:r>
    </w:p>
    <w:p w14:paraId="7CED0D8A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75B06">
        <w:rPr>
          <w:rFonts w:ascii="돋움" w:eastAsia="돋움" w:hAnsi="돋움"/>
          <w:spacing w:val="-3"/>
          <w:w w:val="95"/>
          <w:sz w:val="24"/>
        </w:rPr>
        <w:t xml:space="preserve">  git checkout develop</w:t>
      </w:r>
    </w:p>
    <w:p w14:paraId="2D2D5A00" w14:textId="77777777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75B06">
        <w:rPr>
          <w:rFonts w:ascii="돋움" w:eastAsia="돋움" w:hAnsi="돋움"/>
          <w:spacing w:val="-3"/>
          <w:w w:val="95"/>
          <w:sz w:val="24"/>
        </w:rPr>
        <w:lastRenderedPageBreak/>
        <w:t xml:space="preserve">  git pull origin develop</w:t>
      </w:r>
    </w:p>
    <w:p w14:paraId="2C707C97" w14:textId="3FE27702" w:rsidR="00575B06" w:rsidRPr="00575B06" w:rsidRDefault="00575B06" w:rsidP="00575B06">
      <w:pPr>
        <w:pStyle w:val="a4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575B06">
        <w:rPr>
          <w:rFonts w:ascii="돋움" w:eastAsia="돋움" w:hAnsi="돋움"/>
          <w:spacing w:val="-3"/>
          <w:w w:val="95"/>
          <w:sz w:val="24"/>
        </w:rPr>
        <w:t xml:space="preserve">  git checkout -b bp/prompting_bp</w:t>
      </w:r>
    </w:p>
    <w:sectPr w:rsidR="00575B06" w:rsidRPr="00575B06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E708" w14:textId="77777777" w:rsidR="00632287" w:rsidRDefault="00632287" w:rsidP="00700234">
      <w:r>
        <w:separator/>
      </w:r>
    </w:p>
  </w:endnote>
  <w:endnote w:type="continuationSeparator" w:id="0">
    <w:p w14:paraId="5B26DC48" w14:textId="77777777" w:rsidR="00632287" w:rsidRDefault="00632287" w:rsidP="00700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panose1 w:val="02030600000101010101"/>
    <w:charset w:val="81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28A73" w14:textId="77777777" w:rsidR="00632287" w:rsidRDefault="00632287" w:rsidP="00700234">
      <w:r>
        <w:separator/>
      </w:r>
    </w:p>
  </w:footnote>
  <w:footnote w:type="continuationSeparator" w:id="0">
    <w:p w14:paraId="19978DD8" w14:textId="77777777" w:rsidR="00632287" w:rsidRDefault="00632287" w:rsidP="00700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CE8"/>
    <w:multiLevelType w:val="hybridMultilevel"/>
    <w:tmpl w:val="67128D36"/>
    <w:lvl w:ilvl="0" w:tplc="CD34F522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AD787C98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3CF87268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7758F702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BF76948A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DE20E1C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BFAE11C2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A934AB36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A5E670C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" w15:restartNumberingAfterBreak="0">
    <w:nsid w:val="00A55682"/>
    <w:multiLevelType w:val="hybridMultilevel"/>
    <w:tmpl w:val="C2E68954"/>
    <w:lvl w:ilvl="0" w:tplc="A6D85DD2">
      <w:start w:val="1"/>
      <w:numFmt w:val="bullet"/>
      <w:lvlText w:val="-"/>
      <w:lvlJc w:val="left"/>
      <w:pPr>
        <w:ind w:left="880" w:hanging="44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1107421"/>
    <w:multiLevelType w:val="multilevel"/>
    <w:tmpl w:val="BDB66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4" w15:restartNumberingAfterBreak="0">
    <w:nsid w:val="0224528B"/>
    <w:multiLevelType w:val="hybridMultilevel"/>
    <w:tmpl w:val="D5CA6654"/>
    <w:lvl w:ilvl="0" w:tplc="2F3C6D1E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ADB80308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82A2EF54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1EFAD6D6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8EBA1B64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2C7E336A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B9DA83F2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7CA416B2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045819B4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5" w15:restartNumberingAfterBreak="0">
    <w:nsid w:val="02D66A69"/>
    <w:multiLevelType w:val="multilevel"/>
    <w:tmpl w:val="2318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8E0816"/>
    <w:multiLevelType w:val="multilevel"/>
    <w:tmpl w:val="E7A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946F3E"/>
    <w:multiLevelType w:val="hybridMultilevel"/>
    <w:tmpl w:val="FEA250D6"/>
    <w:lvl w:ilvl="0" w:tplc="AFC6B50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02881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44887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6086C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E45F8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126F0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740AB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4854C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F0C9B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C13904"/>
    <w:multiLevelType w:val="hybridMultilevel"/>
    <w:tmpl w:val="2394328A"/>
    <w:lvl w:ilvl="0" w:tplc="35CAF2B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30BC0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628D7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F2A79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58E7F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54F7A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08253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4EC27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A267F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E91831"/>
    <w:multiLevelType w:val="multilevel"/>
    <w:tmpl w:val="6C5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212A2"/>
    <w:multiLevelType w:val="multilevel"/>
    <w:tmpl w:val="FD9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84F86"/>
    <w:multiLevelType w:val="multilevel"/>
    <w:tmpl w:val="FD0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F29BB"/>
    <w:multiLevelType w:val="multilevel"/>
    <w:tmpl w:val="6BF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D58D3"/>
    <w:multiLevelType w:val="multilevel"/>
    <w:tmpl w:val="A9FE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DD1977"/>
    <w:multiLevelType w:val="multilevel"/>
    <w:tmpl w:val="423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35F99"/>
    <w:multiLevelType w:val="multilevel"/>
    <w:tmpl w:val="74C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00445C"/>
    <w:multiLevelType w:val="hybridMultilevel"/>
    <w:tmpl w:val="60145ED6"/>
    <w:lvl w:ilvl="0" w:tplc="A01E1F9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620B69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39EC9152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A3A6A62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539293A6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ED685DA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1DF2171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BBE49482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6185E54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7" w15:restartNumberingAfterBreak="0">
    <w:nsid w:val="0F612AB1"/>
    <w:multiLevelType w:val="multilevel"/>
    <w:tmpl w:val="E35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6F250F"/>
    <w:multiLevelType w:val="hybridMultilevel"/>
    <w:tmpl w:val="B6DA5A54"/>
    <w:lvl w:ilvl="0" w:tplc="A6D85DD2">
      <w:start w:val="1"/>
      <w:numFmt w:val="bullet"/>
      <w:lvlText w:val="-"/>
      <w:lvlJc w:val="left"/>
      <w:pPr>
        <w:ind w:left="1163" w:hanging="44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16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</w:abstractNum>
  <w:abstractNum w:abstractNumId="19" w15:restartNumberingAfterBreak="0">
    <w:nsid w:val="107167F9"/>
    <w:multiLevelType w:val="hybridMultilevel"/>
    <w:tmpl w:val="F63CEE70"/>
    <w:lvl w:ilvl="0" w:tplc="DE7E4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340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F226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44B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2E5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E6BF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E21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3A72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900A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10B649E3"/>
    <w:multiLevelType w:val="hybridMultilevel"/>
    <w:tmpl w:val="853A613E"/>
    <w:lvl w:ilvl="0" w:tplc="DBEC95D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11DA4B2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B5F2ACD6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1B44822A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2F02A99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C42AE0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FF90D96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DC18189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834EBF3A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1" w15:restartNumberingAfterBreak="0">
    <w:nsid w:val="129937E2"/>
    <w:multiLevelType w:val="hybridMultilevel"/>
    <w:tmpl w:val="37123054"/>
    <w:lvl w:ilvl="0" w:tplc="51F0D4D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FFAFC8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669F4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AACDE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A6C17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16464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3EDEF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C22D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A84DB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3" w15:restartNumberingAfterBreak="0">
    <w:nsid w:val="1599388B"/>
    <w:multiLevelType w:val="multilevel"/>
    <w:tmpl w:val="F72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5" w15:restartNumberingAfterBreak="0">
    <w:nsid w:val="15C605F4"/>
    <w:multiLevelType w:val="multilevel"/>
    <w:tmpl w:val="3918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7A7757"/>
    <w:multiLevelType w:val="multilevel"/>
    <w:tmpl w:val="2F2C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8E7CE2"/>
    <w:multiLevelType w:val="hybridMultilevel"/>
    <w:tmpl w:val="95FEAE34"/>
    <w:lvl w:ilvl="0" w:tplc="A808B99C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12FE1088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70D04D8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8286EEF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C67C04F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532B170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C28C2AB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DBB09FB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3DA5C5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8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9" w15:restartNumberingAfterBreak="0">
    <w:nsid w:val="1A1E2DCB"/>
    <w:multiLevelType w:val="multilevel"/>
    <w:tmpl w:val="249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B0B1CDE"/>
    <w:multiLevelType w:val="hybridMultilevel"/>
    <w:tmpl w:val="62282236"/>
    <w:lvl w:ilvl="0" w:tplc="DC263C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8A4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8E6E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5250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DC7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6297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72D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6C6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C43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1D5B545C"/>
    <w:multiLevelType w:val="hybridMultilevel"/>
    <w:tmpl w:val="2D662B28"/>
    <w:lvl w:ilvl="0" w:tplc="FF226736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E86C0C4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463491D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6CAEC610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F91C4B88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0065C2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B2CCC5F0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38966350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4DF08A0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32" w15:restartNumberingAfterBreak="0">
    <w:nsid w:val="1FBF1425"/>
    <w:multiLevelType w:val="multilevel"/>
    <w:tmpl w:val="EA4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03A0441"/>
    <w:multiLevelType w:val="multilevel"/>
    <w:tmpl w:val="DC9E1E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B12B84"/>
    <w:multiLevelType w:val="hybridMultilevel"/>
    <w:tmpl w:val="541892A6"/>
    <w:lvl w:ilvl="0" w:tplc="59DCE7CA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F66E8BBC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10C25554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D4F0923A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6412633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D9EA997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5722309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31EA46C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B7EE99D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35" w15:restartNumberingAfterBreak="0">
    <w:nsid w:val="25D46D07"/>
    <w:multiLevelType w:val="multilevel"/>
    <w:tmpl w:val="FDB6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C92B87"/>
    <w:multiLevelType w:val="multilevel"/>
    <w:tmpl w:val="2F1C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CA4E2F"/>
    <w:multiLevelType w:val="multilevel"/>
    <w:tmpl w:val="2D7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6F41C68"/>
    <w:multiLevelType w:val="multilevel"/>
    <w:tmpl w:val="0B86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7D30FC7"/>
    <w:multiLevelType w:val="multilevel"/>
    <w:tmpl w:val="FC0606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224682"/>
    <w:multiLevelType w:val="multilevel"/>
    <w:tmpl w:val="65C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97F1757"/>
    <w:multiLevelType w:val="multilevel"/>
    <w:tmpl w:val="28EC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A51177B"/>
    <w:multiLevelType w:val="multilevel"/>
    <w:tmpl w:val="FCE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9B621B"/>
    <w:multiLevelType w:val="multilevel"/>
    <w:tmpl w:val="02C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8E3E70"/>
    <w:multiLevelType w:val="hybridMultilevel"/>
    <w:tmpl w:val="40B4AEB4"/>
    <w:lvl w:ilvl="0" w:tplc="C93EE2E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24BB8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EAFEF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88970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2AC9A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14FE2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9CC1A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60F40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72F29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9D69C3"/>
    <w:multiLevelType w:val="multilevel"/>
    <w:tmpl w:val="79C6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CB54C4"/>
    <w:multiLevelType w:val="hybridMultilevel"/>
    <w:tmpl w:val="45149E70"/>
    <w:lvl w:ilvl="0" w:tplc="A6D85D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DB1A193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E898924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1B9484D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A740E5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7F1019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93E2EE4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70A032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8F7E7C3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47" w15:restartNumberingAfterBreak="0">
    <w:nsid w:val="2F477558"/>
    <w:multiLevelType w:val="multilevel"/>
    <w:tmpl w:val="F42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04B611E"/>
    <w:multiLevelType w:val="multilevel"/>
    <w:tmpl w:val="27E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2FB74A0"/>
    <w:multiLevelType w:val="multilevel"/>
    <w:tmpl w:val="CBCA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1" w15:restartNumberingAfterBreak="0">
    <w:nsid w:val="338700F1"/>
    <w:multiLevelType w:val="hybridMultilevel"/>
    <w:tmpl w:val="A7F4AEE4"/>
    <w:lvl w:ilvl="0" w:tplc="0718780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2A12D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CE2A6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A4FC5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38A35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9A782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60B99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A84B4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38ECD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4B30047"/>
    <w:multiLevelType w:val="multilevel"/>
    <w:tmpl w:val="BE1E0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6C55D24"/>
    <w:multiLevelType w:val="hybridMultilevel"/>
    <w:tmpl w:val="E74E330A"/>
    <w:lvl w:ilvl="0" w:tplc="5824B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C267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3AB7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287A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5825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2E3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1E3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82BE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940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3A3D0083"/>
    <w:multiLevelType w:val="multilevel"/>
    <w:tmpl w:val="AC7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AD13456"/>
    <w:multiLevelType w:val="hybridMultilevel"/>
    <w:tmpl w:val="225C8BF2"/>
    <w:lvl w:ilvl="0" w:tplc="578292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8C27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8A45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F6F9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0E38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AE8D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74CA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8A73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A639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3B0B64C8"/>
    <w:multiLevelType w:val="multilevel"/>
    <w:tmpl w:val="574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C3B689C"/>
    <w:multiLevelType w:val="hybridMultilevel"/>
    <w:tmpl w:val="03C050D6"/>
    <w:lvl w:ilvl="0" w:tplc="B0985C2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FFBA41C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E5D83DC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757E05D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7A6AAA14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6F6C230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03AA060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0EEE1E3A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EC6A32C0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58" w15:restartNumberingAfterBreak="0">
    <w:nsid w:val="3CCA4ADE"/>
    <w:multiLevelType w:val="multilevel"/>
    <w:tmpl w:val="D6CE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CDB5653"/>
    <w:multiLevelType w:val="multilevel"/>
    <w:tmpl w:val="CE0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D5F13AF"/>
    <w:multiLevelType w:val="hybridMultilevel"/>
    <w:tmpl w:val="A5EE19BA"/>
    <w:lvl w:ilvl="0" w:tplc="4AB2FE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BC2A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245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CAC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D0FB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2A40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EE6F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762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069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3D6B77CE"/>
    <w:multiLevelType w:val="multilevel"/>
    <w:tmpl w:val="CF3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911613"/>
    <w:multiLevelType w:val="hybridMultilevel"/>
    <w:tmpl w:val="0EEA965C"/>
    <w:lvl w:ilvl="0" w:tplc="DB2A865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4ED4998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54C20D1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A18AA62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B582C702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FF234EA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6FEC4EC8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A7E0B228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44C48AB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63" w15:restartNumberingAfterBreak="0">
    <w:nsid w:val="3EC30F3C"/>
    <w:multiLevelType w:val="hybridMultilevel"/>
    <w:tmpl w:val="39225382"/>
    <w:lvl w:ilvl="0" w:tplc="29087FB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2297D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42F32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7A9B4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B6576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88414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4C041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32172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7C824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FA26F0C"/>
    <w:multiLevelType w:val="multilevel"/>
    <w:tmpl w:val="01A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06A5310"/>
    <w:multiLevelType w:val="multilevel"/>
    <w:tmpl w:val="969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37228C7"/>
    <w:multiLevelType w:val="hybridMultilevel"/>
    <w:tmpl w:val="0DCEED5E"/>
    <w:lvl w:ilvl="0" w:tplc="DCAE7836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11483B78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E5360D7C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CAE67408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C5DE74EA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C76879B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A29CBF92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C1BCF196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8C122A48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67" w15:restartNumberingAfterBreak="0">
    <w:nsid w:val="446B7B52"/>
    <w:multiLevelType w:val="hybridMultilevel"/>
    <w:tmpl w:val="9B72E0A2"/>
    <w:lvl w:ilvl="0" w:tplc="3BDCF6C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59382DB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19A075BE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9CD2A616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1DBE6DA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216C9D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806E980A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50183D6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2DCC69F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68" w15:restartNumberingAfterBreak="0">
    <w:nsid w:val="44DD0EF3"/>
    <w:multiLevelType w:val="hybridMultilevel"/>
    <w:tmpl w:val="45D21BFC"/>
    <w:lvl w:ilvl="0" w:tplc="F86E5D1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5428E13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74C66916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D9F2B49A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0A08521A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D5C5E9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06540F2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79FAF814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D22A3DA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69" w15:restartNumberingAfterBreak="0">
    <w:nsid w:val="47D03B16"/>
    <w:multiLevelType w:val="multilevel"/>
    <w:tmpl w:val="EC2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71" w15:restartNumberingAfterBreak="0">
    <w:nsid w:val="4CE41BA1"/>
    <w:multiLevelType w:val="multilevel"/>
    <w:tmpl w:val="6AD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5C78CB"/>
    <w:multiLevelType w:val="hybridMultilevel"/>
    <w:tmpl w:val="BA3C179C"/>
    <w:lvl w:ilvl="0" w:tplc="17CE88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D494D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7E8C9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A6B5D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1484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B44C8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4B6E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70585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4EEBF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74" w15:restartNumberingAfterBreak="0">
    <w:nsid w:val="5C9E6DE6"/>
    <w:multiLevelType w:val="multilevel"/>
    <w:tmpl w:val="E506BD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4F2D16"/>
    <w:multiLevelType w:val="hybridMultilevel"/>
    <w:tmpl w:val="AC70E8EA"/>
    <w:lvl w:ilvl="0" w:tplc="21A4F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C6B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D41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D0C5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D22A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DCC3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94B8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D63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7AE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5F674FAD"/>
    <w:multiLevelType w:val="hybridMultilevel"/>
    <w:tmpl w:val="C7D830E0"/>
    <w:lvl w:ilvl="0" w:tplc="84A665F8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B1CFDF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C1464748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0CC43ED0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362E054C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B8866562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FC700202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64B628A6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BE6E066C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77" w15:restartNumberingAfterBreak="0">
    <w:nsid w:val="60B54F88"/>
    <w:multiLevelType w:val="hybridMultilevel"/>
    <w:tmpl w:val="A4027C60"/>
    <w:lvl w:ilvl="0" w:tplc="F1C01A82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2B687C1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246C891C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662AC306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40347A8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294A8580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05AE310E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7458F41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7A72D33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78" w15:restartNumberingAfterBreak="0">
    <w:nsid w:val="624950B5"/>
    <w:multiLevelType w:val="hybridMultilevel"/>
    <w:tmpl w:val="E8CEAF68"/>
    <w:lvl w:ilvl="0" w:tplc="9912C6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CE01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6A5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A095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FEF2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F49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CC7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C2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3C1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9" w15:restartNumberingAfterBreak="0">
    <w:nsid w:val="657E6C1C"/>
    <w:multiLevelType w:val="multilevel"/>
    <w:tmpl w:val="919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73E02C7"/>
    <w:multiLevelType w:val="multilevel"/>
    <w:tmpl w:val="5B2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9412DEB"/>
    <w:multiLevelType w:val="hybridMultilevel"/>
    <w:tmpl w:val="789452D8"/>
    <w:lvl w:ilvl="0" w:tplc="A62EA20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40484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566EB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6CD29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086B9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C2746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9868A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B4BFD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AE70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A92229C"/>
    <w:multiLevelType w:val="hybridMultilevel"/>
    <w:tmpl w:val="072A2860"/>
    <w:lvl w:ilvl="0" w:tplc="CD34F522">
      <w:start w:val="1"/>
      <w:numFmt w:val="bullet"/>
      <w:lvlText w:val="∧"/>
      <w:lvlJc w:val="left"/>
      <w:pPr>
        <w:ind w:left="880" w:hanging="440"/>
      </w:pPr>
      <w:rPr>
        <w:rFonts w:ascii="MS Reference Sans Serif" w:hAnsi="MS Reference Sans Serif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6B172E4C"/>
    <w:multiLevelType w:val="hybridMultilevel"/>
    <w:tmpl w:val="94060F12"/>
    <w:lvl w:ilvl="0" w:tplc="A6D85DD2">
      <w:start w:val="1"/>
      <w:numFmt w:val="bullet"/>
      <w:lvlText w:val="-"/>
      <w:lvlJc w:val="left"/>
      <w:pPr>
        <w:ind w:left="880" w:hanging="44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4" w15:restartNumberingAfterBreak="0">
    <w:nsid w:val="6B892CD6"/>
    <w:multiLevelType w:val="multilevel"/>
    <w:tmpl w:val="8F0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D5E04F5"/>
    <w:multiLevelType w:val="multilevel"/>
    <w:tmpl w:val="8F52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4E6E64"/>
    <w:multiLevelType w:val="hybridMultilevel"/>
    <w:tmpl w:val="91B40B86"/>
    <w:lvl w:ilvl="0" w:tplc="5EFC7768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733A1374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876806E6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0172D25C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B57852DE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6E52B348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7750C23C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E9063238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EA02DD64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87" w15:restartNumberingAfterBreak="0">
    <w:nsid w:val="730A2169"/>
    <w:multiLevelType w:val="multilevel"/>
    <w:tmpl w:val="CC8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6A5650"/>
    <w:multiLevelType w:val="hybridMultilevel"/>
    <w:tmpl w:val="FB2C7B4A"/>
    <w:lvl w:ilvl="0" w:tplc="A6D85DD2">
      <w:start w:val="1"/>
      <w:numFmt w:val="bullet"/>
      <w:lvlText w:val="-"/>
      <w:lvlJc w:val="left"/>
      <w:pPr>
        <w:ind w:left="1163" w:hanging="44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16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</w:abstractNum>
  <w:abstractNum w:abstractNumId="89" w15:restartNumberingAfterBreak="0">
    <w:nsid w:val="782904F2"/>
    <w:multiLevelType w:val="hybridMultilevel"/>
    <w:tmpl w:val="EA068704"/>
    <w:lvl w:ilvl="0" w:tplc="12AEF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261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C260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6298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2258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80AB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C83D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2E79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9C9C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0" w15:restartNumberingAfterBreak="0">
    <w:nsid w:val="7D476B6B"/>
    <w:multiLevelType w:val="multilevel"/>
    <w:tmpl w:val="910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221036">
    <w:abstractNumId w:val="50"/>
  </w:num>
  <w:num w:numId="2" w16cid:durableId="103119977">
    <w:abstractNumId w:val="3"/>
  </w:num>
  <w:num w:numId="3" w16cid:durableId="1179002721">
    <w:abstractNumId w:val="73"/>
  </w:num>
  <w:num w:numId="4" w16cid:durableId="920791950">
    <w:abstractNumId w:val="22"/>
  </w:num>
  <w:num w:numId="5" w16cid:durableId="1259216203">
    <w:abstractNumId w:val="28"/>
  </w:num>
  <w:num w:numId="6" w16cid:durableId="536161806">
    <w:abstractNumId w:val="24"/>
  </w:num>
  <w:num w:numId="7" w16cid:durableId="642463461">
    <w:abstractNumId w:val="70"/>
  </w:num>
  <w:num w:numId="8" w16cid:durableId="482699459">
    <w:abstractNumId w:val="63"/>
  </w:num>
  <w:num w:numId="9" w16cid:durableId="315570910">
    <w:abstractNumId w:val="34"/>
  </w:num>
  <w:num w:numId="10" w16cid:durableId="1791626110">
    <w:abstractNumId w:val="72"/>
  </w:num>
  <w:num w:numId="11" w16cid:durableId="976304743">
    <w:abstractNumId w:val="62"/>
  </w:num>
  <w:num w:numId="12" w16cid:durableId="553589334">
    <w:abstractNumId w:val="27"/>
  </w:num>
  <w:num w:numId="13" w16cid:durableId="1291670580">
    <w:abstractNumId w:val="20"/>
  </w:num>
  <w:num w:numId="14" w16cid:durableId="1966427150">
    <w:abstractNumId w:val="7"/>
  </w:num>
  <w:num w:numId="15" w16cid:durableId="451751192">
    <w:abstractNumId w:val="57"/>
  </w:num>
  <w:num w:numId="16" w16cid:durableId="58675605">
    <w:abstractNumId w:val="81"/>
  </w:num>
  <w:num w:numId="17" w16cid:durableId="1213930874">
    <w:abstractNumId w:val="31"/>
  </w:num>
  <w:num w:numId="18" w16cid:durableId="1273128665">
    <w:abstractNumId w:val="76"/>
  </w:num>
  <w:num w:numId="19" w16cid:durableId="990405263">
    <w:abstractNumId w:val="19"/>
  </w:num>
  <w:num w:numId="20" w16cid:durableId="899292498">
    <w:abstractNumId w:val="77"/>
  </w:num>
  <w:num w:numId="21" w16cid:durableId="147484883">
    <w:abstractNumId w:val="78"/>
  </w:num>
  <w:num w:numId="22" w16cid:durableId="1317294401">
    <w:abstractNumId w:val="67"/>
  </w:num>
  <w:num w:numId="23" w16cid:durableId="355234129">
    <w:abstractNumId w:val="16"/>
  </w:num>
  <w:num w:numId="24" w16cid:durableId="1592934217">
    <w:abstractNumId w:val="51"/>
  </w:num>
  <w:num w:numId="25" w16cid:durableId="847792190">
    <w:abstractNumId w:val="66"/>
  </w:num>
  <w:num w:numId="26" w16cid:durableId="407381949">
    <w:abstractNumId w:val="46"/>
  </w:num>
  <w:num w:numId="27" w16cid:durableId="601255602">
    <w:abstractNumId w:val="65"/>
  </w:num>
  <w:num w:numId="28" w16cid:durableId="122771989">
    <w:abstractNumId w:val="79"/>
  </w:num>
  <w:num w:numId="29" w16cid:durableId="1980958808">
    <w:abstractNumId w:val="29"/>
  </w:num>
  <w:num w:numId="30" w16cid:durableId="950091945">
    <w:abstractNumId w:val="55"/>
  </w:num>
  <w:num w:numId="31" w16cid:durableId="95027458">
    <w:abstractNumId w:val="75"/>
  </w:num>
  <w:num w:numId="32" w16cid:durableId="1674602756">
    <w:abstractNumId w:val="53"/>
  </w:num>
  <w:num w:numId="33" w16cid:durableId="1504083654">
    <w:abstractNumId w:val="89"/>
  </w:num>
  <w:num w:numId="34" w16cid:durableId="1061171344">
    <w:abstractNumId w:val="60"/>
  </w:num>
  <w:num w:numId="35" w16cid:durableId="2037580318">
    <w:abstractNumId w:val="30"/>
  </w:num>
  <w:num w:numId="36" w16cid:durableId="16472863">
    <w:abstractNumId w:val="68"/>
  </w:num>
  <w:num w:numId="37" w16cid:durableId="1047952287">
    <w:abstractNumId w:val="8"/>
  </w:num>
  <w:num w:numId="38" w16cid:durableId="1343775436">
    <w:abstractNumId w:val="0"/>
  </w:num>
  <w:num w:numId="39" w16cid:durableId="920026861">
    <w:abstractNumId w:val="21"/>
  </w:num>
  <w:num w:numId="40" w16cid:durableId="815032379">
    <w:abstractNumId w:val="4"/>
  </w:num>
  <w:num w:numId="41" w16cid:durableId="374626293">
    <w:abstractNumId w:val="44"/>
  </w:num>
  <w:num w:numId="42" w16cid:durableId="2023237772">
    <w:abstractNumId w:val="86"/>
  </w:num>
  <w:num w:numId="43" w16cid:durableId="1143620414">
    <w:abstractNumId w:val="61"/>
  </w:num>
  <w:num w:numId="44" w16cid:durableId="1148208132">
    <w:abstractNumId w:val="6"/>
  </w:num>
  <w:num w:numId="45" w16cid:durableId="1421609466">
    <w:abstractNumId w:val="42"/>
  </w:num>
  <w:num w:numId="46" w16cid:durableId="620890228">
    <w:abstractNumId w:val="37"/>
  </w:num>
  <w:num w:numId="47" w16cid:durableId="205798826">
    <w:abstractNumId w:val="83"/>
  </w:num>
  <w:num w:numId="48" w16cid:durableId="1535265876">
    <w:abstractNumId w:val="1"/>
  </w:num>
  <w:num w:numId="49" w16cid:durableId="521670802">
    <w:abstractNumId w:val="36"/>
  </w:num>
  <w:num w:numId="50" w16cid:durableId="1352023579">
    <w:abstractNumId w:val="87"/>
  </w:num>
  <w:num w:numId="51" w16cid:durableId="176891563">
    <w:abstractNumId w:val="35"/>
  </w:num>
  <w:num w:numId="52" w16cid:durableId="919363103">
    <w:abstractNumId w:val="85"/>
  </w:num>
  <w:num w:numId="53" w16cid:durableId="1671564318">
    <w:abstractNumId w:val="11"/>
  </w:num>
  <w:num w:numId="54" w16cid:durableId="138957369">
    <w:abstractNumId w:val="25"/>
  </w:num>
  <w:num w:numId="55" w16cid:durableId="1145439289">
    <w:abstractNumId w:val="33"/>
  </w:num>
  <w:num w:numId="56" w16cid:durableId="703217383">
    <w:abstractNumId w:val="43"/>
  </w:num>
  <w:num w:numId="57" w16cid:durableId="1444574619">
    <w:abstractNumId w:val="74"/>
  </w:num>
  <w:num w:numId="58" w16cid:durableId="1937639637">
    <w:abstractNumId w:val="13"/>
  </w:num>
  <w:num w:numId="59" w16cid:durableId="1625425910">
    <w:abstractNumId w:val="90"/>
  </w:num>
  <w:num w:numId="60" w16cid:durableId="599799497">
    <w:abstractNumId w:val="39"/>
  </w:num>
  <w:num w:numId="61" w16cid:durableId="568151261">
    <w:abstractNumId w:val="14"/>
  </w:num>
  <w:num w:numId="62" w16cid:durableId="1699087222">
    <w:abstractNumId w:val="2"/>
  </w:num>
  <w:num w:numId="63" w16cid:durableId="90860294">
    <w:abstractNumId w:val="9"/>
  </w:num>
  <w:num w:numId="64" w16cid:durableId="40717719">
    <w:abstractNumId w:val="12"/>
  </w:num>
  <w:num w:numId="65" w16cid:durableId="1304117535">
    <w:abstractNumId w:val="71"/>
  </w:num>
  <w:num w:numId="66" w16cid:durableId="1189026374">
    <w:abstractNumId w:val="10"/>
  </w:num>
  <w:num w:numId="67" w16cid:durableId="1422414961">
    <w:abstractNumId w:val="49"/>
  </w:num>
  <w:num w:numId="68" w16cid:durableId="105659165">
    <w:abstractNumId w:val="18"/>
  </w:num>
  <w:num w:numId="69" w16cid:durableId="1099181918">
    <w:abstractNumId w:val="88"/>
  </w:num>
  <w:num w:numId="70" w16cid:durableId="1718431690">
    <w:abstractNumId w:val="82"/>
  </w:num>
  <w:num w:numId="71" w16cid:durableId="374046497">
    <w:abstractNumId w:val="45"/>
  </w:num>
  <w:num w:numId="72" w16cid:durableId="1173449052">
    <w:abstractNumId w:val="15"/>
  </w:num>
  <w:num w:numId="73" w16cid:durableId="1884903860">
    <w:abstractNumId w:val="40"/>
  </w:num>
  <w:num w:numId="74" w16cid:durableId="1114330552">
    <w:abstractNumId w:val="17"/>
  </w:num>
  <w:num w:numId="75" w16cid:durableId="1702048432">
    <w:abstractNumId w:val="23"/>
  </w:num>
  <w:num w:numId="76" w16cid:durableId="619918647">
    <w:abstractNumId w:val="56"/>
  </w:num>
  <w:num w:numId="77" w16cid:durableId="1160778553">
    <w:abstractNumId w:val="58"/>
  </w:num>
  <w:num w:numId="78" w16cid:durableId="1742485049">
    <w:abstractNumId w:val="32"/>
  </w:num>
  <w:num w:numId="79" w16cid:durableId="573975018">
    <w:abstractNumId w:val="80"/>
  </w:num>
  <w:num w:numId="80" w16cid:durableId="1075203261">
    <w:abstractNumId w:val="54"/>
  </w:num>
  <w:num w:numId="81" w16cid:durableId="246429906">
    <w:abstractNumId w:val="48"/>
  </w:num>
  <w:num w:numId="82" w16cid:durableId="1505820807">
    <w:abstractNumId w:val="26"/>
  </w:num>
  <w:num w:numId="83" w16cid:durableId="101846260">
    <w:abstractNumId w:val="84"/>
  </w:num>
  <w:num w:numId="84" w16cid:durableId="1289780154">
    <w:abstractNumId w:val="38"/>
  </w:num>
  <w:num w:numId="85" w16cid:durableId="780102162">
    <w:abstractNumId w:val="5"/>
  </w:num>
  <w:num w:numId="86" w16cid:durableId="1063135151">
    <w:abstractNumId w:val="47"/>
  </w:num>
  <w:num w:numId="87" w16cid:durableId="1608654327">
    <w:abstractNumId w:val="41"/>
  </w:num>
  <w:num w:numId="88" w16cid:durableId="1738360681">
    <w:abstractNumId w:val="69"/>
  </w:num>
  <w:num w:numId="89" w16cid:durableId="1918976232">
    <w:abstractNumId w:val="59"/>
  </w:num>
  <w:num w:numId="90" w16cid:durableId="382101305">
    <w:abstractNumId w:val="52"/>
  </w:num>
  <w:num w:numId="91" w16cid:durableId="502087040">
    <w:abstractNumId w:val="6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181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CE"/>
    <w:rsid w:val="000021EA"/>
    <w:rsid w:val="000045E2"/>
    <w:rsid w:val="00015882"/>
    <w:rsid w:val="0002539C"/>
    <w:rsid w:val="00033706"/>
    <w:rsid w:val="0003396A"/>
    <w:rsid w:val="00037D53"/>
    <w:rsid w:val="00040627"/>
    <w:rsid w:val="00040782"/>
    <w:rsid w:val="00044B69"/>
    <w:rsid w:val="00060958"/>
    <w:rsid w:val="00065A48"/>
    <w:rsid w:val="0006703B"/>
    <w:rsid w:val="000847E2"/>
    <w:rsid w:val="00086F17"/>
    <w:rsid w:val="00091649"/>
    <w:rsid w:val="000939BC"/>
    <w:rsid w:val="00095EC3"/>
    <w:rsid w:val="000B168D"/>
    <w:rsid w:val="000B52C2"/>
    <w:rsid w:val="000D7C9C"/>
    <w:rsid w:val="000F02FC"/>
    <w:rsid w:val="000F0517"/>
    <w:rsid w:val="000F1EAB"/>
    <w:rsid w:val="000F3FBB"/>
    <w:rsid w:val="000F7DA1"/>
    <w:rsid w:val="00103CBB"/>
    <w:rsid w:val="00111A80"/>
    <w:rsid w:val="00120D28"/>
    <w:rsid w:val="0013750E"/>
    <w:rsid w:val="00153AC4"/>
    <w:rsid w:val="001665C3"/>
    <w:rsid w:val="0016717A"/>
    <w:rsid w:val="00174201"/>
    <w:rsid w:val="00194B50"/>
    <w:rsid w:val="001954BA"/>
    <w:rsid w:val="001B2AB9"/>
    <w:rsid w:val="001B6BD9"/>
    <w:rsid w:val="001C265B"/>
    <w:rsid w:val="001D5C7D"/>
    <w:rsid w:val="001E137E"/>
    <w:rsid w:val="001F4F2A"/>
    <w:rsid w:val="002025AA"/>
    <w:rsid w:val="00222168"/>
    <w:rsid w:val="002348C6"/>
    <w:rsid w:val="0024007B"/>
    <w:rsid w:val="002504CF"/>
    <w:rsid w:val="0025322A"/>
    <w:rsid w:val="00255981"/>
    <w:rsid w:val="0026338F"/>
    <w:rsid w:val="00263430"/>
    <w:rsid w:val="0026668B"/>
    <w:rsid w:val="0027032D"/>
    <w:rsid w:val="00284244"/>
    <w:rsid w:val="00291748"/>
    <w:rsid w:val="00293AA4"/>
    <w:rsid w:val="002A2BF6"/>
    <w:rsid w:val="002A4595"/>
    <w:rsid w:val="002A757E"/>
    <w:rsid w:val="002B7F64"/>
    <w:rsid w:val="002D3EED"/>
    <w:rsid w:val="002D4F99"/>
    <w:rsid w:val="002D6F15"/>
    <w:rsid w:val="002E7857"/>
    <w:rsid w:val="002F0CFC"/>
    <w:rsid w:val="003025F4"/>
    <w:rsid w:val="00302AD6"/>
    <w:rsid w:val="003038E3"/>
    <w:rsid w:val="003231F7"/>
    <w:rsid w:val="00326927"/>
    <w:rsid w:val="003307B6"/>
    <w:rsid w:val="00330879"/>
    <w:rsid w:val="0033362E"/>
    <w:rsid w:val="00341A30"/>
    <w:rsid w:val="003462FA"/>
    <w:rsid w:val="00380724"/>
    <w:rsid w:val="003A29E1"/>
    <w:rsid w:val="003A2D8E"/>
    <w:rsid w:val="003A3DDD"/>
    <w:rsid w:val="003A456D"/>
    <w:rsid w:val="003C6A4B"/>
    <w:rsid w:val="003D5176"/>
    <w:rsid w:val="003D6A22"/>
    <w:rsid w:val="003E659B"/>
    <w:rsid w:val="003F2571"/>
    <w:rsid w:val="003F3305"/>
    <w:rsid w:val="003F34E0"/>
    <w:rsid w:val="003F5FFF"/>
    <w:rsid w:val="003F7554"/>
    <w:rsid w:val="00436554"/>
    <w:rsid w:val="00436706"/>
    <w:rsid w:val="00440AA5"/>
    <w:rsid w:val="00442674"/>
    <w:rsid w:val="004512AC"/>
    <w:rsid w:val="00465B4B"/>
    <w:rsid w:val="004668C1"/>
    <w:rsid w:val="00476349"/>
    <w:rsid w:val="00491CD1"/>
    <w:rsid w:val="004B3367"/>
    <w:rsid w:val="004B69F2"/>
    <w:rsid w:val="004C5BC9"/>
    <w:rsid w:val="004D6B42"/>
    <w:rsid w:val="004E6DA4"/>
    <w:rsid w:val="004F06DA"/>
    <w:rsid w:val="004F2EB6"/>
    <w:rsid w:val="00503CF5"/>
    <w:rsid w:val="00504E6D"/>
    <w:rsid w:val="00517A7F"/>
    <w:rsid w:val="005313CB"/>
    <w:rsid w:val="005348FA"/>
    <w:rsid w:val="00537C4A"/>
    <w:rsid w:val="00543E75"/>
    <w:rsid w:val="0054796B"/>
    <w:rsid w:val="00552CE0"/>
    <w:rsid w:val="00562526"/>
    <w:rsid w:val="00575B06"/>
    <w:rsid w:val="0058072F"/>
    <w:rsid w:val="005835E8"/>
    <w:rsid w:val="00584CD0"/>
    <w:rsid w:val="0058743B"/>
    <w:rsid w:val="005A146D"/>
    <w:rsid w:val="005B1BD8"/>
    <w:rsid w:val="005B7137"/>
    <w:rsid w:val="005C07E5"/>
    <w:rsid w:val="005D396E"/>
    <w:rsid w:val="005D78B9"/>
    <w:rsid w:val="005E666A"/>
    <w:rsid w:val="00604DFB"/>
    <w:rsid w:val="00606785"/>
    <w:rsid w:val="00632287"/>
    <w:rsid w:val="006365A1"/>
    <w:rsid w:val="0064255A"/>
    <w:rsid w:val="006452EA"/>
    <w:rsid w:val="00654FC4"/>
    <w:rsid w:val="0065600E"/>
    <w:rsid w:val="00663D9C"/>
    <w:rsid w:val="00670315"/>
    <w:rsid w:val="00673CC6"/>
    <w:rsid w:val="00680ABB"/>
    <w:rsid w:val="00682CE3"/>
    <w:rsid w:val="00684154"/>
    <w:rsid w:val="006944B6"/>
    <w:rsid w:val="006B2F31"/>
    <w:rsid w:val="006B74BA"/>
    <w:rsid w:val="006C040F"/>
    <w:rsid w:val="006C45C0"/>
    <w:rsid w:val="006C5F34"/>
    <w:rsid w:val="006D1C7B"/>
    <w:rsid w:val="006E73E7"/>
    <w:rsid w:val="006F59C1"/>
    <w:rsid w:val="00700234"/>
    <w:rsid w:val="00705E10"/>
    <w:rsid w:val="007104D4"/>
    <w:rsid w:val="00722F3E"/>
    <w:rsid w:val="007253B1"/>
    <w:rsid w:val="00751795"/>
    <w:rsid w:val="00751ABB"/>
    <w:rsid w:val="00756E13"/>
    <w:rsid w:val="0076618D"/>
    <w:rsid w:val="0077357E"/>
    <w:rsid w:val="00777A10"/>
    <w:rsid w:val="007834AD"/>
    <w:rsid w:val="0078515C"/>
    <w:rsid w:val="007868F7"/>
    <w:rsid w:val="00792050"/>
    <w:rsid w:val="00794649"/>
    <w:rsid w:val="0079659F"/>
    <w:rsid w:val="007B50FB"/>
    <w:rsid w:val="007B6968"/>
    <w:rsid w:val="007C1430"/>
    <w:rsid w:val="007E002A"/>
    <w:rsid w:val="007E10DD"/>
    <w:rsid w:val="007E3258"/>
    <w:rsid w:val="007E3369"/>
    <w:rsid w:val="007E7F77"/>
    <w:rsid w:val="007F1740"/>
    <w:rsid w:val="00803060"/>
    <w:rsid w:val="00804124"/>
    <w:rsid w:val="00821140"/>
    <w:rsid w:val="00822EEB"/>
    <w:rsid w:val="00831522"/>
    <w:rsid w:val="00835EAE"/>
    <w:rsid w:val="008369B6"/>
    <w:rsid w:val="00840206"/>
    <w:rsid w:val="00843BFB"/>
    <w:rsid w:val="0086073F"/>
    <w:rsid w:val="008656FB"/>
    <w:rsid w:val="00867834"/>
    <w:rsid w:val="008767D4"/>
    <w:rsid w:val="00882758"/>
    <w:rsid w:val="00882FBB"/>
    <w:rsid w:val="00892B28"/>
    <w:rsid w:val="008A2F39"/>
    <w:rsid w:val="008B3C9D"/>
    <w:rsid w:val="008B7C98"/>
    <w:rsid w:val="008C0AC2"/>
    <w:rsid w:val="008C722D"/>
    <w:rsid w:val="008E6701"/>
    <w:rsid w:val="008F14DB"/>
    <w:rsid w:val="008F32CD"/>
    <w:rsid w:val="00901074"/>
    <w:rsid w:val="009044E7"/>
    <w:rsid w:val="009136F7"/>
    <w:rsid w:val="009243EA"/>
    <w:rsid w:val="00937DDE"/>
    <w:rsid w:val="00947F90"/>
    <w:rsid w:val="00950572"/>
    <w:rsid w:val="00950C69"/>
    <w:rsid w:val="009520C3"/>
    <w:rsid w:val="00971C7F"/>
    <w:rsid w:val="00974B7B"/>
    <w:rsid w:val="00975778"/>
    <w:rsid w:val="009A4E62"/>
    <w:rsid w:val="009E081E"/>
    <w:rsid w:val="009F6606"/>
    <w:rsid w:val="00A00E6F"/>
    <w:rsid w:val="00A10D08"/>
    <w:rsid w:val="00A13C66"/>
    <w:rsid w:val="00A22364"/>
    <w:rsid w:val="00A24FCA"/>
    <w:rsid w:val="00A31B75"/>
    <w:rsid w:val="00A33F95"/>
    <w:rsid w:val="00A34336"/>
    <w:rsid w:val="00A34F0E"/>
    <w:rsid w:val="00A52086"/>
    <w:rsid w:val="00A969AE"/>
    <w:rsid w:val="00AA10C2"/>
    <w:rsid w:val="00AA7DA1"/>
    <w:rsid w:val="00AC032E"/>
    <w:rsid w:val="00AC47FA"/>
    <w:rsid w:val="00AC588C"/>
    <w:rsid w:val="00AD70CD"/>
    <w:rsid w:val="00AE1384"/>
    <w:rsid w:val="00AE2F82"/>
    <w:rsid w:val="00AE61C1"/>
    <w:rsid w:val="00AF39FC"/>
    <w:rsid w:val="00B04208"/>
    <w:rsid w:val="00B05E5F"/>
    <w:rsid w:val="00B1325D"/>
    <w:rsid w:val="00B2234A"/>
    <w:rsid w:val="00B273FD"/>
    <w:rsid w:val="00B2774A"/>
    <w:rsid w:val="00B34F39"/>
    <w:rsid w:val="00B4470C"/>
    <w:rsid w:val="00B4654F"/>
    <w:rsid w:val="00B46BDB"/>
    <w:rsid w:val="00B52DDD"/>
    <w:rsid w:val="00B5509D"/>
    <w:rsid w:val="00B63DE3"/>
    <w:rsid w:val="00B7356F"/>
    <w:rsid w:val="00B73E6E"/>
    <w:rsid w:val="00B8313D"/>
    <w:rsid w:val="00BA3CCE"/>
    <w:rsid w:val="00BB0C51"/>
    <w:rsid w:val="00BB2489"/>
    <w:rsid w:val="00BB6E69"/>
    <w:rsid w:val="00BD734C"/>
    <w:rsid w:val="00BD7DDC"/>
    <w:rsid w:val="00BE60E4"/>
    <w:rsid w:val="00BF72D4"/>
    <w:rsid w:val="00C1348E"/>
    <w:rsid w:val="00C13B16"/>
    <w:rsid w:val="00C34B76"/>
    <w:rsid w:val="00C37B66"/>
    <w:rsid w:val="00C37ECA"/>
    <w:rsid w:val="00C55880"/>
    <w:rsid w:val="00C60C23"/>
    <w:rsid w:val="00C62EF5"/>
    <w:rsid w:val="00C72515"/>
    <w:rsid w:val="00C73C14"/>
    <w:rsid w:val="00C75D29"/>
    <w:rsid w:val="00C7621A"/>
    <w:rsid w:val="00C86D54"/>
    <w:rsid w:val="00C9753F"/>
    <w:rsid w:val="00CA6B43"/>
    <w:rsid w:val="00CB272F"/>
    <w:rsid w:val="00CB7214"/>
    <w:rsid w:val="00CD6EAE"/>
    <w:rsid w:val="00CE58AE"/>
    <w:rsid w:val="00CE595E"/>
    <w:rsid w:val="00CF2BB8"/>
    <w:rsid w:val="00D05FD0"/>
    <w:rsid w:val="00D10A18"/>
    <w:rsid w:val="00D408E7"/>
    <w:rsid w:val="00D51AD7"/>
    <w:rsid w:val="00D57543"/>
    <w:rsid w:val="00D63C82"/>
    <w:rsid w:val="00D65F55"/>
    <w:rsid w:val="00D709F2"/>
    <w:rsid w:val="00D70EC6"/>
    <w:rsid w:val="00D92012"/>
    <w:rsid w:val="00D96084"/>
    <w:rsid w:val="00DA2F65"/>
    <w:rsid w:val="00DE2392"/>
    <w:rsid w:val="00DE4545"/>
    <w:rsid w:val="00DE479C"/>
    <w:rsid w:val="00DF3030"/>
    <w:rsid w:val="00DF761E"/>
    <w:rsid w:val="00E03550"/>
    <w:rsid w:val="00E07D13"/>
    <w:rsid w:val="00E1477E"/>
    <w:rsid w:val="00E17D3A"/>
    <w:rsid w:val="00E17EDC"/>
    <w:rsid w:val="00E36741"/>
    <w:rsid w:val="00E476E6"/>
    <w:rsid w:val="00E60E0F"/>
    <w:rsid w:val="00E91990"/>
    <w:rsid w:val="00E922BA"/>
    <w:rsid w:val="00EA4636"/>
    <w:rsid w:val="00EB225B"/>
    <w:rsid w:val="00EB50F3"/>
    <w:rsid w:val="00ED23AF"/>
    <w:rsid w:val="00EF2295"/>
    <w:rsid w:val="00F03D90"/>
    <w:rsid w:val="00F07F46"/>
    <w:rsid w:val="00F26150"/>
    <w:rsid w:val="00F27CDF"/>
    <w:rsid w:val="00F3375E"/>
    <w:rsid w:val="00F345AD"/>
    <w:rsid w:val="00F43C5C"/>
    <w:rsid w:val="00F50EBE"/>
    <w:rsid w:val="00F5453F"/>
    <w:rsid w:val="00F55944"/>
    <w:rsid w:val="00F6012E"/>
    <w:rsid w:val="00F67C3D"/>
    <w:rsid w:val="00F8074E"/>
    <w:rsid w:val="00F82F26"/>
    <w:rsid w:val="00F851AC"/>
    <w:rsid w:val="00FB15D8"/>
    <w:rsid w:val="00FB5DCB"/>
    <w:rsid w:val="00FB7719"/>
    <w:rsid w:val="00FC5B24"/>
    <w:rsid w:val="00FD1385"/>
    <w:rsid w:val="00FF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1"/>
    <o:shapelayout v:ext="edit">
      <o:idmap v:ext="edit" data="2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515"/>
    <w:pPr>
      <w:spacing w:after="0"/>
    </w:pPr>
    <w:rPr>
      <w:rFonts w:ascii="굴림" w:eastAsia="굴림" w:hAnsi="굴림" w:cs="굴림"/>
      <w:kern w:val="0"/>
      <w:sz w:val="24"/>
    </w:rPr>
  </w:style>
  <w:style w:type="paragraph" w:styleId="10">
    <w:name w:val="heading 1"/>
    <w:basedOn w:val="a"/>
    <w:next w:val="a"/>
    <w:link w:val="1Char"/>
    <w:uiPriority w:val="9"/>
    <w:qFormat/>
    <w:rsid w:val="008E670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2E785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AA7DA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8C0AC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link w:val="Char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1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2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3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Normal (Web)"/>
    <w:basedOn w:val="a"/>
    <w:uiPriority w:val="99"/>
    <w:semiHidden/>
    <w:unhideWhenUsed/>
    <w:rsid w:val="003A2D8E"/>
    <w:pPr>
      <w:spacing w:before="100" w:beforeAutospacing="1" w:after="100" w:afterAutospacing="1"/>
    </w:pPr>
  </w:style>
  <w:style w:type="table" w:styleId="aff0">
    <w:name w:val="Table Grid"/>
    <w:basedOn w:val="a1"/>
    <w:uiPriority w:val="39"/>
    <w:rsid w:val="00FC5B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uiPriority w:val="34"/>
    <w:qFormat/>
    <w:rsid w:val="00FC5B24"/>
    <w:pPr>
      <w:ind w:left="720"/>
      <w:contextualSpacing/>
    </w:pPr>
  </w:style>
  <w:style w:type="character" w:customStyle="1" w:styleId="Char">
    <w:name w:val="본문 Char"/>
    <w:basedOn w:val="a0"/>
    <w:link w:val="a4"/>
    <w:uiPriority w:val="1"/>
    <w:rsid w:val="00255981"/>
    <w:rPr>
      <w:rFonts w:ascii="함초롬바탕" w:eastAsia="함초롬바탕"/>
      <w:color w:val="000000"/>
      <w:sz w:val="20"/>
    </w:rPr>
  </w:style>
  <w:style w:type="character" w:styleId="aff2">
    <w:name w:val="Hyperlink"/>
    <w:basedOn w:val="a0"/>
    <w:uiPriority w:val="99"/>
    <w:unhideWhenUsed/>
    <w:rsid w:val="00091649"/>
    <w:rPr>
      <w:color w:val="0563C1" w:themeColor="hyperlink"/>
      <w:u w:val="single"/>
    </w:rPr>
  </w:style>
  <w:style w:type="paragraph" w:styleId="aff3">
    <w:name w:val="header"/>
    <w:basedOn w:val="a"/>
    <w:link w:val="Char0"/>
    <w:uiPriority w:val="99"/>
    <w:unhideWhenUsed/>
    <w:rsid w:val="007002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ff3"/>
    <w:uiPriority w:val="99"/>
    <w:rsid w:val="00700234"/>
    <w:rPr>
      <w:rFonts w:ascii="굴림" w:eastAsia="굴림" w:hAnsi="굴림" w:cs="굴림"/>
      <w:kern w:val="0"/>
      <w:sz w:val="24"/>
    </w:rPr>
  </w:style>
  <w:style w:type="paragraph" w:styleId="aff4">
    <w:name w:val="footer"/>
    <w:basedOn w:val="a"/>
    <w:link w:val="Char1"/>
    <w:uiPriority w:val="99"/>
    <w:unhideWhenUsed/>
    <w:rsid w:val="007002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f4"/>
    <w:uiPriority w:val="99"/>
    <w:rsid w:val="00700234"/>
    <w:rPr>
      <w:rFonts w:ascii="굴림" w:eastAsia="굴림" w:hAnsi="굴림" w:cs="굴림"/>
      <w:kern w:val="0"/>
      <w:sz w:val="24"/>
    </w:rPr>
  </w:style>
  <w:style w:type="character" w:styleId="aff5">
    <w:name w:val="Unresolved Mention"/>
    <w:basedOn w:val="a0"/>
    <w:uiPriority w:val="99"/>
    <w:semiHidden/>
    <w:unhideWhenUsed/>
    <w:rsid w:val="00A31B75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0"/>
    <w:uiPriority w:val="9"/>
    <w:semiHidden/>
    <w:rsid w:val="00AA7DA1"/>
    <w:rPr>
      <w:rFonts w:asciiTheme="majorHAnsi" w:eastAsiaTheme="majorEastAsia" w:hAnsiTheme="majorHAnsi" w:cstheme="majorBidi"/>
      <w:kern w:val="0"/>
      <w:sz w:val="24"/>
    </w:rPr>
  </w:style>
  <w:style w:type="character" w:customStyle="1" w:styleId="2Char">
    <w:name w:val="제목 2 Char"/>
    <w:basedOn w:val="a0"/>
    <w:link w:val="20"/>
    <w:uiPriority w:val="9"/>
    <w:rsid w:val="002E7857"/>
    <w:rPr>
      <w:rFonts w:asciiTheme="majorHAnsi" w:eastAsiaTheme="majorEastAsia" w:hAnsiTheme="majorHAnsi" w:cstheme="majorBidi"/>
      <w:kern w:val="0"/>
      <w:sz w:val="24"/>
    </w:rPr>
  </w:style>
  <w:style w:type="paragraph" w:customStyle="1" w:styleId="py-1">
    <w:name w:val="py-1"/>
    <w:basedOn w:val="a"/>
    <w:rsid w:val="008A2F3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A2F39"/>
    <w:rPr>
      <w:rFonts w:ascii="굴림체" w:eastAsia="굴림체" w:hAnsi="굴림체" w:cs="굴림체"/>
      <w:sz w:val="24"/>
      <w:szCs w:val="24"/>
    </w:rPr>
  </w:style>
  <w:style w:type="character" w:customStyle="1" w:styleId="md-inline-path-prefix">
    <w:name w:val="md-inline-path-prefix"/>
    <w:basedOn w:val="a0"/>
    <w:rsid w:val="008A2F39"/>
  </w:style>
  <w:style w:type="character" w:customStyle="1" w:styleId="md-inline-path-filename">
    <w:name w:val="md-inline-path-filename"/>
    <w:basedOn w:val="a0"/>
    <w:rsid w:val="008A2F39"/>
  </w:style>
  <w:style w:type="character" w:customStyle="1" w:styleId="1Char">
    <w:name w:val="제목 1 Char"/>
    <w:basedOn w:val="a0"/>
    <w:link w:val="10"/>
    <w:uiPriority w:val="9"/>
    <w:rsid w:val="008E6701"/>
    <w:rPr>
      <w:rFonts w:asciiTheme="majorHAnsi" w:eastAsiaTheme="majorEastAsia" w:hAnsiTheme="majorHAnsi" w:cstheme="majorBidi"/>
      <w:kern w:val="0"/>
      <w:sz w:val="28"/>
      <w:szCs w:val="28"/>
    </w:rPr>
  </w:style>
  <w:style w:type="paragraph" w:customStyle="1" w:styleId="14">
    <w:name w:val="굵은 텍스트1"/>
    <w:qFormat/>
    <w:rsid w:val="00892B28"/>
    <w:pPr>
      <w:spacing w:after="0"/>
    </w:pPr>
    <w:rPr>
      <w:rFonts w:ascii="Arial" w:hAnsi="Arial" w:cs="Arial"/>
      <w:b/>
      <w:bCs/>
      <w:kern w:val="0"/>
      <w:sz w:val="20"/>
      <w:szCs w:val="20"/>
    </w:rPr>
  </w:style>
  <w:style w:type="character" w:customStyle="1" w:styleId="4Char">
    <w:name w:val="제목 4 Char"/>
    <w:basedOn w:val="a0"/>
    <w:link w:val="40"/>
    <w:uiPriority w:val="9"/>
    <w:semiHidden/>
    <w:rsid w:val="008C0AC2"/>
    <w:rPr>
      <w:rFonts w:ascii="굴림" w:eastAsia="굴림" w:hAnsi="굴림" w:cs="굴림"/>
      <w:b/>
      <w:bCs/>
      <w:kern w:val="0"/>
      <w:sz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4C5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C5BC9"/>
    <w:rPr>
      <w:rFonts w:ascii="굴림체" w:eastAsia="굴림체" w:hAnsi="굴림체" w:cs="굴림체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91" Type="http://schemas.openxmlformats.org/officeDocument/2006/relationships/image" Target="media/image181.png"/><Relationship Id="rId107" Type="http://schemas.openxmlformats.org/officeDocument/2006/relationships/image" Target="media/image97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footnotes" Target="footnotes.xml"/><Relationship Id="rId95" Type="http://schemas.openxmlformats.org/officeDocument/2006/relationships/image" Target="media/image87.png"/><Relationship Id="rId160" Type="http://schemas.openxmlformats.org/officeDocument/2006/relationships/image" Target="media/image150.png"/><Relationship Id="rId181" Type="http://schemas.openxmlformats.org/officeDocument/2006/relationships/image" Target="media/image171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8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92" Type="http://schemas.openxmlformats.org/officeDocument/2006/relationships/image" Target="media/image182.png"/><Relationship Id="rId12" Type="http://schemas.openxmlformats.org/officeDocument/2006/relationships/image" Target="media/image6.png"/><Relationship Id="rId33" Type="http://schemas.openxmlformats.org/officeDocument/2006/relationships/image" Target="media/image26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8.pn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182" Type="http://schemas.openxmlformats.org/officeDocument/2006/relationships/image" Target="media/image172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09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2.png"/><Relationship Id="rId193" Type="http://schemas.openxmlformats.org/officeDocument/2006/relationships/image" Target="media/image183.png"/><Relationship Id="rId13" Type="http://schemas.openxmlformats.org/officeDocument/2006/relationships/image" Target="media/image7.png"/><Relationship Id="rId109" Type="http://schemas.openxmlformats.org/officeDocument/2006/relationships/image" Target="media/image99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hyperlink" Target="https://smithery.ai/" TargetMode="External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4.png"/><Relationship Id="rId162" Type="http://schemas.openxmlformats.org/officeDocument/2006/relationships/image" Target="media/image152.png"/><Relationship Id="rId183" Type="http://schemas.openxmlformats.org/officeDocument/2006/relationships/image" Target="media/image173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hyperlink" Target="http://127.0.0.1:8000/" TargetMode="External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4" Type="http://schemas.openxmlformats.org/officeDocument/2006/relationships/image" Target="media/image18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1.png"/><Relationship Id="rId105" Type="http://schemas.openxmlformats.org/officeDocument/2006/relationships/hyperlink" Target="https://smithery.ai/" TargetMode="External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5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image" Target="media/image174.png"/><Relationship Id="rId189" Type="http://schemas.openxmlformats.org/officeDocument/2006/relationships/image" Target="media/image179.png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" TargetMode="External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0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79" Type="http://schemas.openxmlformats.org/officeDocument/2006/relationships/image" Target="media/image169.png"/><Relationship Id="rId195" Type="http://schemas.openxmlformats.org/officeDocument/2006/relationships/image" Target="media/image185.png"/><Relationship Id="rId190" Type="http://schemas.openxmlformats.org/officeDocument/2006/relationships/image" Target="media/image180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6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185" Type="http://schemas.openxmlformats.org/officeDocument/2006/relationships/image" Target="media/image1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0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1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96" Type="http://schemas.openxmlformats.org/officeDocument/2006/relationships/image" Target="media/image186.png"/><Relationship Id="rId16" Type="http://schemas.openxmlformats.org/officeDocument/2006/relationships/image" Target="media/image10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3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2.png"/><Relationship Id="rId165" Type="http://schemas.openxmlformats.org/officeDocument/2006/relationships/image" Target="media/image155.png"/><Relationship Id="rId186" Type="http://schemas.openxmlformats.org/officeDocument/2006/relationships/image" Target="media/image176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3.pn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97" Type="http://schemas.openxmlformats.org/officeDocument/2006/relationships/fontTable" Target="fontTable.xml"/><Relationship Id="rId17" Type="http://schemas.openxmlformats.org/officeDocument/2006/relationships/image" Target="media/image11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4.png"/><Relationship Id="rId124" Type="http://schemas.openxmlformats.org/officeDocument/2006/relationships/image" Target="media/image114.png"/><Relationship Id="rId70" Type="http://schemas.openxmlformats.org/officeDocument/2006/relationships/image" Target="media/image63.png"/><Relationship Id="rId91" Type="http://schemas.openxmlformats.org/officeDocument/2006/relationships/image" Target="media/image83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87" Type="http://schemas.openxmlformats.org/officeDocument/2006/relationships/image" Target="media/image177.png"/><Relationship Id="rId1" Type="http://schemas.openxmlformats.org/officeDocument/2006/relationships/numbering" Target="numbering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4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7.png"/><Relationship Id="rId198" Type="http://schemas.openxmlformats.org/officeDocument/2006/relationships/theme" Target="theme/theme1.xml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5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188" Type="http://schemas.openxmlformats.org/officeDocument/2006/relationships/image" Target="media/image17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2951</TotalTime>
  <Pages>294</Pages>
  <Words>25314</Words>
  <Characters>144292</Characters>
  <Application>Microsoft Office Word</Application>
  <DocSecurity>0</DocSecurity>
  <Lines>1202</Lines>
  <Paragraphs>338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302</cp:revision>
  <dcterms:created xsi:type="dcterms:W3CDTF">2014-01-21T10:09:00Z</dcterms:created>
  <dcterms:modified xsi:type="dcterms:W3CDTF">2026-05-26T23:43:00Z</dcterms:modified>
  <cp:version>0501.0001.01</cp:version>
</cp:coreProperties>
</file>